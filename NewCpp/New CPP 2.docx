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962E42">
        <w:rPr>
          <w:rFonts w:hint="eastAsia"/>
          <w:noProof/>
          <w:rtl/>
        </w:rPr>
        <w:t>‏יום רביעי</w:t>
      </w:r>
      <w:r w:rsidR="00962E42">
        <w:rPr>
          <w:noProof/>
          <w:rtl/>
        </w:rPr>
        <w:t xml:space="preserve"> 13 </w:t>
      </w:r>
      <w:r w:rsidR="00962E42">
        <w:rPr>
          <w:rFonts w:hint="eastAsia"/>
          <w:noProof/>
          <w:rtl/>
        </w:rPr>
        <w:t>נובמבר</w:t>
      </w:r>
      <w:r w:rsidR="00962E42">
        <w:rPr>
          <w:noProof/>
          <w:rtl/>
        </w:rPr>
        <w:t xml:space="preserve"> 2019</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962E42">
        <w:rPr>
          <w:rFonts w:hint="eastAsia"/>
          <w:noProof/>
          <w:rtl/>
        </w:rPr>
        <w:t>‏</w:t>
      </w:r>
      <w:r w:rsidR="00962E42">
        <w:rPr>
          <w:noProof/>
          <w:rtl/>
        </w:rPr>
        <w:t>09:09:00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2C774C"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956899" w:history="1">
            <w:r w:rsidR="002C774C" w:rsidRPr="00934B1D">
              <w:rPr>
                <w:rStyle w:val="Hyperlink"/>
                <w:noProof/>
              </w:rPr>
              <w:t>Labmda expressions</w:t>
            </w:r>
            <w:r w:rsidR="002C774C">
              <w:rPr>
                <w:noProof/>
                <w:webHidden/>
              </w:rPr>
              <w:tab/>
            </w:r>
            <w:r w:rsidR="002C774C">
              <w:rPr>
                <w:noProof/>
                <w:webHidden/>
              </w:rPr>
              <w:fldChar w:fldCharType="begin"/>
            </w:r>
            <w:r w:rsidR="002C774C">
              <w:rPr>
                <w:noProof/>
                <w:webHidden/>
              </w:rPr>
              <w:instrText xml:space="preserve"> PAGEREF _Toc7956899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0" w:history="1">
            <w:r w:rsidR="002C774C" w:rsidRPr="00934B1D">
              <w:rPr>
                <w:rStyle w:val="Hyperlink"/>
                <w:noProof/>
              </w:rPr>
              <w:t>Using Lambda</w:t>
            </w:r>
            <w:r w:rsidR="002C774C">
              <w:rPr>
                <w:noProof/>
                <w:webHidden/>
              </w:rPr>
              <w:tab/>
            </w:r>
            <w:r w:rsidR="002C774C">
              <w:rPr>
                <w:noProof/>
                <w:webHidden/>
              </w:rPr>
              <w:fldChar w:fldCharType="begin"/>
            </w:r>
            <w:r w:rsidR="002C774C">
              <w:rPr>
                <w:noProof/>
                <w:webHidden/>
              </w:rPr>
              <w:instrText xml:space="preserve"> PAGEREF _Toc7956900 \h </w:instrText>
            </w:r>
            <w:r w:rsidR="002C774C">
              <w:rPr>
                <w:noProof/>
                <w:webHidden/>
              </w:rPr>
            </w:r>
            <w:r w:rsidR="002C774C">
              <w:rPr>
                <w:noProof/>
                <w:webHidden/>
              </w:rPr>
              <w:fldChar w:fldCharType="separate"/>
            </w:r>
            <w:r w:rsidR="002C774C">
              <w:rPr>
                <w:noProof/>
                <w:webHidden/>
              </w:rPr>
              <w:t>2</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1" w:history="1">
            <w:r w:rsidR="002C774C" w:rsidRPr="00934B1D">
              <w:rPr>
                <w:rStyle w:val="Hyperlink"/>
                <w:noProof/>
              </w:rPr>
              <w:t>Lambda capture</w:t>
            </w:r>
            <w:r w:rsidR="002C774C">
              <w:rPr>
                <w:noProof/>
                <w:webHidden/>
              </w:rPr>
              <w:tab/>
            </w:r>
            <w:r w:rsidR="002C774C">
              <w:rPr>
                <w:noProof/>
                <w:webHidden/>
              </w:rPr>
              <w:fldChar w:fldCharType="begin"/>
            </w:r>
            <w:r w:rsidR="002C774C">
              <w:rPr>
                <w:noProof/>
                <w:webHidden/>
              </w:rPr>
              <w:instrText xml:space="preserve"> PAGEREF _Toc7956901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02" w:history="1">
            <w:r w:rsidR="002C774C" w:rsidRPr="00934B1D">
              <w:rPr>
                <w:rStyle w:val="Hyperlink"/>
                <w:noProof/>
              </w:rPr>
              <w:t>rval-lval, Move semantics, perfect forwaring</w:t>
            </w:r>
            <w:r w:rsidR="002C774C">
              <w:rPr>
                <w:noProof/>
                <w:webHidden/>
              </w:rPr>
              <w:tab/>
            </w:r>
            <w:r w:rsidR="002C774C">
              <w:rPr>
                <w:noProof/>
                <w:webHidden/>
              </w:rPr>
              <w:fldChar w:fldCharType="begin"/>
            </w:r>
            <w:r w:rsidR="002C774C">
              <w:rPr>
                <w:noProof/>
                <w:webHidden/>
              </w:rPr>
              <w:instrText xml:space="preserve"> PAGEREF _Toc7956902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3" w:history="1">
            <w:r w:rsidR="002C774C" w:rsidRPr="00934B1D">
              <w:rPr>
                <w:rStyle w:val="Hyperlink"/>
                <w:noProof/>
              </w:rPr>
              <w:t>lvalue-rvalue</w:t>
            </w:r>
            <w:r w:rsidR="002C774C">
              <w:rPr>
                <w:noProof/>
                <w:webHidden/>
              </w:rPr>
              <w:tab/>
            </w:r>
            <w:r w:rsidR="002C774C">
              <w:rPr>
                <w:noProof/>
                <w:webHidden/>
              </w:rPr>
              <w:fldChar w:fldCharType="begin"/>
            </w:r>
            <w:r w:rsidR="002C774C">
              <w:rPr>
                <w:noProof/>
                <w:webHidden/>
              </w:rPr>
              <w:instrText xml:space="preserve"> PAGEREF _Toc7956903 \h </w:instrText>
            </w:r>
            <w:r w:rsidR="002C774C">
              <w:rPr>
                <w:noProof/>
                <w:webHidden/>
              </w:rPr>
            </w:r>
            <w:r w:rsidR="002C774C">
              <w:rPr>
                <w:noProof/>
                <w:webHidden/>
              </w:rPr>
              <w:fldChar w:fldCharType="separate"/>
            </w:r>
            <w:r w:rsidR="002C774C">
              <w:rPr>
                <w:noProof/>
                <w:webHidden/>
              </w:rPr>
              <w:t>3</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4" w:history="1">
            <w:r w:rsidR="002C774C" w:rsidRPr="00934B1D">
              <w:rPr>
                <w:rStyle w:val="Hyperlink"/>
                <w:noProof/>
              </w:rPr>
              <w:t>Move c-tor</w:t>
            </w:r>
            <w:r w:rsidR="002C774C">
              <w:rPr>
                <w:noProof/>
                <w:webHidden/>
              </w:rPr>
              <w:tab/>
            </w:r>
            <w:r w:rsidR="002C774C">
              <w:rPr>
                <w:noProof/>
                <w:webHidden/>
              </w:rPr>
              <w:fldChar w:fldCharType="begin"/>
            </w:r>
            <w:r w:rsidR="002C774C">
              <w:rPr>
                <w:noProof/>
                <w:webHidden/>
              </w:rPr>
              <w:instrText xml:space="preserve"> PAGEREF _Toc7956904 \h </w:instrText>
            </w:r>
            <w:r w:rsidR="002C774C">
              <w:rPr>
                <w:noProof/>
                <w:webHidden/>
              </w:rPr>
            </w:r>
            <w:r w:rsidR="002C774C">
              <w:rPr>
                <w:noProof/>
                <w:webHidden/>
              </w:rPr>
              <w:fldChar w:fldCharType="separate"/>
            </w:r>
            <w:r w:rsidR="002C774C">
              <w:rPr>
                <w:noProof/>
                <w:webHidden/>
              </w:rPr>
              <w:t>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5" w:history="1">
            <w:r w:rsidR="002C774C" w:rsidRPr="00934B1D">
              <w:rPr>
                <w:rStyle w:val="Hyperlink"/>
                <w:noProof/>
                <w:highlight w:val="white"/>
              </w:rPr>
              <w:t>Perfect forwarding</w:t>
            </w:r>
            <w:r w:rsidR="002C774C">
              <w:rPr>
                <w:noProof/>
                <w:webHidden/>
              </w:rPr>
              <w:tab/>
            </w:r>
            <w:r w:rsidR="002C774C">
              <w:rPr>
                <w:noProof/>
                <w:webHidden/>
              </w:rPr>
              <w:fldChar w:fldCharType="begin"/>
            </w:r>
            <w:r w:rsidR="002C774C">
              <w:rPr>
                <w:noProof/>
                <w:webHidden/>
              </w:rPr>
              <w:instrText xml:space="preserve"> PAGEREF _Toc7956905 \h </w:instrText>
            </w:r>
            <w:r w:rsidR="002C774C">
              <w:rPr>
                <w:noProof/>
                <w:webHidden/>
              </w:rPr>
            </w:r>
            <w:r w:rsidR="002C774C">
              <w:rPr>
                <w:noProof/>
                <w:webHidden/>
              </w:rPr>
              <w:fldChar w:fldCharType="separate"/>
            </w:r>
            <w:r w:rsidR="002C774C">
              <w:rPr>
                <w:noProof/>
                <w:webHidden/>
              </w:rPr>
              <w:t>5</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6" w:history="1">
            <w:r w:rsidR="002C774C" w:rsidRPr="00934B1D">
              <w:rPr>
                <w:rStyle w:val="Hyperlink"/>
                <w:noProof/>
              </w:rPr>
              <w:t>std::move vs std::forward</w:t>
            </w:r>
            <w:r w:rsidR="002C774C">
              <w:rPr>
                <w:noProof/>
                <w:webHidden/>
              </w:rPr>
              <w:tab/>
            </w:r>
            <w:r w:rsidR="002C774C">
              <w:rPr>
                <w:noProof/>
                <w:webHidden/>
              </w:rPr>
              <w:fldChar w:fldCharType="begin"/>
            </w:r>
            <w:r w:rsidR="002C774C">
              <w:rPr>
                <w:noProof/>
                <w:webHidden/>
              </w:rPr>
              <w:instrText xml:space="preserve"> PAGEREF _Toc7956906 \h </w:instrText>
            </w:r>
            <w:r w:rsidR="002C774C">
              <w:rPr>
                <w:noProof/>
                <w:webHidden/>
              </w:rPr>
            </w:r>
            <w:r w:rsidR="002C774C">
              <w:rPr>
                <w:noProof/>
                <w:webHidden/>
              </w:rPr>
              <w:fldChar w:fldCharType="separate"/>
            </w:r>
            <w:r w:rsidR="002C774C">
              <w:rPr>
                <w:noProof/>
                <w:webHidden/>
              </w:rPr>
              <w:t>7</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07" w:history="1">
            <w:r w:rsidR="002C774C" w:rsidRPr="00934B1D">
              <w:rPr>
                <w:rStyle w:val="Hyperlink"/>
                <w:noProof/>
              </w:rPr>
              <w:t>COPY C-TOR &amp; REF TYPES</w:t>
            </w:r>
            <w:r w:rsidR="002C774C">
              <w:rPr>
                <w:noProof/>
                <w:webHidden/>
              </w:rPr>
              <w:tab/>
            </w:r>
            <w:r w:rsidR="002C774C">
              <w:rPr>
                <w:noProof/>
                <w:webHidden/>
              </w:rPr>
              <w:fldChar w:fldCharType="begin"/>
            </w:r>
            <w:r w:rsidR="002C774C">
              <w:rPr>
                <w:noProof/>
                <w:webHidden/>
              </w:rPr>
              <w:instrText xml:space="preserve"> PAGEREF _Toc7956907 \h </w:instrText>
            </w:r>
            <w:r w:rsidR="002C774C">
              <w:rPr>
                <w:noProof/>
                <w:webHidden/>
              </w:rPr>
            </w:r>
            <w:r w:rsidR="002C774C">
              <w:rPr>
                <w:noProof/>
                <w:webHidden/>
              </w:rPr>
              <w:fldChar w:fldCharType="separate"/>
            </w:r>
            <w:r w:rsidR="002C774C">
              <w:rPr>
                <w:noProof/>
                <w:webHidden/>
              </w:rPr>
              <w:t>8</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8" w:history="1">
            <w:r w:rsidR="002C774C" w:rsidRPr="00934B1D">
              <w:rPr>
                <w:rStyle w:val="Hyperlink"/>
                <w:noProof/>
              </w:rPr>
              <w:t>Expl</w:t>
            </w:r>
            <w:r w:rsidR="002C774C" w:rsidRPr="00934B1D">
              <w:rPr>
                <w:rStyle w:val="Hyperlink"/>
                <w:noProof/>
              </w:rPr>
              <w:t>i</w:t>
            </w:r>
            <w:r w:rsidR="002C774C" w:rsidRPr="00934B1D">
              <w:rPr>
                <w:rStyle w:val="Hyperlink"/>
                <w:noProof/>
              </w:rPr>
              <w:t>cit ctor</w:t>
            </w:r>
            <w:r w:rsidR="002C774C">
              <w:rPr>
                <w:noProof/>
                <w:webHidden/>
              </w:rPr>
              <w:tab/>
            </w:r>
            <w:r w:rsidR="002C774C">
              <w:rPr>
                <w:noProof/>
                <w:webHidden/>
              </w:rPr>
              <w:fldChar w:fldCharType="begin"/>
            </w:r>
            <w:r w:rsidR="002C774C">
              <w:rPr>
                <w:noProof/>
                <w:webHidden/>
              </w:rPr>
              <w:instrText xml:space="preserve"> PAGEREF _Toc7956908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09" w:history="1">
            <w:r w:rsidR="002C774C" w:rsidRPr="00934B1D">
              <w:rPr>
                <w:rStyle w:val="Hyperlink"/>
                <w:noProof/>
              </w:rPr>
              <w:t>uninform initialization</w:t>
            </w:r>
            <w:r w:rsidR="002C774C">
              <w:rPr>
                <w:noProof/>
                <w:webHidden/>
              </w:rPr>
              <w:tab/>
            </w:r>
            <w:r w:rsidR="002C774C">
              <w:rPr>
                <w:noProof/>
                <w:webHidden/>
              </w:rPr>
              <w:fldChar w:fldCharType="begin"/>
            </w:r>
            <w:r w:rsidR="002C774C">
              <w:rPr>
                <w:noProof/>
                <w:webHidden/>
              </w:rPr>
              <w:instrText xml:space="preserve"> PAGEREF _Toc7956909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0" w:history="1">
            <w:r w:rsidR="002C774C" w:rsidRPr="00934B1D">
              <w:rPr>
                <w:rStyle w:val="Hyperlink"/>
                <w:noProof/>
              </w:rPr>
              <w:t>C++ methods given free by the compiler (Meyers, item 5)</w:t>
            </w:r>
            <w:r w:rsidR="002C774C">
              <w:rPr>
                <w:noProof/>
                <w:webHidden/>
              </w:rPr>
              <w:tab/>
            </w:r>
            <w:r w:rsidR="002C774C">
              <w:rPr>
                <w:noProof/>
                <w:webHidden/>
              </w:rPr>
              <w:fldChar w:fldCharType="begin"/>
            </w:r>
            <w:r w:rsidR="002C774C">
              <w:rPr>
                <w:noProof/>
                <w:webHidden/>
              </w:rPr>
              <w:instrText xml:space="preserve"> PAGEREF _Toc7956910 \h </w:instrText>
            </w:r>
            <w:r w:rsidR="002C774C">
              <w:rPr>
                <w:noProof/>
                <w:webHidden/>
              </w:rPr>
            </w:r>
            <w:r w:rsidR="002C774C">
              <w:rPr>
                <w:noProof/>
                <w:webHidden/>
              </w:rPr>
              <w:fldChar w:fldCharType="separate"/>
            </w:r>
            <w:r w:rsidR="002C774C">
              <w:rPr>
                <w:noProof/>
                <w:webHidden/>
              </w:rPr>
              <w:t>9</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1" w:history="1">
            <w:r w:rsidR="002C774C" w:rsidRPr="00934B1D">
              <w:rPr>
                <w:rStyle w:val="Hyperlink"/>
                <w:noProof/>
              </w:rPr>
              <w:t>Explicitly disallow the use of compiler-generated functions (Meyers, Item 6)</w:t>
            </w:r>
            <w:r w:rsidR="002C774C">
              <w:rPr>
                <w:noProof/>
                <w:webHidden/>
              </w:rPr>
              <w:tab/>
            </w:r>
            <w:r w:rsidR="002C774C">
              <w:rPr>
                <w:noProof/>
                <w:webHidden/>
              </w:rPr>
              <w:fldChar w:fldCharType="begin"/>
            </w:r>
            <w:r w:rsidR="002C774C">
              <w:rPr>
                <w:noProof/>
                <w:webHidden/>
              </w:rPr>
              <w:instrText xml:space="preserve"> PAGEREF _Toc7956911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2" w:history="1">
            <w:r w:rsidR="002C774C" w:rsidRPr="00934B1D">
              <w:rPr>
                <w:rStyle w:val="Hyperlink"/>
                <w:noProof/>
              </w:rPr>
              <w:t>Virtual d'tor (Meyers, Item 7)</w:t>
            </w:r>
            <w:r w:rsidR="002C774C">
              <w:rPr>
                <w:noProof/>
                <w:webHidden/>
              </w:rPr>
              <w:tab/>
            </w:r>
            <w:r w:rsidR="002C774C">
              <w:rPr>
                <w:noProof/>
                <w:webHidden/>
              </w:rPr>
              <w:fldChar w:fldCharType="begin"/>
            </w:r>
            <w:r w:rsidR="002C774C">
              <w:rPr>
                <w:noProof/>
                <w:webHidden/>
              </w:rPr>
              <w:instrText xml:space="preserve"> PAGEREF _Toc7956912 \h </w:instrText>
            </w:r>
            <w:r w:rsidR="002C774C">
              <w:rPr>
                <w:noProof/>
                <w:webHidden/>
              </w:rPr>
            </w:r>
            <w:r w:rsidR="002C774C">
              <w:rPr>
                <w:noProof/>
                <w:webHidden/>
              </w:rPr>
              <w:fldChar w:fldCharType="separate"/>
            </w:r>
            <w:r w:rsidR="002C774C">
              <w:rPr>
                <w:noProof/>
                <w:webHidden/>
              </w:rPr>
              <w:t>1</w:t>
            </w:r>
            <w:r w:rsidR="002C774C">
              <w:rPr>
                <w:noProof/>
                <w:webHidden/>
              </w:rPr>
              <w:t>0</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3" w:history="1">
            <w:r w:rsidR="002C774C" w:rsidRPr="00934B1D">
              <w:rPr>
                <w:rStyle w:val="Hyperlink"/>
                <w:noProof/>
              </w:rPr>
              <w:t>Don't allow destructors to throw exceptions (Meyers, item 8)</w:t>
            </w:r>
            <w:r w:rsidR="002C774C">
              <w:rPr>
                <w:noProof/>
                <w:webHidden/>
              </w:rPr>
              <w:tab/>
            </w:r>
            <w:r w:rsidR="002C774C">
              <w:rPr>
                <w:noProof/>
                <w:webHidden/>
              </w:rPr>
              <w:fldChar w:fldCharType="begin"/>
            </w:r>
            <w:r w:rsidR="002C774C">
              <w:rPr>
                <w:noProof/>
                <w:webHidden/>
              </w:rPr>
              <w:instrText xml:space="preserve"> PAGEREF _Toc7956913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14" w:history="1">
            <w:r w:rsidR="002C774C" w:rsidRPr="00934B1D">
              <w:rPr>
                <w:rStyle w:val="Hyperlink"/>
                <w:noProof/>
              </w:rPr>
              <w:t>Templates</w:t>
            </w:r>
            <w:r w:rsidR="002C774C">
              <w:rPr>
                <w:noProof/>
                <w:webHidden/>
              </w:rPr>
              <w:tab/>
            </w:r>
            <w:r w:rsidR="002C774C">
              <w:rPr>
                <w:noProof/>
                <w:webHidden/>
              </w:rPr>
              <w:fldChar w:fldCharType="begin"/>
            </w:r>
            <w:r w:rsidR="002C774C">
              <w:rPr>
                <w:noProof/>
                <w:webHidden/>
              </w:rPr>
              <w:instrText xml:space="preserve"> PAGEREF _Toc7956914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5" w:history="1">
            <w:r w:rsidR="002C774C" w:rsidRPr="00934B1D">
              <w:rPr>
                <w:rStyle w:val="Hyperlink"/>
                <w:noProof/>
              </w:rPr>
              <w:t>Using an existing template</w:t>
            </w:r>
            <w:r w:rsidR="002C774C">
              <w:rPr>
                <w:noProof/>
                <w:webHidden/>
              </w:rPr>
              <w:tab/>
            </w:r>
            <w:r w:rsidR="002C774C">
              <w:rPr>
                <w:noProof/>
                <w:webHidden/>
              </w:rPr>
              <w:fldChar w:fldCharType="begin"/>
            </w:r>
            <w:r w:rsidR="002C774C">
              <w:rPr>
                <w:noProof/>
                <w:webHidden/>
              </w:rPr>
              <w:instrText xml:space="preserve"> PAGEREF _Toc7956915 \h </w:instrText>
            </w:r>
            <w:r w:rsidR="002C774C">
              <w:rPr>
                <w:noProof/>
                <w:webHidden/>
              </w:rPr>
            </w:r>
            <w:r w:rsidR="002C774C">
              <w:rPr>
                <w:noProof/>
                <w:webHidden/>
              </w:rPr>
              <w:fldChar w:fldCharType="separate"/>
            </w:r>
            <w:r w:rsidR="002C774C">
              <w:rPr>
                <w:noProof/>
                <w:webHidden/>
              </w:rPr>
              <w:t>10</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6" w:history="1">
            <w:r w:rsidR="002C774C" w:rsidRPr="00934B1D">
              <w:rPr>
                <w:rStyle w:val="Hyperlink"/>
                <w:noProof/>
              </w:rPr>
              <w:t>Function templates</w:t>
            </w:r>
            <w:r w:rsidR="002C774C">
              <w:rPr>
                <w:noProof/>
                <w:webHidden/>
              </w:rPr>
              <w:tab/>
            </w:r>
            <w:r w:rsidR="002C774C">
              <w:rPr>
                <w:noProof/>
                <w:webHidden/>
              </w:rPr>
              <w:fldChar w:fldCharType="begin"/>
            </w:r>
            <w:r w:rsidR="002C774C">
              <w:rPr>
                <w:noProof/>
                <w:webHidden/>
              </w:rPr>
              <w:instrText xml:space="preserve"> PAGEREF _Toc7956916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7" w:history="1">
            <w:r w:rsidR="002C774C" w:rsidRPr="00934B1D">
              <w:rPr>
                <w:rStyle w:val="Hyperlink"/>
                <w:noProof/>
              </w:rPr>
              <w:t>Class templates</w:t>
            </w:r>
            <w:r w:rsidR="002C774C">
              <w:rPr>
                <w:noProof/>
                <w:webHidden/>
              </w:rPr>
              <w:tab/>
            </w:r>
            <w:r w:rsidR="002C774C">
              <w:rPr>
                <w:noProof/>
                <w:webHidden/>
              </w:rPr>
              <w:fldChar w:fldCharType="begin"/>
            </w:r>
            <w:r w:rsidR="002C774C">
              <w:rPr>
                <w:noProof/>
                <w:webHidden/>
              </w:rPr>
              <w:instrText xml:space="preserve"> PAGEREF _Toc7956917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8" w:history="1">
            <w:r w:rsidR="002C774C" w:rsidRPr="00934B1D">
              <w:rPr>
                <w:rStyle w:val="Hyperlink"/>
                <w:noProof/>
              </w:rPr>
              <w:t>Template specialization</w:t>
            </w:r>
            <w:r w:rsidR="002C774C">
              <w:rPr>
                <w:noProof/>
                <w:webHidden/>
              </w:rPr>
              <w:tab/>
            </w:r>
            <w:r w:rsidR="002C774C">
              <w:rPr>
                <w:noProof/>
                <w:webHidden/>
              </w:rPr>
              <w:fldChar w:fldCharType="begin"/>
            </w:r>
            <w:r w:rsidR="002C774C">
              <w:rPr>
                <w:noProof/>
                <w:webHidden/>
              </w:rPr>
              <w:instrText xml:space="preserve"> PAGEREF _Toc7956918 \h </w:instrText>
            </w:r>
            <w:r w:rsidR="002C774C">
              <w:rPr>
                <w:noProof/>
                <w:webHidden/>
              </w:rPr>
            </w:r>
            <w:r w:rsidR="002C774C">
              <w:rPr>
                <w:noProof/>
                <w:webHidden/>
              </w:rPr>
              <w:fldChar w:fldCharType="separate"/>
            </w:r>
            <w:r w:rsidR="002C774C">
              <w:rPr>
                <w:noProof/>
                <w:webHidden/>
              </w:rPr>
              <w:t>11</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19" w:history="1">
            <w:r w:rsidR="002C774C" w:rsidRPr="00934B1D">
              <w:rPr>
                <w:rStyle w:val="Hyperlink"/>
                <w:noProof/>
              </w:rPr>
              <w:t>Special usage templates</w:t>
            </w:r>
            <w:r w:rsidR="002C774C">
              <w:rPr>
                <w:noProof/>
                <w:webHidden/>
              </w:rPr>
              <w:tab/>
            </w:r>
            <w:r w:rsidR="002C774C">
              <w:rPr>
                <w:noProof/>
                <w:webHidden/>
              </w:rPr>
              <w:fldChar w:fldCharType="begin"/>
            </w:r>
            <w:r w:rsidR="002C774C">
              <w:rPr>
                <w:noProof/>
                <w:webHidden/>
              </w:rPr>
              <w:instrText xml:space="preserve"> PAGEREF _Toc7956919 \h </w:instrText>
            </w:r>
            <w:r w:rsidR="002C774C">
              <w:rPr>
                <w:noProof/>
                <w:webHidden/>
              </w:rPr>
            </w:r>
            <w:r w:rsidR="002C774C">
              <w:rPr>
                <w:noProof/>
                <w:webHidden/>
              </w:rPr>
              <w:fldChar w:fldCharType="separate"/>
            </w:r>
            <w:r w:rsidR="002C774C">
              <w:rPr>
                <w:noProof/>
                <w:webHidden/>
              </w:rPr>
              <w:t>12</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0" w:history="1">
            <w:r w:rsidR="002C774C" w:rsidRPr="00934B1D">
              <w:rPr>
                <w:rStyle w:val="Hyperlink"/>
                <w:noProof/>
                <w:highlight w:val="white"/>
              </w:rPr>
              <w:t>typename keyword</w:t>
            </w:r>
            <w:r w:rsidR="002C774C">
              <w:rPr>
                <w:noProof/>
                <w:webHidden/>
              </w:rPr>
              <w:tab/>
            </w:r>
            <w:r w:rsidR="002C774C">
              <w:rPr>
                <w:noProof/>
                <w:webHidden/>
              </w:rPr>
              <w:fldChar w:fldCharType="begin"/>
            </w:r>
            <w:r w:rsidR="002C774C">
              <w:rPr>
                <w:noProof/>
                <w:webHidden/>
              </w:rPr>
              <w:instrText xml:space="preserve"> PAGEREF _Toc7956920 \h </w:instrText>
            </w:r>
            <w:r w:rsidR="002C774C">
              <w:rPr>
                <w:noProof/>
                <w:webHidden/>
              </w:rPr>
            </w:r>
            <w:r w:rsidR="002C774C">
              <w:rPr>
                <w:noProof/>
                <w:webHidden/>
              </w:rPr>
              <w:fldChar w:fldCharType="separate"/>
            </w:r>
            <w:r w:rsidR="002C774C">
              <w:rPr>
                <w:noProof/>
                <w:webHidden/>
              </w:rPr>
              <w:t>13</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21" w:history="1">
            <w:r w:rsidR="002C774C" w:rsidRPr="00934B1D">
              <w:rPr>
                <w:rStyle w:val="Hyperlink"/>
                <w:noProof/>
              </w:rPr>
              <w:t>Containters</w:t>
            </w:r>
            <w:r w:rsidR="002C774C">
              <w:rPr>
                <w:noProof/>
                <w:webHidden/>
              </w:rPr>
              <w:tab/>
            </w:r>
            <w:r w:rsidR="002C774C">
              <w:rPr>
                <w:noProof/>
                <w:webHidden/>
              </w:rPr>
              <w:fldChar w:fldCharType="begin"/>
            </w:r>
            <w:r w:rsidR="002C774C">
              <w:rPr>
                <w:noProof/>
                <w:webHidden/>
              </w:rPr>
              <w:instrText xml:space="preserve"> PAGEREF _Toc7956921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2" w:history="1">
            <w:r w:rsidR="002C774C" w:rsidRPr="00934B1D">
              <w:rPr>
                <w:rStyle w:val="Hyperlink"/>
                <w:noProof/>
              </w:rPr>
              <w:t>Standard containters</w:t>
            </w:r>
            <w:r w:rsidR="002C774C">
              <w:rPr>
                <w:noProof/>
                <w:webHidden/>
              </w:rPr>
              <w:tab/>
            </w:r>
            <w:r w:rsidR="002C774C">
              <w:rPr>
                <w:noProof/>
                <w:webHidden/>
              </w:rPr>
              <w:fldChar w:fldCharType="begin"/>
            </w:r>
            <w:r w:rsidR="002C774C">
              <w:rPr>
                <w:noProof/>
                <w:webHidden/>
              </w:rPr>
              <w:instrText xml:space="preserve"> PAGEREF _Toc7956922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3" w:history="1">
            <w:r w:rsidR="002C774C" w:rsidRPr="00934B1D">
              <w:rPr>
                <w:rStyle w:val="Hyperlink"/>
                <w:noProof/>
              </w:rPr>
              <w:t>vector</w:t>
            </w:r>
            <w:r w:rsidR="002C774C">
              <w:rPr>
                <w:noProof/>
                <w:webHidden/>
              </w:rPr>
              <w:tab/>
            </w:r>
            <w:r w:rsidR="002C774C">
              <w:rPr>
                <w:noProof/>
                <w:webHidden/>
              </w:rPr>
              <w:fldChar w:fldCharType="begin"/>
            </w:r>
            <w:r w:rsidR="002C774C">
              <w:rPr>
                <w:noProof/>
                <w:webHidden/>
              </w:rPr>
              <w:instrText xml:space="preserve"> PAGEREF _Toc7956923 \h </w:instrText>
            </w:r>
            <w:r w:rsidR="002C774C">
              <w:rPr>
                <w:noProof/>
                <w:webHidden/>
              </w:rPr>
            </w:r>
            <w:r w:rsidR="002C774C">
              <w:rPr>
                <w:noProof/>
                <w:webHidden/>
              </w:rPr>
              <w:fldChar w:fldCharType="separate"/>
            </w:r>
            <w:r w:rsidR="002C774C">
              <w:rPr>
                <w:noProof/>
                <w:webHidden/>
              </w:rPr>
              <w:t>14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4" w:history="1">
            <w:r w:rsidR="002C774C" w:rsidRPr="00934B1D">
              <w:rPr>
                <w:rStyle w:val="Hyperlink"/>
                <w:noProof/>
              </w:rPr>
              <w:t>List</w:t>
            </w:r>
            <w:r w:rsidR="002C774C">
              <w:rPr>
                <w:noProof/>
                <w:webHidden/>
              </w:rPr>
              <w:tab/>
            </w:r>
            <w:r w:rsidR="002C774C">
              <w:rPr>
                <w:noProof/>
                <w:webHidden/>
              </w:rPr>
              <w:fldChar w:fldCharType="begin"/>
            </w:r>
            <w:r w:rsidR="002C774C">
              <w:rPr>
                <w:noProof/>
                <w:webHidden/>
              </w:rPr>
              <w:instrText xml:space="preserve"> PAGEREF _Toc7956924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5" w:history="1">
            <w:r w:rsidR="002C774C" w:rsidRPr="00934B1D">
              <w:rPr>
                <w:rStyle w:val="Hyperlink"/>
                <w:noProof/>
                <w:highlight w:val="white"/>
              </w:rPr>
              <w:t>Map</w:t>
            </w:r>
            <w:r w:rsidR="002C774C">
              <w:rPr>
                <w:noProof/>
                <w:webHidden/>
              </w:rPr>
              <w:tab/>
            </w:r>
            <w:r w:rsidR="002C774C">
              <w:rPr>
                <w:noProof/>
                <w:webHidden/>
              </w:rPr>
              <w:fldChar w:fldCharType="begin"/>
            </w:r>
            <w:r w:rsidR="002C774C">
              <w:rPr>
                <w:noProof/>
                <w:webHidden/>
              </w:rPr>
              <w:instrText xml:space="preserve"> PAGEREF _Toc7956925 \h </w:instrText>
            </w:r>
            <w:r w:rsidR="002C774C">
              <w:rPr>
                <w:noProof/>
                <w:webHidden/>
              </w:rPr>
            </w:r>
            <w:r w:rsidR="002C774C">
              <w:rPr>
                <w:noProof/>
                <w:webHidden/>
              </w:rPr>
              <w:fldChar w:fldCharType="separate"/>
            </w:r>
            <w:r w:rsidR="002C774C">
              <w:rPr>
                <w:noProof/>
                <w:webHidden/>
              </w:rPr>
              <w:t>15</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6" w:history="1">
            <w:r w:rsidR="002C774C" w:rsidRPr="00934B1D">
              <w:rPr>
                <w:rStyle w:val="Hyperlink"/>
                <w:noProof/>
              </w:rPr>
              <w:t>Range based `for`</w:t>
            </w:r>
            <w:r w:rsidR="002C774C">
              <w:rPr>
                <w:noProof/>
                <w:webHidden/>
              </w:rPr>
              <w:tab/>
            </w:r>
            <w:r w:rsidR="002C774C">
              <w:rPr>
                <w:noProof/>
                <w:webHidden/>
              </w:rPr>
              <w:fldChar w:fldCharType="begin"/>
            </w:r>
            <w:r w:rsidR="002C774C">
              <w:rPr>
                <w:noProof/>
                <w:webHidden/>
              </w:rPr>
              <w:instrText xml:space="preserve"> PAGEREF _Toc7956926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7" w:history="1">
            <w:r w:rsidR="002C774C" w:rsidRPr="00934B1D">
              <w:rPr>
                <w:rStyle w:val="Hyperlink"/>
                <w:noProof/>
              </w:rPr>
              <w:t>Headers you should know</w:t>
            </w:r>
            <w:r w:rsidR="002C774C">
              <w:rPr>
                <w:noProof/>
                <w:webHidden/>
              </w:rPr>
              <w:tab/>
            </w:r>
            <w:r w:rsidR="002C774C">
              <w:rPr>
                <w:noProof/>
                <w:webHidden/>
              </w:rPr>
              <w:fldChar w:fldCharType="begin"/>
            </w:r>
            <w:r w:rsidR="002C774C">
              <w:rPr>
                <w:noProof/>
                <w:webHidden/>
              </w:rPr>
              <w:instrText xml:space="preserve"> PAGEREF _Toc7956927 \h </w:instrText>
            </w:r>
            <w:r w:rsidR="002C774C">
              <w:rPr>
                <w:noProof/>
                <w:webHidden/>
              </w:rPr>
            </w:r>
            <w:r w:rsidR="002C774C">
              <w:rPr>
                <w:noProof/>
                <w:webHidden/>
              </w:rPr>
              <w:fldChar w:fldCharType="separate"/>
            </w:r>
            <w:r w:rsidR="002C774C">
              <w:rPr>
                <w:noProof/>
                <w:webHidden/>
              </w:rPr>
              <w:t>16</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8" w:history="1">
            <w:r w:rsidR="002C774C" w:rsidRPr="00934B1D">
              <w:rPr>
                <w:rStyle w:val="Hyperlink"/>
                <w:noProof/>
              </w:rPr>
              <w:t>count; count_if; for( iterator); all_of; any_of; none_of</w:t>
            </w:r>
            <w:r w:rsidR="002C774C">
              <w:rPr>
                <w:noProof/>
                <w:webHidden/>
              </w:rPr>
              <w:tab/>
            </w:r>
            <w:r w:rsidR="002C774C">
              <w:rPr>
                <w:noProof/>
                <w:webHidden/>
              </w:rPr>
              <w:fldChar w:fldCharType="begin"/>
            </w:r>
            <w:r w:rsidR="002C774C">
              <w:rPr>
                <w:noProof/>
                <w:webHidden/>
              </w:rPr>
              <w:instrText xml:space="preserve"> PAGEREF _Toc7956928 \h </w:instrText>
            </w:r>
            <w:r w:rsidR="002C774C">
              <w:rPr>
                <w:noProof/>
                <w:webHidden/>
              </w:rPr>
            </w:r>
            <w:r w:rsidR="002C774C">
              <w:rPr>
                <w:noProof/>
                <w:webHidden/>
              </w:rPr>
              <w:fldChar w:fldCharType="separate"/>
            </w:r>
            <w:r w:rsidR="002C774C">
              <w:rPr>
                <w:noProof/>
                <w:webHidden/>
              </w:rPr>
              <w:t>17</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29" w:history="1">
            <w:r w:rsidR="002C774C" w:rsidRPr="00934B1D">
              <w:rPr>
                <w:rStyle w:val="Hyperlink"/>
                <w:noProof/>
              </w:rPr>
              <w:t>find, find_if</w:t>
            </w:r>
            <w:r w:rsidR="002C774C">
              <w:rPr>
                <w:noProof/>
                <w:webHidden/>
              </w:rPr>
              <w:tab/>
            </w:r>
            <w:r w:rsidR="002C774C">
              <w:rPr>
                <w:noProof/>
                <w:webHidden/>
              </w:rPr>
              <w:fldChar w:fldCharType="begin"/>
            </w:r>
            <w:r w:rsidR="002C774C">
              <w:rPr>
                <w:noProof/>
                <w:webHidden/>
              </w:rPr>
              <w:instrText xml:space="preserve"> PAGEREF _Toc7956929 \h </w:instrText>
            </w:r>
            <w:r w:rsidR="002C774C">
              <w:rPr>
                <w:noProof/>
                <w:webHidden/>
              </w:rPr>
            </w:r>
            <w:r w:rsidR="002C774C">
              <w:rPr>
                <w:noProof/>
                <w:webHidden/>
              </w:rPr>
              <w:fldChar w:fldCharType="separate"/>
            </w:r>
            <w:r w:rsidR="002C774C">
              <w:rPr>
                <w:noProof/>
                <w:webHidden/>
              </w:rPr>
              <w:t>18</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0" w:history="1">
            <w:r w:rsidR="002C774C" w:rsidRPr="00934B1D">
              <w:rPr>
                <w:rStyle w:val="Hyperlink"/>
                <w:noProof/>
              </w:rPr>
              <w:t>sort</w:t>
            </w:r>
            <w:r w:rsidR="002C774C">
              <w:rPr>
                <w:noProof/>
                <w:webHidden/>
              </w:rPr>
              <w:tab/>
            </w:r>
            <w:r w:rsidR="002C774C">
              <w:rPr>
                <w:noProof/>
                <w:webHidden/>
              </w:rPr>
              <w:fldChar w:fldCharType="begin"/>
            </w:r>
            <w:r w:rsidR="002C774C">
              <w:rPr>
                <w:noProof/>
                <w:webHidden/>
              </w:rPr>
              <w:instrText xml:space="preserve"> PAGEREF _Toc7956930 \h </w:instrText>
            </w:r>
            <w:r w:rsidR="002C774C">
              <w:rPr>
                <w:noProof/>
                <w:webHidden/>
              </w:rPr>
            </w:r>
            <w:r w:rsidR="002C774C">
              <w:rPr>
                <w:noProof/>
                <w:webHidden/>
              </w:rPr>
              <w:fldChar w:fldCharType="separate"/>
            </w:r>
            <w:r w:rsidR="002C774C">
              <w:rPr>
                <w:noProof/>
                <w:webHidden/>
              </w:rPr>
              <w:t>20</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31" w:history="1">
            <w:r w:rsidR="002C774C" w:rsidRPr="00934B1D">
              <w:rPr>
                <w:rStyle w:val="Hyperlink"/>
                <w:noProof/>
              </w:rPr>
              <w:t>C++11 Language Features</w:t>
            </w:r>
            <w:r w:rsidR="002C774C">
              <w:rPr>
                <w:noProof/>
                <w:webHidden/>
              </w:rPr>
              <w:tab/>
            </w:r>
            <w:r w:rsidR="002C774C">
              <w:rPr>
                <w:noProof/>
                <w:webHidden/>
              </w:rPr>
              <w:fldChar w:fldCharType="begin"/>
            </w:r>
            <w:r w:rsidR="002C774C">
              <w:rPr>
                <w:noProof/>
                <w:webHidden/>
              </w:rPr>
              <w:instrText xml:space="preserve"> PAGEREF _Toc7956931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2" w:history="1">
            <w:r w:rsidR="002C774C" w:rsidRPr="00934B1D">
              <w:rPr>
                <w:rStyle w:val="Hyperlink"/>
                <w:noProof/>
              </w:rPr>
              <w:t>auto, d</w:t>
            </w:r>
            <w:r w:rsidR="002C774C" w:rsidRPr="00934B1D">
              <w:rPr>
                <w:rStyle w:val="Hyperlink"/>
                <w:noProof/>
              </w:rPr>
              <w:t>e</w:t>
            </w:r>
            <w:r w:rsidR="002C774C" w:rsidRPr="00934B1D">
              <w:rPr>
                <w:rStyle w:val="Hyperlink"/>
                <w:noProof/>
              </w:rPr>
              <w:t>cltype</w:t>
            </w:r>
            <w:r w:rsidR="002C774C">
              <w:rPr>
                <w:noProof/>
                <w:webHidden/>
              </w:rPr>
              <w:tab/>
            </w:r>
            <w:r w:rsidR="002C774C">
              <w:rPr>
                <w:noProof/>
                <w:webHidden/>
              </w:rPr>
              <w:fldChar w:fldCharType="begin"/>
            </w:r>
            <w:r w:rsidR="002C774C">
              <w:rPr>
                <w:noProof/>
                <w:webHidden/>
              </w:rPr>
              <w:instrText xml:space="preserve"> PAGEREF _Toc7956932 \h </w:instrText>
            </w:r>
            <w:r w:rsidR="002C774C">
              <w:rPr>
                <w:noProof/>
                <w:webHidden/>
              </w:rPr>
            </w:r>
            <w:r w:rsidR="002C774C">
              <w:rPr>
                <w:noProof/>
                <w:webHidden/>
              </w:rPr>
              <w:fldChar w:fldCharType="separate"/>
            </w:r>
            <w:r w:rsidR="002C774C">
              <w:rPr>
                <w:noProof/>
                <w:webHidden/>
              </w:rPr>
              <w:t>22</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3" w:history="1">
            <w:r w:rsidR="002C774C" w:rsidRPr="00934B1D">
              <w:rPr>
                <w:rStyle w:val="Hyperlink"/>
                <w:noProof/>
              </w:rPr>
              <w:t>`const` before or after</w:t>
            </w:r>
            <w:r w:rsidR="002C774C">
              <w:rPr>
                <w:noProof/>
                <w:webHidden/>
              </w:rPr>
              <w:tab/>
            </w:r>
            <w:r w:rsidR="002C774C">
              <w:rPr>
                <w:noProof/>
                <w:webHidden/>
              </w:rPr>
              <w:fldChar w:fldCharType="begin"/>
            </w:r>
            <w:r w:rsidR="002C774C">
              <w:rPr>
                <w:noProof/>
                <w:webHidden/>
              </w:rPr>
              <w:instrText xml:space="preserve"> PAGEREF _Toc7956933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4" w:history="1">
            <w:r w:rsidR="002C774C" w:rsidRPr="00934B1D">
              <w:rPr>
                <w:rStyle w:val="Hyperlink"/>
                <w:noProof/>
              </w:rPr>
              <w:t>Mutable</w:t>
            </w:r>
            <w:r w:rsidR="002C774C">
              <w:rPr>
                <w:noProof/>
                <w:webHidden/>
              </w:rPr>
              <w:tab/>
            </w:r>
            <w:r w:rsidR="002C774C">
              <w:rPr>
                <w:noProof/>
                <w:webHidden/>
              </w:rPr>
              <w:fldChar w:fldCharType="begin"/>
            </w:r>
            <w:r w:rsidR="002C774C">
              <w:rPr>
                <w:noProof/>
                <w:webHidden/>
              </w:rPr>
              <w:instrText xml:space="preserve"> PAGEREF _Toc7956934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5" w:history="1">
            <w:r w:rsidR="002C774C" w:rsidRPr="00934B1D">
              <w:rPr>
                <w:rStyle w:val="Hyperlink"/>
                <w:noProof/>
              </w:rPr>
              <w:t>Scoped enum/ enum-class</w:t>
            </w:r>
            <w:r w:rsidR="002C774C">
              <w:rPr>
                <w:noProof/>
                <w:webHidden/>
              </w:rPr>
              <w:tab/>
            </w:r>
            <w:r w:rsidR="002C774C">
              <w:rPr>
                <w:noProof/>
                <w:webHidden/>
              </w:rPr>
              <w:fldChar w:fldCharType="begin"/>
            </w:r>
            <w:r w:rsidR="002C774C">
              <w:rPr>
                <w:noProof/>
                <w:webHidden/>
              </w:rPr>
              <w:instrText xml:space="preserve"> PAGEREF _Toc7956935 \h </w:instrText>
            </w:r>
            <w:r w:rsidR="002C774C">
              <w:rPr>
                <w:noProof/>
                <w:webHidden/>
              </w:rPr>
            </w:r>
            <w:r w:rsidR="002C774C">
              <w:rPr>
                <w:noProof/>
                <w:webHidden/>
              </w:rPr>
              <w:fldChar w:fldCharType="separate"/>
            </w:r>
            <w:r w:rsidR="002C774C">
              <w:rPr>
                <w:noProof/>
                <w:webHidden/>
              </w:rPr>
              <w:t>24</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6" w:history="1">
            <w:r w:rsidR="002C774C" w:rsidRPr="00934B1D">
              <w:rPr>
                <w:rStyle w:val="Hyperlink"/>
                <w:noProof/>
              </w:rPr>
              <w:t>static_assert</w:t>
            </w:r>
            <w:r w:rsidR="002C774C">
              <w:rPr>
                <w:noProof/>
                <w:webHidden/>
              </w:rPr>
              <w:tab/>
            </w:r>
            <w:r w:rsidR="002C774C">
              <w:rPr>
                <w:noProof/>
                <w:webHidden/>
              </w:rPr>
              <w:fldChar w:fldCharType="begin"/>
            </w:r>
            <w:r w:rsidR="002C774C">
              <w:rPr>
                <w:noProof/>
                <w:webHidden/>
              </w:rPr>
              <w:instrText xml:space="preserve"> PAGEREF _Toc7956936 \h </w:instrText>
            </w:r>
            <w:r w:rsidR="002C774C">
              <w:rPr>
                <w:noProof/>
                <w:webHidden/>
              </w:rPr>
            </w:r>
            <w:r w:rsidR="002C774C">
              <w:rPr>
                <w:noProof/>
                <w:webHidden/>
              </w:rPr>
              <w:fldChar w:fldCharType="separate"/>
            </w:r>
            <w:r w:rsidR="002C774C">
              <w:rPr>
                <w:noProof/>
                <w:webHidden/>
              </w:rPr>
              <w:t>25</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37" w:history="1">
            <w:r w:rsidR="002C774C" w:rsidRPr="00934B1D">
              <w:rPr>
                <w:rStyle w:val="Hyperlink"/>
                <w:noProof/>
              </w:rPr>
              <w:t>Etc…</w:t>
            </w:r>
            <w:r w:rsidR="002C774C">
              <w:rPr>
                <w:noProof/>
                <w:webHidden/>
              </w:rPr>
              <w:tab/>
            </w:r>
            <w:r w:rsidR="002C774C">
              <w:rPr>
                <w:noProof/>
                <w:webHidden/>
              </w:rPr>
              <w:fldChar w:fldCharType="begin"/>
            </w:r>
            <w:r w:rsidR="002C774C">
              <w:rPr>
                <w:noProof/>
                <w:webHidden/>
              </w:rPr>
              <w:instrText xml:space="preserve"> PAGEREF _Toc7956937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8" w:history="1">
            <w:r w:rsidR="002C774C" w:rsidRPr="00934B1D">
              <w:rPr>
                <w:rStyle w:val="Hyperlink"/>
                <w:noProof/>
                <w:rtl/>
              </w:rPr>
              <w:t>בידוד הקוד מהקבצים שמפיק הקומפיילר</w:t>
            </w:r>
            <w:r w:rsidR="002C774C">
              <w:rPr>
                <w:noProof/>
                <w:webHidden/>
              </w:rPr>
              <w:tab/>
            </w:r>
            <w:r w:rsidR="002C774C">
              <w:rPr>
                <w:noProof/>
                <w:webHidden/>
              </w:rPr>
              <w:fldChar w:fldCharType="begin"/>
            </w:r>
            <w:r w:rsidR="002C774C">
              <w:rPr>
                <w:noProof/>
                <w:webHidden/>
              </w:rPr>
              <w:instrText xml:space="preserve"> PAGEREF _Toc7956938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39" w:history="1">
            <w:r w:rsidR="002C774C" w:rsidRPr="00934B1D">
              <w:rPr>
                <w:rStyle w:val="Hyperlink"/>
                <w:noProof/>
              </w:rPr>
              <w:t>Assertions</w:t>
            </w:r>
            <w:r w:rsidR="002C774C">
              <w:rPr>
                <w:noProof/>
                <w:webHidden/>
              </w:rPr>
              <w:tab/>
            </w:r>
            <w:r w:rsidR="002C774C">
              <w:rPr>
                <w:noProof/>
                <w:webHidden/>
              </w:rPr>
              <w:fldChar w:fldCharType="begin"/>
            </w:r>
            <w:r w:rsidR="002C774C">
              <w:rPr>
                <w:noProof/>
                <w:webHidden/>
              </w:rPr>
              <w:instrText xml:space="preserve"> PAGEREF _Toc7956939 \h </w:instrText>
            </w:r>
            <w:r w:rsidR="002C774C">
              <w:rPr>
                <w:noProof/>
                <w:webHidden/>
              </w:rPr>
            </w:r>
            <w:r w:rsidR="002C774C">
              <w:rPr>
                <w:noProof/>
                <w:webHidden/>
              </w:rPr>
              <w:fldChar w:fldCharType="separate"/>
            </w:r>
            <w:r w:rsidR="002C774C">
              <w:rPr>
                <w:noProof/>
                <w:webHidden/>
              </w:rPr>
              <w:t>26</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0" w:history="1">
            <w:r w:rsidR="002C774C" w:rsidRPr="00934B1D">
              <w:rPr>
                <w:rStyle w:val="Hyperlink"/>
                <w:noProof/>
              </w:rPr>
              <w:t>SEH exceptions</w:t>
            </w:r>
            <w:r w:rsidR="002C774C">
              <w:rPr>
                <w:noProof/>
                <w:webHidden/>
              </w:rPr>
              <w:tab/>
            </w:r>
            <w:r w:rsidR="002C774C">
              <w:rPr>
                <w:noProof/>
                <w:webHidden/>
              </w:rPr>
              <w:fldChar w:fldCharType="begin"/>
            </w:r>
            <w:r w:rsidR="002C774C">
              <w:rPr>
                <w:noProof/>
                <w:webHidden/>
              </w:rPr>
              <w:instrText xml:space="preserve"> PAGEREF _Toc7956940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1" w:history="1">
            <w:r w:rsidR="002C774C" w:rsidRPr="00934B1D">
              <w:rPr>
                <w:rStyle w:val="Hyperlink"/>
                <w:noProof/>
              </w:rPr>
              <w:t>Emit Debug messages</w:t>
            </w:r>
            <w:r w:rsidR="002C774C">
              <w:rPr>
                <w:noProof/>
                <w:webHidden/>
              </w:rPr>
              <w:tab/>
            </w:r>
            <w:r w:rsidR="002C774C">
              <w:rPr>
                <w:noProof/>
                <w:webHidden/>
              </w:rPr>
              <w:fldChar w:fldCharType="begin"/>
            </w:r>
            <w:r w:rsidR="002C774C">
              <w:rPr>
                <w:noProof/>
                <w:webHidden/>
              </w:rPr>
              <w:instrText xml:space="preserve"> PAGEREF _Toc7956941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2" w:history="1">
            <w:r w:rsidR="002C774C" w:rsidRPr="00934B1D">
              <w:rPr>
                <w:rStyle w:val="Hyperlink"/>
                <w:noProof/>
              </w:rPr>
              <w:t>Named Casts</w:t>
            </w:r>
            <w:r w:rsidR="002C774C">
              <w:rPr>
                <w:noProof/>
                <w:webHidden/>
              </w:rPr>
              <w:tab/>
            </w:r>
            <w:r w:rsidR="002C774C">
              <w:rPr>
                <w:noProof/>
                <w:webHidden/>
              </w:rPr>
              <w:fldChar w:fldCharType="begin"/>
            </w:r>
            <w:r w:rsidR="002C774C">
              <w:rPr>
                <w:noProof/>
                <w:webHidden/>
              </w:rPr>
              <w:instrText xml:space="preserve"> PAGEREF _Toc7956942 \h </w:instrText>
            </w:r>
            <w:r w:rsidR="002C774C">
              <w:rPr>
                <w:noProof/>
                <w:webHidden/>
              </w:rPr>
            </w:r>
            <w:r w:rsidR="002C774C">
              <w:rPr>
                <w:noProof/>
                <w:webHidden/>
              </w:rPr>
              <w:fldChar w:fldCharType="separate"/>
            </w:r>
            <w:r w:rsidR="002C774C">
              <w:rPr>
                <w:noProof/>
                <w:webHidden/>
              </w:rPr>
              <w:t>27</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3" w:history="1">
            <w:r w:rsidR="002C774C" w:rsidRPr="00934B1D">
              <w:rPr>
                <w:rStyle w:val="Hyperlink"/>
                <w:noProof/>
              </w:rPr>
              <w:t>Time measuring in windows</w:t>
            </w:r>
            <w:r w:rsidR="002C774C">
              <w:rPr>
                <w:noProof/>
                <w:webHidden/>
              </w:rPr>
              <w:tab/>
            </w:r>
            <w:r w:rsidR="002C774C">
              <w:rPr>
                <w:noProof/>
                <w:webHidden/>
              </w:rPr>
              <w:fldChar w:fldCharType="begin"/>
            </w:r>
            <w:r w:rsidR="002C774C">
              <w:rPr>
                <w:noProof/>
                <w:webHidden/>
              </w:rPr>
              <w:instrText xml:space="preserve"> PAGEREF _Toc7956943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4" w:history="1">
            <w:r w:rsidR="002C774C" w:rsidRPr="00934B1D">
              <w:rPr>
                <w:rStyle w:val="Hyperlink"/>
                <w:noProof/>
              </w:rPr>
              <w:t>MEMBER FUNCTION POINTER</w:t>
            </w:r>
            <w:r w:rsidR="002C774C">
              <w:rPr>
                <w:noProof/>
                <w:webHidden/>
              </w:rPr>
              <w:tab/>
            </w:r>
            <w:r w:rsidR="002C774C">
              <w:rPr>
                <w:noProof/>
                <w:webHidden/>
              </w:rPr>
              <w:fldChar w:fldCharType="begin"/>
            </w:r>
            <w:r w:rsidR="002C774C">
              <w:rPr>
                <w:noProof/>
                <w:webHidden/>
              </w:rPr>
              <w:instrText xml:space="preserve"> PAGEREF _Toc7956944 \h </w:instrText>
            </w:r>
            <w:r w:rsidR="002C774C">
              <w:rPr>
                <w:noProof/>
                <w:webHidden/>
              </w:rPr>
            </w:r>
            <w:r w:rsidR="002C774C">
              <w:rPr>
                <w:noProof/>
                <w:webHidden/>
              </w:rPr>
              <w:fldChar w:fldCharType="separate"/>
            </w:r>
            <w:r w:rsidR="002C774C">
              <w:rPr>
                <w:noProof/>
                <w:webHidden/>
              </w:rPr>
              <w:t>29</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5" w:history="1">
            <w:r w:rsidR="002C774C" w:rsidRPr="00934B1D">
              <w:rPr>
                <w:rStyle w:val="Hyperlink"/>
                <w:noProof/>
              </w:rPr>
              <w:t>Heap Corruptions: Heap Segments</w:t>
            </w:r>
            <w:r w:rsidR="002C774C">
              <w:rPr>
                <w:noProof/>
                <w:webHidden/>
              </w:rPr>
              <w:tab/>
            </w:r>
            <w:r w:rsidR="002C774C">
              <w:rPr>
                <w:noProof/>
                <w:webHidden/>
              </w:rPr>
              <w:fldChar w:fldCharType="begin"/>
            </w:r>
            <w:r w:rsidR="002C774C">
              <w:rPr>
                <w:noProof/>
                <w:webHidden/>
              </w:rPr>
              <w:instrText xml:space="preserve"> PAGEREF _Toc7956945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46" w:history="1">
            <w:r w:rsidR="002C774C" w:rsidRPr="00934B1D">
              <w:rPr>
                <w:rStyle w:val="Hyperlink"/>
                <w:noProof/>
              </w:rPr>
              <w:t>Smart Pointers</w:t>
            </w:r>
            <w:r w:rsidR="002C774C">
              <w:rPr>
                <w:noProof/>
                <w:webHidden/>
              </w:rPr>
              <w:tab/>
            </w:r>
            <w:r w:rsidR="002C774C">
              <w:rPr>
                <w:noProof/>
                <w:webHidden/>
              </w:rPr>
              <w:fldChar w:fldCharType="begin"/>
            </w:r>
            <w:r w:rsidR="002C774C">
              <w:rPr>
                <w:noProof/>
                <w:webHidden/>
              </w:rPr>
              <w:instrText xml:space="preserve"> PAGEREF _Toc7956946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7" w:history="1">
            <w:r w:rsidR="002C774C" w:rsidRPr="00934B1D">
              <w:rPr>
                <w:rStyle w:val="Hyperlink"/>
                <w:noProof/>
              </w:rPr>
              <w:t>unique_ptr</w:t>
            </w:r>
            <w:r w:rsidR="002C774C">
              <w:rPr>
                <w:noProof/>
                <w:webHidden/>
              </w:rPr>
              <w:tab/>
            </w:r>
            <w:r w:rsidR="002C774C">
              <w:rPr>
                <w:noProof/>
                <w:webHidden/>
              </w:rPr>
              <w:fldChar w:fldCharType="begin"/>
            </w:r>
            <w:r w:rsidR="002C774C">
              <w:rPr>
                <w:noProof/>
                <w:webHidden/>
              </w:rPr>
              <w:instrText xml:space="preserve"> PAGEREF _Toc7956947 \h </w:instrText>
            </w:r>
            <w:r w:rsidR="002C774C">
              <w:rPr>
                <w:noProof/>
                <w:webHidden/>
              </w:rPr>
            </w:r>
            <w:r w:rsidR="002C774C">
              <w:rPr>
                <w:noProof/>
                <w:webHidden/>
              </w:rPr>
              <w:fldChar w:fldCharType="separate"/>
            </w:r>
            <w:r w:rsidR="002C774C">
              <w:rPr>
                <w:noProof/>
                <w:webHidden/>
              </w:rPr>
              <w:t>30</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8" w:history="1">
            <w:r w:rsidR="002C774C" w:rsidRPr="00934B1D">
              <w:rPr>
                <w:rStyle w:val="Hyperlink"/>
                <w:noProof/>
              </w:rPr>
              <w:t>passing unique_ptr as formal argument</w:t>
            </w:r>
            <w:r w:rsidR="002C774C">
              <w:rPr>
                <w:noProof/>
                <w:webHidden/>
              </w:rPr>
              <w:tab/>
            </w:r>
            <w:r w:rsidR="002C774C">
              <w:rPr>
                <w:noProof/>
                <w:webHidden/>
              </w:rPr>
              <w:fldChar w:fldCharType="begin"/>
            </w:r>
            <w:r w:rsidR="002C774C">
              <w:rPr>
                <w:noProof/>
                <w:webHidden/>
              </w:rPr>
              <w:instrText xml:space="preserve"> PAGEREF _Toc7956948 \h </w:instrText>
            </w:r>
            <w:r w:rsidR="002C774C">
              <w:rPr>
                <w:noProof/>
                <w:webHidden/>
              </w:rPr>
            </w:r>
            <w:r w:rsidR="002C774C">
              <w:rPr>
                <w:noProof/>
                <w:webHidden/>
              </w:rPr>
              <w:fldChar w:fldCharType="separate"/>
            </w:r>
            <w:r w:rsidR="002C774C">
              <w:rPr>
                <w:noProof/>
                <w:webHidden/>
              </w:rPr>
              <w:t>31</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49" w:history="1">
            <w:r w:rsidR="002C774C" w:rsidRPr="00934B1D">
              <w:rPr>
                <w:rStyle w:val="Hyperlink"/>
                <w:noProof/>
              </w:rPr>
              <w:t>shared_ptr</w:t>
            </w:r>
            <w:r w:rsidR="002C774C">
              <w:rPr>
                <w:noProof/>
                <w:webHidden/>
              </w:rPr>
              <w:tab/>
            </w:r>
            <w:r w:rsidR="002C774C">
              <w:rPr>
                <w:noProof/>
                <w:webHidden/>
              </w:rPr>
              <w:fldChar w:fldCharType="begin"/>
            </w:r>
            <w:r w:rsidR="002C774C">
              <w:rPr>
                <w:noProof/>
                <w:webHidden/>
              </w:rPr>
              <w:instrText xml:space="preserve"> PAGEREF _Toc7956949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962E42">
          <w:pPr>
            <w:pStyle w:val="TOC2"/>
            <w:tabs>
              <w:tab w:val="right" w:leader="dot" w:pos="8630"/>
            </w:tabs>
            <w:bidi w:val="0"/>
            <w:rPr>
              <w:rFonts w:asciiTheme="minorHAnsi" w:eastAsiaTheme="minorEastAsia" w:hAnsiTheme="minorHAnsi" w:cstheme="minorBidi"/>
              <w:noProof/>
              <w:sz w:val="22"/>
              <w:szCs w:val="22"/>
            </w:rPr>
          </w:pPr>
          <w:hyperlink w:anchor="_Toc7956950" w:history="1">
            <w:r w:rsidR="002C774C" w:rsidRPr="00934B1D">
              <w:rPr>
                <w:rStyle w:val="Hyperlink"/>
                <w:noProof/>
              </w:rPr>
              <w:t>Solid Principles/ Patterns</w:t>
            </w:r>
            <w:r w:rsidR="002C774C">
              <w:rPr>
                <w:noProof/>
                <w:webHidden/>
              </w:rPr>
              <w:tab/>
            </w:r>
            <w:r w:rsidR="002C774C">
              <w:rPr>
                <w:noProof/>
                <w:webHidden/>
              </w:rPr>
              <w:fldChar w:fldCharType="begin"/>
            </w:r>
            <w:r w:rsidR="002C774C">
              <w:rPr>
                <w:noProof/>
                <w:webHidden/>
              </w:rPr>
              <w:instrText xml:space="preserve"> PAGEREF _Toc7956950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2C774C" w:rsidRDefault="00962E42">
          <w:pPr>
            <w:pStyle w:val="TOC3"/>
            <w:tabs>
              <w:tab w:val="right" w:leader="dot" w:pos="8630"/>
            </w:tabs>
            <w:bidi w:val="0"/>
            <w:rPr>
              <w:rFonts w:asciiTheme="minorHAnsi" w:eastAsiaTheme="minorEastAsia" w:hAnsiTheme="minorHAnsi" w:cstheme="minorBidi"/>
              <w:noProof/>
              <w:sz w:val="22"/>
              <w:szCs w:val="22"/>
            </w:rPr>
          </w:pPr>
          <w:hyperlink w:anchor="_Toc7956951" w:history="1">
            <w:r w:rsidR="002C774C" w:rsidRPr="00934B1D">
              <w:rPr>
                <w:rStyle w:val="Hyperlink"/>
                <w:noProof/>
              </w:rPr>
              <w:t>OCP – Open Close Principle</w:t>
            </w:r>
            <w:r w:rsidR="002C774C">
              <w:rPr>
                <w:noProof/>
                <w:webHidden/>
              </w:rPr>
              <w:tab/>
            </w:r>
            <w:r w:rsidR="002C774C">
              <w:rPr>
                <w:noProof/>
                <w:webHidden/>
              </w:rPr>
              <w:fldChar w:fldCharType="begin"/>
            </w:r>
            <w:r w:rsidR="002C774C">
              <w:rPr>
                <w:noProof/>
                <w:webHidden/>
              </w:rPr>
              <w:instrText xml:space="preserve"> PAGEREF _Toc7956951 \h </w:instrText>
            </w:r>
            <w:r w:rsidR="002C774C">
              <w:rPr>
                <w:noProof/>
                <w:webHidden/>
              </w:rPr>
            </w:r>
            <w:r w:rsidR="002C774C">
              <w:rPr>
                <w:noProof/>
                <w:webHidden/>
              </w:rPr>
              <w:fldChar w:fldCharType="separate"/>
            </w:r>
            <w:r w:rsidR="002C774C">
              <w:rPr>
                <w:noProof/>
                <w:webHidden/>
              </w:rPr>
              <w:t>32</w:t>
            </w:r>
            <w:r w:rsidR="002C774C">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7956899"/>
      <w:r>
        <w:t>Labmda expressions</w:t>
      </w:r>
      <w:bookmarkEnd w:id="0"/>
    </w:p>
    <w:p w:rsidR="00F24109" w:rsidRDefault="00F24109" w:rsidP="006C6539">
      <w:pPr>
        <w:pStyle w:val="Heading3"/>
      </w:pPr>
      <w:bookmarkStart w:id="1" w:name="_Toc7956900"/>
      <w:r w:rsidRPr="00837FC3">
        <w:t>Using</w:t>
      </w:r>
      <w:r>
        <w:t xml:space="preserve"> Lambda</w:t>
      </w:r>
      <w:bookmarkEnd w:id="1"/>
    </w:p>
    <w:p w:rsidR="003B31FA" w:rsidRDefault="003B31FA" w:rsidP="003B31FA">
      <w:pPr>
        <w:rPr>
          <w:rtl/>
        </w:rPr>
      </w:pPr>
      <w:r>
        <w:rPr>
          <w:rFonts w:hint="cs"/>
          <w:rtl/>
        </w:rPr>
        <w:t>צורה כללית של ביטוי למדא</w:t>
      </w:r>
    </w:p>
    <w:p w:rsidR="003B31FA" w:rsidRDefault="003B31FA" w:rsidP="003B31FA">
      <w:pPr>
        <w:pStyle w:val="CodeStyle"/>
      </w:pPr>
      <w:r>
        <w:t>auto l = [](int a, int b) -&gt; int {return (a+b)};</w:t>
      </w:r>
    </w:p>
    <w:p w:rsidR="003B31FA" w:rsidRDefault="003B31FA" w:rsidP="006C6539">
      <w:pPr>
        <w:rPr>
          <w:rtl/>
        </w:rPr>
      </w:pPr>
    </w:p>
    <w:p w:rsidR="003B31FA" w:rsidRDefault="00ED5B8B" w:rsidP="002D3BBB">
      <w:pPr>
        <w:rPr>
          <w:rtl/>
        </w:rPr>
      </w:pPr>
      <w:r>
        <w:rPr>
          <w:rFonts w:hint="cs"/>
          <w:rtl/>
        </w:rPr>
        <w:t>הכתיב</w:t>
      </w:r>
      <w:r w:rsidR="003B31FA">
        <w:rPr>
          <w:rFonts w:hint="cs"/>
          <w:rtl/>
        </w:rPr>
        <w:t xml:space="preserve"> "</w:t>
      </w:r>
      <w:r>
        <w:rPr>
          <w:rFonts w:hint="cs"/>
          <w:rtl/>
        </w:rPr>
        <w:t xml:space="preserve"> </w:t>
      </w:r>
      <w:r w:rsidR="003B31FA">
        <w:t>-&gt; int</w:t>
      </w:r>
      <w:r w:rsidR="003B31FA">
        <w:rPr>
          <w:rFonts w:hint="cs"/>
          <w:rtl/>
        </w:rPr>
        <w:t xml:space="preserve">  "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B31FA">
        <w:rPr>
          <w:rFonts w:hint="cs"/>
          <w:rtl/>
        </w:rPr>
        <w:t xml:space="preserve">אפשר לוותר על </w:t>
      </w:r>
      <w:r w:rsidR="002D3BBB">
        <w:rPr>
          <w:rFonts w:hint="cs"/>
          <w:rtl/>
        </w:rPr>
        <w:t>זה</w:t>
      </w:r>
      <w:r w:rsidR="003B31FA">
        <w:rPr>
          <w:rFonts w:hint="cs"/>
          <w:rtl/>
        </w:rPr>
        <w:t xml:space="preserve"> במידה והקומפיילר יכול להסיק זאת בעצמו.</w:t>
      </w:r>
    </w:p>
    <w:p w:rsidR="003B31FA" w:rsidRDefault="003B31FA" w:rsidP="003B31FA">
      <w:pPr>
        <w:rPr>
          <w:rtl/>
        </w:rPr>
      </w:pPr>
      <w:r>
        <w:rPr>
          <w:rFonts w:hint="cs"/>
          <w:rtl/>
        </w:rPr>
        <w:t xml:space="preserve">במידה והביטוי לא תופס ערכים מהסקופ שמסביב אפשר שהטיפוס של </w:t>
      </w:r>
      <w:r>
        <w:t>l</w:t>
      </w:r>
      <w:r>
        <w:rPr>
          <w:rFonts w:hint="cs"/>
          <w:rtl/>
        </w:rPr>
        <w:t xml:space="preserve"> יהיה מצביע לפונקציה (מתאימה) והקומפיילר יבצע את ההמרה. אם הוא כן תופס ערכים, אז הדרך היחידה היא </w:t>
      </w:r>
      <w:r>
        <w:t>auto</w:t>
      </w:r>
      <w:r w:rsidR="002D3BBB">
        <w:rPr>
          <w:rFonts w:hint="cs"/>
          <w:rtl/>
        </w:rPr>
        <w:t xml:space="preserve"> ואז כדי להעביר אותו לפונקציה צריך תבנית משום שאי אפשר שארגומנט של פונקציה יהיה </w:t>
      </w:r>
      <w:r w:rsidR="002D3BBB">
        <w:t>auto</w:t>
      </w:r>
      <w:r w:rsidR="002D3BBB">
        <w:rPr>
          <w:rFonts w:hint="cs"/>
          <w:rtl/>
        </w:rPr>
        <w:t>.</w:t>
      </w:r>
    </w:p>
    <w:p w:rsidR="003B31FA" w:rsidRDefault="003B31FA" w:rsidP="003B31FA">
      <w:pPr>
        <w:rPr>
          <w:rtl/>
        </w:rPr>
      </w:pPr>
      <w:r>
        <w:rPr>
          <w:rFonts w:hint="cs"/>
          <w:rtl/>
        </w:rPr>
        <w:t xml:space="preserve">לא ניתן בביטוי הנ"ל לשנות בגוף הלמדא את </w:t>
      </w:r>
      <w:r>
        <w:t>a,b</w:t>
      </w:r>
      <w:r>
        <w:rPr>
          <w:rFonts w:hint="cs"/>
          <w:rtl/>
        </w:rPr>
        <w:t xml:space="preserve"> משום שהועברו לפי ערך</w:t>
      </w:r>
      <w:r w:rsidR="002D3BBB">
        <w:rPr>
          <w:rFonts w:hint="cs"/>
          <w:rtl/>
        </w:rPr>
        <w:t xml:space="preserve"> (בסתם פונקציה אין הגבלה כזו, כידוע)</w:t>
      </w:r>
      <w:r>
        <w:rPr>
          <w:rFonts w:hint="cs"/>
          <w:rtl/>
        </w:rPr>
        <w:t xml:space="preserve">. אם רוצים בכל זאת, אפשר לציין </w:t>
      </w:r>
      <w:r>
        <w:t>mutable</w:t>
      </w:r>
      <w:r>
        <w:rPr>
          <w:rFonts w:hint="cs"/>
          <w:rtl/>
        </w:rPr>
        <w:t xml:space="preserve"> לפני הסוגריים המסולסלים.</w:t>
      </w:r>
    </w:p>
    <w:p w:rsidR="00F24109" w:rsidRDefault="00F24109" w:rsidP="006C6539">
      <w:pPr>
        <w:pStyle w:val="Heading3"/>
      </w:pPr>
      <w:bookmarkStart w:id="2" w:name="_Toc7956901"/>
      <w:r>
        <w:lastRenderedPageBreak/>
        <w:t>Lambda capture</w:t>
      </w:r>
      <w:bookmarkEnd w:id="2"/>
      <w:r>
        <w:t xml:space="preserve"> </w:t>
      </w:r>
    </w:p>
    <w:p w:rsidR="00F24109" w:rsidRDefault="00F24109" w:rsidP="006C6539">
      <w:pPr>
        <w:rPr>
          <w:rtl/>
        </w:rPr>
      </w:pPr>
    </w:p>
    <w:p w:rsidR="00ED5B8B" w:rsidRPr="00807AA3" w:rsidRDefault="00BA72F7" w:rsidP="006C6539">
      <w:pPr>
        <w:bidi w:val="0"/>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8"/>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7956902"/>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7956903"/>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92781E" w:rsidRPr="0092781E" w:rsidRDefault="0092781E" w:rsidP="00577E28">
      <w:pPr>
        <w:rPr>
          <w:i/>
          <w:iCs/>
          <w:rtl/>
        </w:rPr>
      </w:pPr>
      <w:r w:rsidRPr="0092781E">
        <w:rPr>
          <w:rFonts w:hint="cs"/>
          <w:i/>
          <w:iCs/>
          <w:rtl/>
        </w:rPr>
        <w:t>גונן נתן את ההגדרה הבאה:</w:t>
      </w:r>
    </w:p>
    <w:p w:rsidR="0092781E" w:rsidRPr="0092781E" w:rsidRDefault="0092781E" w:rsidP="0092781E">
      <w:pPr>
        <w:rPr>
          <w:i/>
          <w:iCs/>
          <w:rtl/>
        </w:rPr>
      </w:pPr>
      <w:r w:rsidRPr="0092781E">
        <w:rPr>
          <w:rFonts w:hint="cs"/>
          <w:i/>
          <w:iCs/>
          <w:rtl/>
        </w:rPr>
        <w:t xml:space="preserve">ל </w:t>
      </w:r>
      <w:r w:rsidRPr="0092781E">
        <w:rPr>
          <w:i/>
          <w:iCs/>
        </w:rPr>
        <w:t>lvalue</w:t>
      </w:r>
      <w:r w:rsidRPr="0092781E">
        <w:rPr>
          <w:rFonts w:hint="cs"/>
          <w:i/>
          <w:iCs/>
          <w:rtl/>
        </w:rPr>
        <w:t xml:space="preserve"> יש שם, יש כתובת, ניתן לבצע אליו השמה, והוא 'ממשיך' מעבר לשורה בה הוא הוגדר. כל השאר הם </w:t>
      </w:r>
      <w:r w:rsidRPr="0092781E">
        <w:rPr>
          <w:i/>
          <w:iCs/>
        </w:rPr>
        <w:t>rvalue</w:t>
      </w:r>
      <w:r w:rsidRPr="0092781E">
        <w:rPr>
          <w:rFonts w:hint="cs"/>
          <w:i/>
          <w:iCs/>
          <w:rtl/>
        </w:rPr>
        <w:t>.</w:t>
      </w:r>
    </w:p>
    <w:p w:rsidR="0092781E" w:rsidRDefault="0092781E" w:rsidP="00577E28">
      <w:pPr>
        <w:rPr>
          <w:rtl/>
        </w:rPr>
      </w:pP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t>func(MyClass());</w:t>
      </w:r>
    </w:p>
    <w:p w:rsidR="00577E28" w:rsidRDefault="00577E28" w:rsidP="00577E28">
      <w:pPr>
        <w:rPr>
          <w:rFonts w:ascii="Consolas" w:hAnsi="Consolas"/>
          <w:rtl/>
        </w:rPr>
      </w:pPr>
    </w:p>
    <w:p w:rsidR="00577E28" w:rsidRDefault="00577E28" w:rsidP="0092781E">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w:t>
      </w:r>
      <w:r w:rsidR="0092781E">
        <w:rPr>
          <w:rFonts w:ascii="Consolas" w:hAnsi="Consolas" w:hint="cs"/>
          <w:rtl/>
        </w:rPr>
        <w:t xml:space="preserve">אותו </w:t>
      </w:r>
      <w:r>
        <w:rPr>
          <w:rFonts w:ascii="Consolas" w:hAnsi="Consolas" w:hint="cs"/>
          <w:rtl/>
        </w:rPr>
        <w:t xml:space="preserve">מופע של </w:t>
      </w:r>
      <w:r>
        <w:rPr>
          <w:rFonts w:ascii="Consolas" w:hAnsi="Consolas"/>
        </w:rPr>
        <w:t>MyClass</w:t>
      </w:r>
      <w:r>
        <w:rPr>
          <w:rFonts w:ascii="Consolas" w:hAnsi="Consolas" w:hint="cs"/>
          <w:rtl/>
        </w:rPr>
        <w:t xml:space="preserve"> </w:t>
      </w:r>
      <w:r w:rsidR="0092781E">
        <w:rPr>
          <w:rFonts w:ascii="Consolas" w:hAnsi="Consolas" w:hint="cs"/>
          <w:rtl/>
        </w:rPr>
        <w:t>כבר לא מעניין.</w:t>
      </w:r>
    </w:p>
    <w:p w:rsidR="002D3BBB" w:rsidRDefault="00577E28" w:rsidP="00577E28">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הינה שאין לו שם ושלא ניתן לזהות את כתובתו. </w:t>
      </w:r>
    </w:p>
    <w:p w:rsidR="00577E28" w:rsidRPr="00577E28" w:rsidRDefault="00577E28" w:rsidP="002D3BBB">
      <w:pPr>
        <w:rPr>
          <w:rFonts w:ascii="Consolas" w:hAnsi="Consolas"/>
          <w:rtl/>
        </w:rPr>
      </w:pPr>
      <w:r>
        <w:rPr>
          <w:rFonts w:ascii="Consolas" w:hAnsi="Consolas" w:hint="cs"/>
          <w:rtl/>
        </w:rPr>
        <w:t xml:space="preserve">דוגמא, אין לביטוי </w:t>
      </w:r>
      <w:r>
        <w:rPr>
          <w:rFonts w:ascii="Consolas" w:hAnsi="Consolas"/>
        </w:rPr>
        <w:t>(a+b)</w:t>
      </w:r>
      <w:r>
        <w:rPr>
          <w:rFonts w:ascii="Consolas" w:hAnsi="Consolas" w:hint="cs"/>
          <w:rtl/>
        </w:rPr>
        <w:t xml:space="preserve"> שם</w:t>
      </w:r>
      <w:r w:rsidR="002D3BBB">
        <w:rPr>
          <w:rFonts w:ascii="Consolas" w:hAnsi="Consolas" w:hint="cs"/>
          <w:rtl/>
        </w:rPr>
        <w:t>,</w:t>
      </w:r>
      <w:r>
        <w:rPr>
          <w:rFonts w:ascii="Consolas" w:hAnsi="Consolas" w:hint="cs"/>
          <w:rtl/>
        </w:rPr>
        <w:t xml:space="preserve"> הפעולה </w:t>
      </w:r>
      <w:r>
        <w:rPr>
          <w:rFonts w:ascii="Consolas" w:hAnsi="Consolas"/>
        </w:rPr>
        <w:t>&amp;(a+b)</w:t>
      </w:r>
      <w:r w:rsidR="002D3BBB">
        <w:rPr>
          <w:rFonts w:ascii="Consolas" w:hAnsi="Consolas" w:hint="cs"/>
          <w:rtl/>
        </w:rPr>
        <w:t xml:space="preserve"> אינה חוקית כך שאין לו כתובת.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2D3BBB" w:rsidRDefault="002D3BBB" w:rsidP="0092781E">
      <w:pPr>
        <w:rPr>
          <w:rtl/>
        </w:rPr>
      </w:pPr>
      <w:r>
        <w:rPr>
          <w:rFonts w:hint="cs"/>
          <w:rtl/>
        </w:rPr>
        <w:t xml:space="preserve">פירוש הדבר שכאשר יועבר אובייקט לפונקציה זו ויש לו </w:t>
      </w:r>
      <w:r>
        <w:t>move ctor</w:t>
      </w:r>
      <w:r>
        <w:rPr>
          <w:rFonts w:hint="cs"/>
          <w:rtl/>
        </w:rPr>
        <w:t xml:space="preserve"> הקומפיילר יאתחל אותו באמצעות </w:t>
      </w:r>
      <w:r>
        <w:t>move ctor</w:t>
      </w:r>
      <w:r>
        <w:rPr>
          <w:rFonts w:hint="cs"/>
          <w:rtl/>
        </w:rPr>
        <w:t xml:space="preserve"> ולא </w:t>
      </w:r>
      <w:r>
        <w:t>copy ctor</w:t>
      </w:r>
      <w:r>
        <w:rPr>
          <w:rFonts w:hint="cs"/>
          <w:rtl/>
        </w:rPr>
        <w:t>.</w:t>
      </w:r>
    </w:p>
    <w:p w:rsidR="0092781E" w:rsidRDefault="002D3BBB" w:rsidP="002D3BBB">
      <w:pPr>
        <w:rPr>
          <w:rtl/>
        </w:rPr>
      </w:pPr>
      <w:r>
        <w:rPr>
          <w:rFonts w:hint="cs"/>
          <w:rtl/>
        </w:rPr>
        <w:t xml:space="preserve">קוראים ל </w:t>
      </w:r>
      <w:r w:rsidR="0092781E">
        <w:t>w</w:t>
      </w:r>
      <w:r w:rsidR="0092781E">
        <w:rPr>
          <w:rFonts w:hint="cs"/>
          <w:rtl/>
        </w:rPr>
        <w:t xml:space="preserve"> </w:t>
      </w:r>
      <w:r>
        <w:rPr>
          <w:rFonts w:hint="cs"/>
          <w:rtl/>
        </w:rPr>
        <w:t>:</w:t>
      </w:r>
      <w:r w:rsidR="0092781E">
        <w:rPr>
          <w:rFonts w:hint="cs"/>
          <w:rtl/>
        </w:rPr>
        <w:t xml:space="preserve"> </w:t>
      </w:r>
      <w:r w:rsidR="0092781E">
        <w:t>rvalue-ref</w:t>
      </w:r>
      <w:r w:rsidR="0092781E">
        <w:rPr>
          <w:rFonts w:hint="cs"/>
          <w:rtl/>
        </w:rPr>
        <w:t xml:space="preserve">. </w:t>
      </w:r>
    </w:p>
    <w:p w:rsidR="00577E28" w:rsidRDefault="0092781E" w:rsidP="0092781E">
      <w:r>
        <w:rPr>
          <w:rFonts w:hint="cs"/>
          <w:rtl/>
        </w:rPr>
        <w:t xml:space="preserve">הערה: </w:t>
      </w:r>
      <w:r w:rsidR="00577E28">
        <w:t>w</w:t>
      </w:r>
      <w:r w:rsidR="00577E28">
        <w:rPr>
          <w:rFonts w:hint="cs"/>
          <w:rtl/>
        </w:rPr>
        <w:t xml:space="preserve"> </w:t>
      </w:r>
      <w:r>
        <w:rPr>
          <w:rFonts w:hint="cs"/>
          <w:rtl/>
        </w:rPr>
        <w:t xml:space="preserve">לכשעצמו </w:t>
      </w:r>
      <w:r w:rsidR="00577E28">
        <w:rPr>
          <w:rFonts w:hint="cs"/>
          <w:rtl/>
        </w:rPr>
        <w:t xml:space="preserve">הינו </w:t>
      </w:r>
      <w:r w:rsidR="00577E28">
        <w:t>lvalue</w:t>
      </w:r>
      <w:r w:rsidR="00577E28">
        <w:rPr>
          <w:rFonts w:hint="cs"/>
          <w:rtl/>
        </w:rPr>
        <w:t>. (מיירס, בהקדמה לפרק 5).</w:t>
      </w:r>
    </w:p>
    <w:p w:rsidR="00577E28" w:rsidRDefault="00577E28" w:rsidP="00577E28"/>
    <w:p w:rsidR="00577E28" w:rsidRDefault="0092781E" w:rsidP="00577E28">
      <w:pPr>
        <w:rPr>
          <w:rtl/>
        </w:rPr>
      </w:pPr>
      <w:r>
        <w:rPr>
          <w:rFonts w:hint="cs"/>
          <w:rtl/>
        </w:rPr>
        <w:t xml:space="preserve">מקובל לחלק </w:t>
      </w:r>
      <w:r>
        <w:t xml:space="preserve">rvalue </w:t>
      </w:r>
      <w:r>
        <w:rPr>
          <w:rFonts w:hint="cs"/>
          <w:rtl/>
        </w:rPr>
        <w:t xml:space="preserve"> לסוגים, אלה העיקריים:</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92781E">
      <w:pPr>
        <w:rPr>
          <w:rtl/>
        </w:rPr>
      </w:pPr>
      <w:r>
        <w:rPr>
          <w:rFonts w:hint="cs"/>
          <w:rtl/>
        </w:rPr>
        <w:t xml:space="preserve">ליטרל הוא </w:t>
      </w:r>
      <w:r>
        <w:t xml:space="preserve">pure </w:t>
      </w:r>
      <w:r w:rsidR="0092781E">
        <w:t>r</w:t>
      </w:r>
      <w:r>
        <w:t>value</w:t>
      </w:r>
      <w:r>
        <w:rPr>
          <w:rFonts w:hint="cs"/>
          <w:rtl/>
        </w:rPr>
        <w:t>, וכן פונקציה שמחזירה ליטרל וכן אובייקט ללא שם</w:t>
      </w:r>
      <w:r w:rsidR="0092781E">
        <w:rPr>
          <w:rFonts w:hint="cs"/>
          <w:rtl/>
        </w:rPr>
        <w:t xml:space="preserve"> כגון</w:t>
      </w:r>
      <w:r>
        <w:t xml:space="preserve">.pushback(MyClass(10))  </w:t>
      </w:r>
    </w:p>
    <w:p w:rsidR="00E04160" w:rsidRDefault="00E04160" w:rsidP="00577E28"/>
    <w:p w:rsidR="0092781E"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w:t>
      </w:r>
      <w:r w:rsidR="0092781E">
        <w:rPr>
          <w:rFonts w:hint="cs"/>
          <w:rtl/>
        </w:rPr>
        <w:t>הוא יכול "לגנוב" את המשאבים שלו והאחריות על המתכנת.</w:t>
      </w:r>
    </w:p>
    <w:p w:rsidR="0092781E" w:rsidRDefault="0092781E" w:rsidP="002D3BBB">
      <w:pPr>
        <w:rPr>
          <w:rtl/>
        </w:rPr>
      </w:pPr>
      <w:r>
        <w:rPr>
          <w:rFonts w:hint="cs"/>
          <w:rtl/>
        </w:rPr>
        <w:t xml:space="preserve">שתי השורות הבאות שקולות </w:t>
      </w:r>
      <w:r w:rsidR="002D3BBB">
        <w:rPr>
          <w:rFonts w:hint="cs"/>
          <w:rtl/>
        </w:rPr>
        <w:t>בקירוב.</w:t>
      </w:r>
    </w:p>
    <w:p w:rsidR="0092781E" w:rsidRDefault="0092781E" w:rsidP="0092781E">
      <w:pPr>
        <w:pStyle w:val="CodeStyle"/>
      </w:pPr>
      <w:r>
        <w:t>A a1 = (A&amp;&amp;)a2;</w:t>
      </w:r>
    </w:p>
    <w:p w:rsidR="0092781E" w:rsidRDefault="0092781E" w:rsidP="0092781E">
      <w:pPr>
        <w:pStyle w:val="CodeStyle"/>
      </w:pPr>
      <w:r>
        <w:lastRenderedPageBreak/>
        <w:t>A a1 = std::move(a2);</w:t>
      </w:r>
    </w:p>
    <w:p w:rsidR="000D4ADB" w:rsidRDefault="000D4ADB" w:rsidP="000D4ADB">
      <w:pPr>
        <w:pStyle w:val="CodeStyle"/>
      </w:pPr>
    </w:p>
    <w:p w:rsidR="00D17D02" w:rsidRDefault="000D4ADB" w:rsidP="000D4ADB">
      <w:pPr>
        <w:rPr>
          <w:rtl/>
        </w:rPr>
      </w:pPr>
      <w:r>
        <w:rPr>
          <w:rFonts w:hint="cs"/>
          <w:rtl/>
        </w:rPr>
        <w:t xml:space="preserve">לא תמיד </w:t>
      </w:r>
      <w:r>
        <w:t>rvalue</w:t>
      </w:r>
      <w:r>
        <w:rPr>
          <w:rFonts w:hint="cs"/>
          <w:rtl/>
        </w:rPr>
        <w:t xml:space="preserve"> מבטיח שימוש ב </w:t>
      </w:r>
      <w:r>
        <w:t>move-ctor</w:t>
      </w:r>
      <w:r>
        <w:rPr>
          <w:rFonts w:hint="cs"/>
          <w:rtl/>
        </w:rPr>
        <w:t>.</w:t>
      </w:r>
      <w:r w:rsidR="006F5318">
        <w:rPr>
          <w:rFonts w:hint="cs"/>
          <w:rtl/>
        </w:rPr>
        <w:t xml:space="preserve">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t xml:space="preserve"> </w:t>
      </w:r>
      <w:r w:rsidR="006F5318">
        <w:rPr>
          <w:rFonts w:hint="cs"/>
        </w:rPr>
        <w:t xml:space="preserve"> </w:t>
      </w:r>
      <w:r>
        <w:rPr>
          <w:rFonts w:hint="cs"/>
          <w:rtl/>
        </w:rPr>
        <w:t xml:space="preserve"> </w:t>
      </w:r>
      <w:r w:rsidR="006F5318">
        <w:rPr>
          <w:rFonts w:hint="cs"/>
          <w:rtl/>
        </w:rPr>
        <w:t>ש</w:t>
      </w:r>
      <w:r w:rsidR="00D17D02">
        <w:rPr>
          <w:rFonts w:hint="cs"/>
          <w:rtl/>
        </w:rPr>
        <w:t xml:space="preserve">הרי </w:t>
      </w:r>
      <w:r w:rsidR="00D17D02">
        <w:t>move</w:t>
      </w:r>
      <w:r w:rsidR="00D17D02">
        <w:rPr>
          <w:rFonts w:hint="cs"/>
          <w:rtl/>
        </w:rPr>
        <w:t xml:space="preserve"> בוודאי </w:t>
      </w:r>
      <w:r w:rsidR="00D17D02" w:rsidRPr="000D4ADB">
        <w:rPr>
          <w:rFonts w:hint="cs"/>
          <w:b/>
          <w:bCs/>
          <w:rtl/>
        </w:rPr>
        <w:t>כן</w:t>
      </w:r>
      <w:r w:rsidR="00D17D02">
        <w:rPr>
          <w:rFonts w:hint="cs"/>
          <w:rtl/>
        </w:rPr>
        <w:t xml:space="preserve"> משנה את האובייקט הנכנס (</w:t>
      </w:r>
      <w:r>
        <w:rPr>
          <w:rFonts w:hint="cs"/>
          <w:rtl/>
        </w:rPr>
        <w:t xml:space="preserve">בדרך כלל הוא קובע את המצביע למשאב ל </w:t>
      </w:r>
      <w:r>
        <w:t xml:space="preserve">nullptr </w:t>
      </w:r>
      <w:r>
        <w:rPr>
          <w:rFonts w:hint="cs"/>
          <w:rtl/>
        </w:rPr>
        <w:t>ויש דברים נוספים</w:t>
      </w:r>
      <w:r w:rsidR="00D17D02">
        <w:rPr>
          <w:rFonts w:hint="cs"/>
          <w:rtl/>
        </w:rPr>
        <w:t xml:space="preserve">). במקרה כזה יקרא ה </w:t>
      </w:r>
      <w:r w:rsidR="00D17D02">
        <w:t>copy-ctor</w:t>
      </w:r>
      <w:r w:rsidR="00D17D02">
        <w:rPr>
          <w:rFonts w:hint="cs"/>
          <w:rtl/>
        </w:rPr>
        <w:t>.</w:t>
      </w:r>
    </w:p>
    <w:p w:rsidR="00591188" w:rsidRDefault="00591188" w:rsidP="00591188">
      <w:pPr>
        <w:pStyle w:val="Heading3"/>
      </w:pPr>
      <w:bookmarkStart w:id="5" w:name="_Toc7956904"/>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w:t>
      </w:r>
      <w:r w:rsidR="00BE4A85">
        <w:rPr>
          <w:rFonts w:hint="cs"/>
          <w:rtl/>
        </w:rPr>
        <w:t>זיכרו</w:t>
      </w:r>
      <w:r w:rsidR="00BE4A85">
        <w:rPr>
          <w:rFonts w:hint="eastAsia"/>
          <w:rtl/>
        </w:rPr>
        <w:t>ן</w:t>
      </w:r>
      <w:r>
        <w:rPr>
          <w:rFonts w:hint="cs"/>
          <w:rtl/>
        </w:rPr>
        <w:t xml:space="preserve">.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CreateResource()</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w:t>
      </w:r>
      <w:r>
        <w:rPr>
          <w:rFonts w:ascii="Consolas" w:hAnsi="Consolas" w:cs="Consolas"/>
          <w:color w:val="A31515"/>
          <w:sz w:val="19"/>
          <w:szCs w:val="19"/>
          <w:highlight w:val="white"/>
        </w:rPr>
        <w:t>"rc2"</w:t>
      </w: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rc;</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 = CreateResource();</w:t>
      </w:r>
    </w:p>
    <w:p w:rsidR="002D3BBB" w:rsidRDefault="002D3BBB" w:rsidP="00BE4A85">
      <w:pPr>
        <w:rPr>
          <w:rtl/>
        </w:rPr>
      </w:pPr>
    </w:p>
    <w:p w:rsidR="00BE4A85" w:rsidRDefault="00BE4A85" w:rsidP="00BE4A85">
      <w:pPr>
        <w:rPr>
          <w:rtl/>
        </w:rPr>
      </w:pPr>
      <w:r>
        <w:rPr>
          <w:rFonts w:hint="cs"/>
          <w:rtl/>
        </w:rPr>
        <w:t>לפי מה שהיינו רגילים בעבר, יווצרו כאן שני אובייקטים כאשר השני יווצ</w:t>
      </w:r>
      <w:r>
        <w:rPr>
          <w:rFonts w:hint="eastAsia"/>
          <w:rtl/>
        </w:rPr>
        <w:t>ר</w:t>
      </w:r>
      <w:r>
        <w:rPr>
          <w:rFonts w:hint="cs"/>
          <w:rtl/>
        </w:rPr>
        <w:t xml:space="preserve"> על ידי העתקה.</w:t>
      </w:r>
    </w:p>
    <w:p w:rsidR="00BE4A85" w:rsidRDefault="00BE4A85" w:rsidP="00BE4A85">
      <w:pPr>
        <w:rPr>
          <w:rtl/>
        </w:rPr>
      </w:pPr>
      <w:r>
        <w:rPr>
          <w:rFonts w:hint="cs"/>
          <w:rtl/>
        </w:rPr>
        <w:t xml:space="preserve">במקרה זה, מאחר שמראש </w:t>
      </w:r>
      <w:r>
        <w:t>ResClass</w:t>
      </w:r>
      <w:r>
        <w:rPr>
          <w:rFonts w:hint="cs"/>
          <w:rtl/>
        </w:rPr>
        <w:t xml:space="preserve"> הוגדר עם </w:t>
      </w:r>
      <w:r>
        <w:t>move-ctor</w:t>
      </w:r>
      <w:r>
        <w:rPr>
          <w:rFonts w:hint="cs"/>
          <w:rtl/>
        </w:rPr>
        <w:t xml:space="preserve">, והקומפיילר מזהה ש </w:t>
      </w:r>
      <w:r>
        <w:t>CreateResource</w:t>
      </w:r>
      <w:r>
        <w:rPr>
          <w:rFonts w:hint="cs"/>
          <w:rtl/>
        </w:rPr>
        <w:t xml:space="preserve"> מחזיר </w:t>
      </w:r>
      <w:r>
        <w:t>r-value</w:t>
      </w:r>
      <w:r>
        <w:rPr>
          <w:rFonts w:hint="cs"/>
          <w:rtl/>
        </w:rPr>
        <w:t xml:space="preserve"> האובייקט השני יווצ</w:t>
      </w:r>
      <w:r>
        <w:rPr>
          <w:rFonts w:hint="eastAsia"/>
          <w:rtl/>
        </w:rPr>
        <w:t>ר</w:t>
      </w:r>
      <w:r>
        <w:rPr>
          <w:rFonts w:hint="cs"/>
          <w:rtl/>
        </w:rPr>
        <w:t xml:space="preserve"> על ידי </w:t>
      </w:r>
      <w:r w:rsidRPr="00BE4A85">
        <w:rPr>
          <w:rFonts w:hint="cs"/>
          <w:b/>
          <w:bCs/>
          <w:rtl/>
        </w:rPr>
        <w:t>העברה</w:t>
      </w:r>
      <w:r>
        <w:rPr>
          <w:rFonts w:hint="cs"/>
          <w:rtl/>
        </w:rPr>
        <w:t xml:space="preserve">, כלומר יופעל </w:t>
      </w:r>
      <w:r>
        <w:t>move-ctor</w:t>
      </w:r>
      <w:r>
        <w:rPr>
          <w:rFonts w:hint="cs"/>
          <w:rtl/>
        </w:rPr>
        <w:t xml:space="preserve"> ושם המתכנת כבר ידאג לכך שהמשאב אותו מחזיק </w:t>
      </w:r>
      <w:r>
        <w:t>ResClass</w:t>
      </w:r>
      <w:r>
        <w:rPr>
          <w:rFonts w:hint="cs"/>
          <w:rtl/>
        </w:rPr>
        <w:t xml:space="preserve"> לא יועתק אלא יועבר.</w:t>
      </w:r>
    </w:p>
    <w:p w:rsidR="002D3BBB" w:rsidRDefault="002D3BBB" w:rsidP="00BE4A85">
      <w:pPr>
        <w:rPr>
          <w:rtl/>
        </w:rPr>
      </w:pPr>
    </w:p>
    <w:p w:rsidR="00BE4A85" w:rsidRDefault="00BE4A85" w:rsidP="00BE4A85">
      <w:pPr>
        <w:rPr>
          <w:rtl/>
        </w:rPr>
      </w:pPr>
      <w:r>
        <w:rPr>
          <w:rFonts w:hint="cs"/>
          <w:rtl/>
        </w:rPr>
        <w:t>דוגמא נוספת:</w:t>
      </w:r>
    </w:p>
    <w:p w:rsidR="00591188" w:rsidRDefault="00591188" w:rsidP="00591188">
      <w:pPr>
        <w:bidi w:val="0"/>
      </w:pPr>
      <w:r>
        <w:rPr>
          <w:noProof/>
        </w:rPr>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286000"/>
                    </a:xfrm>
                    <a:prstGeom prst="rect">
                      <a:avLst/>
                    </a:prstGeom>
                  </pic:spPr>
                </pic:pic>
              </a:graphicData>
            </a:graphic>
          </wp:inline>
        </w:drawing>
      </w:r>
    </w:p>
    <w:p w:rsidR="00591188" w:rsidRDefault="00591188" w:rsidP="002D3BBB">
      <w:pPr>
        <w:bidi w:val="0"/>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lastRenderedPageBreak/>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bookmarkStart w:id="6" w:name="_Toc7956905"/>
      <w:r>
        <w:rPr>
          <w:highlight w:val="white"/>
        </w:rPr>
        <w:br w:type="page"/>
      </w:r>
    </w:p>
    <w:p w:rsidR="00B93837" w:rsidRDefault="00B93837" w:rsidP="00B93837">
      <w:pPr>
        <w:pStyle w:val="Heading3"/>
        <w:rPr>
          <w:highlight w:val="white"/>
        </w:rPr>
      </w:pPr>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5455BE">
      <w:pPr>
        <w:pStyle w:val="CodeStyle"/>
      </w:pPr>
      <w:r>
        <w:t>template &lt;typename T&gt;</w:t>
      </w:r>
    </w:p>
    <w:p w:rsidR="00B93837" w:rsidRDefault="00B93837" w:rsidP="005455BE">
      <w:pPr>
        <w:pStyle w:val="CodeStyle"/>
      </w:pPr>
      <w:r>
        <w:t>void baz(T t) {</w:t>
      </w:r>
    </w:p>
    <w:p w:rsidR="00B93837" w:rsidRDefault="00B93837" w:rsidP="005455BE">
      <w:pPr>
        <w:pStyle w:val="CodeStyle"/>
      </w:pPr>
      <w:r>
        <w:t>T&amp; k = t;</w:t>
      </w:r>
    </w:p>
    <w:p w:rsidR="00B93837" w:rsidRDefault="00B93837" w:rsidP="005455BE">
      <w:pPr>
        <w:pStyle w:val="CodeStyle"/>
        <w:rPr>
          <w:rtl/>
        </w:rPr>
      </w:pPr>
      <w:r>
        <w:t>}</w:t>
      </w:r>
    </w:p>
    <w:p w:rsidR="00B34264" w:rsidRDefault="00B34264" w:rsidP="005455BE">
      <w:pPr>
        <w:pStyle w:val="CodeStyle"/>
      </w:pPr>
    </w:p>
    <w:p w:rsidR="00B93837" w:rsidRDefault="00B93837" w:rsidP="005455BE">
      <w:pPr>
        <w:pStyle w:val="CodeStyle"/>
      </w:pPr>
      <w:r>
        <w:t>int i = 4;</w:t>
      </w:r>
    </w:p>
    <w:p w:rsidR="00B93837" w:rsidRDefault="00B93837" w:rsidP="005455BE">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5455BE">
      <w:pPr>
        <w:pStyle w:val="CodeStyle"/>
        <w:rPr>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5455BE">
      <w:pPr>
        <w:pStyle w:val="CodeStyle"/>
      </w:pPr>
      <w:r>
        <w:t xml:space="preserve">rval-ref to rval-ref </w:t>
      </w:r>
      <w:r w:rsidR="00E50C11">
        <w:t>=&gt; rval-ref</w:t>
      </w:r>
    </w:p>
    <w:p w:rsidR="00AA3A2A" w:rsidRDefault="00AA3A2A" w:rsidP="005455BE">
      <w:pPr>
        <w:pStyle w:val="CodeStyle"/>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5455BE">
      <w:pPr>
        <w:pStyle w:val="CodeStyle"/>
      </w:pPr>
      <w:r w:rsidRPr="00B34264">
        <w:t>int&amp; &amp; k = t</w:t>
      </w:r>
      <w:r>
        <w:rPr>
          <w:rFonts w:hint="cs"/>
          <w:rtl/>
        </w:rPr>
        <w:t xml:space="preserve"> </w:t>
      </w:r>
      <w:r>
        <w:t xml:space="preserve"> =&gt; int&amp;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5455BE">
      <w:pPr>
        <w:pStyle w:val="CodeStyle"/>
      </w:pPr>
      <w:r>
        <w:t>template&lt;typename T&gt;</w:t>
      </w:r>
    </w:p>
    <w:p w:rsidR="001C0139" w:rsidRDefault="001C0139" w:rsidP="005455BE">
      <w:pPr>
        <w:pStyle w:val="CodeStyle"/>
      </w:pPr>
      <w:r>
        <w:t>T&amp;&amp; forward(typename remove_reference&lt;T&gt;::type&amp; param)</w:t>
      </w:r>
    </w:p>
    <w:p w:rsidR="001C0139" w:rsidRDefault="001C0139" w:rsidP="005455BE">
      <w:pPr>
        <w:pStyle w:val="CodeStyle"/>
      </w:pPr>
      <w:r>
        <w:t>{</w:t>
      </w:r>
    </w:p>
    <w:p w:rsidR="001C0139" w:rsidRDefault="001C0139" w:rsidP="005455BE">
      <w:pPr>
        <w:pStyle w:val="CodeStyle"/>
      </w:pPr>
      <w:r>
        <w:tab/>
        <w:t>return static_cast&lt;T&amp;&amp;&gt;(param);</w:t>
      </w:r>
    </w:p>
    <w:p w:rsidR="001C0139" w:rsidRDefault="001C0139" w:rsidP="005455BE">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lastRenderedPageBreak/>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7956906"/>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7956907"/>
      <w:r>
        <w:lastRenderedPageBreak/>
        <w:t>COPY C-TOR &amp; REF TYPES</w:t>
      </w:r>
      <w:bookmarkEnd w:id="8"/>
    </w:p>
    <w:p w:rsidR="00591188" w:rsidRDefault="00591188" w:rsidP="00591188">
      <w:pPr>
        <w:rPr>
          <w:rtl/>
        </w:rPr>
      </w:pPr>
    </w:p>
    <w:p w:rsidR="00D145D8" w:rsidRDefault="00D145D8" w:rsidP="00591188">
      <w:pPr>
        <w:rPr>
          <w:rtl/>
        </w:rPr>
      </w:pPr>
      <w:r>
        <w:rPr>
          <w:rFonts w:hint="cs"/>
          <w:rtl/>
        </w:rPr>
        <w:t>נתבונן בקוד הבא</w:t>
      </w:r>
      <w:r w:rsidR="007513A4">
        <w:rPr>
          <w:rFonts w:hint="cs"/>
          <w:rtl/>
        </w:rPr>
        <w:t xml:space="preserve"> (הורץ ב </w:t>
      </w:r>
      <w:r w:rsidR="007513A4">
        <w:t>studio 19</w:t>
      </w:r>
      <w:r w:rsidR="007513A4">
        <w:rPr>
          <w:rFonts w:hint="cs"/>
          <w:rtl/>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GetRes()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ResourceClass</w:t>
      </w:r>
      <w:r>
        <w:rPr>
          <w:rFonts w:ascii="Consolas" w:hAnsi="Consolas" w:cs="Consolas"/>
          <w:color w:val="000000"/>
          <w:sz w:val="19"/>
          <w:szCs w:val="19"/>
        </w:rPr>
        <w:t xml:space="preserve"> rc = GetRes();</w:t>
      </w:r>
    </w:p>
    <w:p w:rsidR="00D145D8" w:rsidRDefault="00D145D8" w:rsidP="00591188">
      <w:pPr>
        <w:rPr>
          <w:rtl/>
        </w:rPr>
      </w:pPr>
    </w:p>
    <w:p w:rsidR="00D145D8" w:rsidRDefault="00D145D8" w:rsidP="00D145D8">
      <w:pPr>
        <w:rPr>
          <w:rtl/>
        </w:rPr>
      </w:pPr>
      <w:r>
        <w:rPr>
          <w:rFonts w:hint="cs"/>
          <w:rtl/>
        </w:rPr>
        <w:t xml:space="preserve">לכאורה הקומפיילר צריך לייצר שני מופעים של המשאב. אחד רגיל והשני בהעתקה אולם לפי הסטנדרט החדש של </w:t>
      </w:r>
      <w:r w:rsidRPr="00D145D8">
        <w:rPr>
          <w:rFonts w:hint="cs"/>
          <w:b/>
          <w:bCs/>
          <w:rtl/>
        </w:rPr>
        <w:t>השפה</w:t>
      </w:r>
      <w:r>
        <w:rPr>
          <w:rFonts w:hint="cs"/>
          <w:rtl/>
        </w:rPr>
        <w:t xml:space="preserve"> הקומפיילר מזהה שאין צורך בשניים ומייצר רק אחד.</w:t>
      </w:r>
      <w:r w:rsidR="00E04003">
        <w:rPr>
          <w:rFonts w:hint="cs"/>
          <w:rtl/>
        </w:rPr>
        <w:t xml:space="preserve"> זה נקרא </w:t>
      </w:r>
      <w:r w:rsidR="00E04003">
        <w:t>Copy Elision</w:t>
      </w:r>
      <w:r w:rsidR="00E04003">
        <w:rPr>
          <w:rFonts w:hint="cs"/>
          <w:rtl/>
        </w:rPr>
        <w:t>.</w:t>
      </w:r>
    </w:p>
    <w:p w:rsidR="007513A4" w:rsidRDefault="007513A4" w:rsidP="007513A4">
      <w:pPr>
        <w:rPr>
          <w:rtl/>
        </w:rPr>
      </w:pPr>
      <w:r>
        <w:rPr>
          <w:rFonts w:hint="cs"/>
          <w:rtl/>
        </w:rPr>
        <w:t>השורה הבאה בעייתית</w:t>
      </w:r>
      <w:r w:rsidR="00624F84">
        <w:rPr>
          <w:rFonts w:hint="cs"/>
          <w:rtl/>
        </w:rPr>
        <w:t xml:space="preserve"> מסיבות מובנות</w:t>
      </w:r>
    </w:p>
    <w:p w:rsidR="007513A4" w:rsidRDefault="007513A4" w:rsidP="007513A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624F84" w:rsidRDefault="00624F84" w:rsidP="00624F84">
      <w:pPr>
        <w:rPr>
          <w:rtl/>
        </w:rPr>
      </w:pPr>
    </w:p>
    <w:p w:rsidR="00624F84" w:rsidRDefault="00624F84" w:rsidP="00624F84">
      <w:pPr>
        <w:rPr>
          <w:rtl/>
        </w:rPr>
      </w:pPr>
      <w:r>
        <w:rPr>
          <w:rFonts w:hint="cs"/>
          <w:rtl/>
        </w:rPr>
        <w:t>והקומפיילר כלל לא מסכים לקמפל (עם כי בגרסאות קודמות הוא כן הסכים ונתן למתכנת להתמודד עם תוצאות מעשיו...)</w:t>
      </w:r>
    </w:p>
    <w:p w:rsidR="00624F84" w:rsidRDefault="00624F84" w:rsidP="00624F84">
      <w:pPr>
        <w:rPr>
          <w:rtl/>
        </w:rPr>
      </w:pPr>
      <w:r>
        <w:rPr>
          <w:rFonts w:hint="cs"/>
          <w:rtl/>
        </w:rPr>
        <w:t xml:space="preserve">אבל כך </w:t>
      </w:r>
    </w:p>
    <w:p w:rsidR="00624F84" w:rsidRDefault="00624F84" w:rsidP="00624F8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C904E0" w:rsidRDefault="00C904E0" w:rsidP="00C904E0">
      <w:pPr>
        <w:rPr>
          <w:rtl/>
        </w:rPr>
      </w:pPr>
      <w:r>
        <w:rPr>
          <w:rFonts w:hint="cs"/>
          <w:rtl/>
        </w:rPr>
        <w:t>או גם</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&amp;&amp; rc = GetRes();</w:t>
      </w:r>
    </w:p>
    <w:p w:rsidR="00C904E0" w:rsidRPr="00C904E0" w:rsidRDefault="00C904E0" w:rsidP="00C904E0">
      <w:pPr>
        <w:bidi w:val="0"/>
      </w:pPr>
    </w:p>
    <w:p w:rsidR="00624F84" w:rsidRDefault="00624F84" w:rsidP="00624F84">
      <w:pPr>
        <w:rPr>
          <w:rtl/>
        </w:rPr>
      </w:pPr>
      <w:r>
        <w:rPr>
          <w:rFonts w:hint="cs"/>
          <w:rtl/>
        </w:rPr>
        <w:t>הוא כן מסכים וזה פלא.</w:t>
      </w:r>
    </w:p>
    <w:p w:rsidR="00B146E8" w:rsidRDefault="00624F84" w:rsidP="00C904E0">
      <w:pPr>
        <w:rPr>
          <w:rtl/>
        </w:rPr>
      </w:pPr>
      <w:r>
        <w:rPr>
          <w:rFonts w:hint="cs"/>
          <w:rtl/>
        </w:rPr>
        <w:t xml:space="preserve">גונן הסביר שהוא מקצה מקום עבור האובייקט איפשהוא במרחב הגלובלי. אמנם </w:t>
      </w:r>
      <w:r w:rsidR="00C904E0">
        <w:rPr>
          <w:rFonts w:hint="cs"/>
          <w:rtl/>
        </w:rPr>
        <w:t xml:space="preserve">במקרה של </w:t>
      </w:r>
      <w:r w:rsidR="00C904E0">
        <w:t>lval-ref</w:t>
      </w:r>
      <w:r w:rsidR="00C904E0">
        <w:rPr>
          <w:rFonts w:hint="cs"/>
          <w:rtl/>
        </w:rPr>
        <w:t xml:space="preserve"> צריך לסמן במפורש </w:t>
      </w:r>
      <w:r>
        <w:rPr>
          <w:rFonts w:hint="cs"/>
          <w:rtl/>
        </w:rPr>
        <w:t xml:space="preserve">שהמתכנת </w:t>
      </w:r>
      <w:r w:rsidR="00C904E0">
        <w:rPr>
          <w:rFonts w:hint="cs"/>
          <w:rtl/>
        </w:rPr>
        <w:t xml:space="preserve">לא </w:t>
      </w:r>
      <w:r>
        <w:rPr>
          <w:rFonts w:hint="cs"/>
          <w:rtl/>
        </w:rPr>
        <w:t xml:space="preserve">ישנה את הערך במצב כזה ולכן </w:t>
      </w:r>
      <w:r>
        <w:t>const</w:t>
      </w:r>
      <w:r>
        <w:rPr>
          <w:rFonts w:hint="cs"/>
          <w:rtl/>
        </w:rPr>
        <w:t>.</w:t>
      </w:r>
      <w:r w:rsidR="00B146E8">
        <w:rPr>
          <w:rFonts w:hint="cs"/>
          <w:rtl/>
        </w:rPr>
        <w:t xml:space="preserve"> </w:t>
      </w:r>
    </w:p>
    <w:p w:rsidR="00624F84" w:rsidRPr="00624F84" w:rsidRDefault="00B146E8" w:rsidP="00C904E0">
      <w:r>
        <w:rPr>
          <w:rFonts w:hint="cs"/>
          <w:rtl/>
        </w:rPr>
        <w:t xml:space="preserve">אמנם לא הבנתי למה הקומפיילר מאפשר לשנות את </w:t>
      </w:r>
      <w:r>
        <w:t>rc</w:t>
      </w:r>
      <w:r>
        <w:rPr>
          <w:rFonts w:hint="cs"/>
          <w:rtl/>
        </w:rPr>
        <w:t xml:space="preserve"> כאשר הוא  </w:t>
      </w:r>
      <w:r>
        <w:t>rval-ref</w:t>
      </w:r>
      <w:r>
        <w:rPr>
          <w:rFonts w:hint="cs"/>
          <w:rtl/>
        </w:rPr>
        <w:t>.</w:t>
      </w:r>
    </w:p>
    <w:p w:rsidR="007513A4" w:rsidRDefault="00B146E8" w:rsidP="00B146E8">
      <w:pPr>
        <w:rPr>
          <w:rtl/>
        </w:rPr>
      </w:pPr>
      <w:r>
        <w:rPr>
          <w:rFonts w:hint="cs"/>
          <w:rtl/>
        </w:rPr>
        <w:t>מכל מקום,</w:t>
      </w:r>
      <w:r w:rsidR="00C904E0">
        <w:rPr>
          <w:rFonts w:hint="cs"/>
          <w:rtl/>
        </w:rPr>
        <w:t xml:space="preserve"> כאן הקומפיילר מייצר מופע אחד בלבד.</w:t>
      </w:r>
    </w:p>
    <w:p w:rsidR="00C904E0" w:rsidRDefault="00C904E0" w:rsidP="00C904E0">
      <w:pPr>
        <w:rPr>
          <w:rtl/>
        </w:rPr>
      </w:pPr>
    </w:p>
    <w:p w:rsidR="00E017DA" w:rsidRDefault="00E017DA" w:rsidP="00C904E0">
      <w:pPr>
        <w:rPr>
          <w:rtl/>
        </w:rPr>
      </w:pPr>
      <w:r>
        <w:rPr>
          <w:rFonts w:hint="cs"/>
          <w:rtl/>
        </w:rPr>
        <w:t xml:space="preserve">מה אם הפונקציה עצמה מחזירה </w:t>
      </w:r>
      <w:r>
        <w:t>lval-ref</w:t>
      </w:r>
    </w:p>
    <w:p w:rsidR="00E017DA" w:rsidRDefault="00E017DA" w:rsidP="00E017DA">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RefGetRes() { </w:t>
      </w:r>
      <w:r>
        <w:rPr>
          <w:rFonts w:ascii="Consolas" w:hAnsi="Consolas" w:cs="Consolas"/>
          <w:color w:val="2B91AF"/>
          <w:sz w:val="19"/>
          <w:szCs w:val="19"/>
        </w:rPr>
        <w:t>ResourceClass</w:t>
      </w:r>
      <w:r>
        <w:rPr>
          <w:rFonts w:ascii="Consolas" w:hAnsi="Consolas" w:cs="Consolas"/>
          <w:color w:val="000000"/>
          <w:sz w:val="19"/>
          <w:szCs w:val="19"/>
        </w:rPr>
        <w:t xml:space="preserve"> rc; </w:t>
      </w:r>
      <w:r>
        <w:rPr>
          <w:rFonts w:ascii="Consolas" w:hAnsi="Consolas" w:cs="Consolas"/>
          <w:color w:val="0000FF"/>
          <w:sz w:val="19"/>
          <w:szCs w:val="19"/>
        </w:rPr>
        <w:t>return</w:t>
      </w:r>
      <w:r>
        <w:rPr>
          <w:rFonts w:ascii="Consolas" w:hAnsi="Consolas" w:cs="Consolas"/>
          <w:color w:val="000000"/>
          <w:sz w:val="19"/>
          <w:szCs w:val="19"/>
        </w:rPr>
        <w:t xml:space="preserve"> rc; }</w:t>
      </w:r>
    </w:p>
    <w:p w:rsidR="00E017DA" w:rsidRDefault="00E017DA" w:rsidP="00E017DA">
      <w:pPr>
        <w:rPr>
          <w:rtl/>
        </w:rPr>
      </w:pPr>
      <w:r>
        <w:rPr>
          <w:rFonts w:hint="cs"/>
          <w:rtl/>
        </w:rPr>
        <w:t xml:space="preserve">אבל התוצר הולך אל </w:t>
      </w:r>
      <w:r>
        <w:t>lval</w:t>
      </w:r>
      <w:r>
        <w:rPr>
          <w:rFonts w:hint="cs"/>
          <w:rtl/>
        </w:rPr>
        <w:t>?</w:t>
      </w:r>
    </w:p>
    <w:p w:rsidR="00E017DA" w:rsidRDefault="00E017DA" w:rsidP="00E017D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rc = RefGetRes();</w:t>
      </w:r>
    </w:p>
    <w:p w:rsidR="00E017DA" w:rsidRDefault="00E017DA" w:rsidP="00E017DA">
      <w:pPr>
        <w:rPr>
          <w:rtl/>
        </w:rPr>
      </w:pPr>
    </w:p>
    <w:p w:rsidR="00E017DA" w:rsidRPr="00E017DA" w:rsidRDefault="00E017DA" w:rsidP="00E017DA">
      <w:pPr>
        <w:rPr>
          <w:rtl/>
        </w:rPr>
      </w:pPr>
      <w:r>
        <w:rPr>
          <w:rFonts w:hint="cs"/>
          <w:rtl/>
        </w:rPr>
        <w:t xml:space="preserve">זה ממש חסר יעילות. הקומפיילר מבצע </w:t>
      </w:r>
      <w:r>
        <w:t>cast</w:t>
      </w:r>
      <w:r>
        <w:rPr>
          <w:rFonts w:hint="cs"/>
          <w:rtl/>
        </w:rPr>
        <w:t xml:space="preserve"> מ </w:t>
      </w:r>
      <w:r>
        <w:t>lval-ref</w:t>
      </w:r>
      <w:r>
        <w:rPr>
          <w:rFonts w:hint="cs"/>
          <w:rtl/>
        </w:rPr>
        <w:t xml:space="preserve"> אל </w:t>
      </w:r>
      <w:r>
        <w:t>lval</w:t>
      </w:r>
      <w:r>
        <w:rPr>
          <w:rFonts w:hint="cs"/>
          <w:rtl/>
        </w:rPr>
        <w:t xml:space="preserve"> והתוצאה היא ייצור של שני מופעים של המשאב. אחד רגיל והשני בהעתקה.</w:t>
      </w:r>
    </w:p>
    <w:p w:rsidR="00546624" w:rsidRDefault="00546624" w:rsidP="00D145D8">
      <w:pPr>
        <w:rPr>
          <w:rtl/>
        </w:rPr>
      </w:pPr>
    </w:p>
    <w:p w:rsidR="004F4EE3" w:rsidRDefault="00025CA3" w:rsidP="00D145D8">
      <w:pPr>
        <w:rPr>
          <w:rtl/>
        </w:rPr>
      </w:pPr>
      <w:r>
        <w:rPr>
          <w:rFonts w:hint="cs"/>
          <w:rtl/>
        </w:rPr>
        <w:t xml:space="preserve">אגב, השורה הבאה </w:t>
      </w:r>
    </w:p>
    <w:p w:rsidR="00546624" w:rsidRDefault="00546624" w:rsidP="00D145D8">
      <w:pPr>
        <w:rPr>
          <w:rtl/>
        </w:rPr>
      </w:pPr>
      <w:r>
        <w:rPr>
          <w:rFonts w:hint="cs"/>
          <w:rtl/>
        </w:rPr>
        <w:t>(במקומות שהקומפיילר כן מסכים לקמפל)</w:t>
      </w:r>
    </w:p>
    <w:p w:rsidR="00025CA3" w:rsidRDefault="00025CA3" w:rsidP="00025CA3">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RefGetRes();</w:t>
      </w:r>
    </w:p>
    <w:p w:rsidR="00025CA3" w:rsidRDefault="00025CA3" w:rsidP="00025CA3">
      <w:pPr>
        <w:bidi w:val="0"/>
      </w:pPr>
      <w:r>
        <w:rPr>
          <w:rFonts w:ascii="Consolas" w:hAnsi="Consolas" w:cs="Consolas"/>
          <w:color w:val="000000"/>
          <w:sz w:val="19"/>
          <w:szCs w:val="19"/>
        </w:rPr>
        <w:t>rc.x = 10;</w:t>
      </w:r>
    </w:p>
    <w:p w:rsidR="00025CA3" w:rsidRDefault="00025CA3" w:rsidP="00546624">
      <w:pPr>
        <w:rPr>
          <w:rtl/>
        </w:rPr>
      </w:pPr>
      <w:r>
        <w:rPr>
          <w:rFonts w:hint="cs"/>
          <w:rtl/>
        </w:rPr>
        <w:t>תביא כמובן לקריסה עקב חריגת זיכרו</w:t>
      </w:r>
      <w:r>
        <w:rPr>
          <w:rFonts w:hint="eastAsia"/>
          <w:rtl/>
        </w:rPr>
        <w:t>ן</w:t>
      </w:r>
      <w:r>
        <w:rPr>
          <w:rFonts w:hint="cs"/>
          <w:rtl/>
        </w:rPr>
        <w:t>, הרי המשאב כבר לא נמצא על המחסנית.</w:t>
      </w:r>
    </w:p>
    <w:p w:rsidR="00025CA3" w:rsidRDefault="00025CA3" w:rsidP="00D145D8">
      <w:pPr>
        <w:rPr>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7956908"/>
      <w:r>
        <w:lastRenderedPageBreak/>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091380" w:rsidP="006C6539">
      <w:pPr>
        <w:rPr>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r>
        <w:t>Resouces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r>
      <w:r w:rsidRPr="00091380">
        <w:rPr>
          <w:b/>
          <w:bCs/>
        </w:rPr>
        <w:t>explicit</w:t>
      </w:r>
      <w:r>
        <w:t xml:space="preserve">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bookmarkStart w:id="10" w:name="_Toc7956909"/>
      <w:r>
        <w:t>Resouces r = ‘a’;</w:t>
      </w:r>
    </w:p>
    <w:p w:rsidR="00091380" w:rsidRDefault="00091380" w:rsidP="00091380">
      <w:pPr>
        <w:rPr>
          <w:rtl/>
        </w:rPr>
      </w:pPr>
      <w:r>
        <w:rPr>
          <w:rFonts w:hint="cs"/>
          <w:rtl/>
        </w:rPr>
        <w:t>תגרום לשגיאת קומפילציה.</w:t>
      </w:r>
    </w:p>
    <w:p w:rsidR="002828BC" w:rsidRDefault="002828BC" w:rsidP="00091380">
      <w:pPr>
        <w:rPr>
          <w:rtl/>
        </w:rPr>
      </w:pPr>
      <w:r>
        <w:rPr>
          <w:rFonts w:hint="cs"/>
          <w:rtl/>
        </w:rPr>
        <w:t>והדרך היחידה לאתחל אובייקט היא כך:</w:t>
      </w:r>
    </w:p>
    <w:p w:rsidR="002828BC" w:rsidRDefault="002828BC" w:rsidP="002828BC">
      <w:pPr>
        <w:bidi w:val="0"/>
      </w:pPr>
      <w:r>
        <w:t>Resouces r(1);</w:t>
      </w:r>
    </w:p>
    <w:p w:rsidR="00962E42" w:rsidRDefault="00962E42" w:rsidP="00962E42">
      <w:pPr>
        <w:rPr>
          <w:rtl/>
        </w:rPr>
      </w:pPr>
      <w:r>
        <w:rPr>
          <w:rFonts w:hint="cs"/>
          <w:rtl/>
        </w:rPr>
        <w:t>באופן כזה הקומפיילר לא יסכים להמרות.</w:t>
      </w:r>
    </w:p>
    <w:p w:rsidR="00962E42" w:rsidRDefault="00962E42" w:rsidP="00962E42">
      <w:r>
        <w:rPr>
          <w:rFonts w:hint="cs"/>
          <w:rtl/>
        </w:rPr>
        <w:t xml:space="preserve">בתור ברירת מחדל, כדאי תמיד לתת </w:t>
      </w:r>
      <w:r w:rsidRPr="00091380">
        <w:rPr>
          <w:b/>
          <w:bCs/>
        </w:rPr>
        <w:t>explicit</w:t>
      </w:r>
      <w:r>
        <w:rPr>
          <w:rFonts w:hint="cs"/>
          <w:rtl/>
        </w:rPr>
        <w:t>.</w:t>
      </w:r>
    </w:p>
    <w:p w:rsidR="00FA6441" w:rsidRDefault="00FA6441" w:rsidP="00962E42"/>
    <w:p w:rsidR="00FA6441" w:rsidRPr="00962E42" w:rsidRDefault="00FA6441" w:rsidP="00962E42">
      <w:pPr>
        <w:rPr>
          <w:rFonts w:hint="cs"/>
          <w:rtl/>
        </w:rPr>
      </w:pPr>
      <w:r>
        <w:rPr>
          <w:rFonts w:hint="cs"/>
          <w:rtl/>
        </w:rPr>
        <w:t xml:space="preserve">הערה: ניתן לתת </w:t>
      </w:r>
      <w:r>
        <w:t>explicit</w:t>
      </w:r>
      <w:r>
        <w:rPr>
          <w:rFonts w:hint="cs"/>
          <w:rtl/>
        </w:rPr>
        <w:t xml:space="preserve"> גם על אופרטורים של המרה.</w:t>
      </w:r>
    </w:p>
    <w:p w:rsidR="002828BC" w:rsidRDefault="002828BC" w:rsidP="002828BC">
      <w:pPr>
        <w:pStyle w:val="CodeStyle"/>
      </w:pPr>
    </w:p>
    <w:p w:rsidR="00BC25BE" w:rsidRDefault="00BC25BE" w:rsidP="006C6539">
      <w:pPr>
        <w:pStyle w:val="Heading3"/>
      </w:pPr>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lastRenderedPageBreak/>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7956910"/>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A515B6" w:rsidRDefault="00A515B6" w:rsidP="006C6539">
      <w:pPr>
        <w:rPr>
          <w:rFonts w:hint="cs"/>
          <w:rtl/>
        </w:rPr>
      </w:pPr>
      <w:r>
        <w:rPr>
          <w:rFonts w:hint="cs"/>
          <w:rtl/>
        </w:rPr>
        <w:t xml:space="preserve">הערה: גם </w:t>
      </w:r>
      <w:r>
        <w:t>move ctor/ move assign oper</w:t>
      </w:r>
      <w:r>
        <w:rPr>
          <w:rFonts w:hint="cs"/>
          <w:rtl/>
        </w:rPr>
        <w:t xml:space="preserve"> ניתנים בחינם. זה קובע כאשר לקלאס המועבר יש שדות שהם עצמם אובייקטים בעלי </w:t>
      </w:r>
      <w:r>
        <w:t>move ctor</w:t>
      </w:r>
      <w:r>
        <w:rPr>
          <w:rFonts w:hint="cs"/>
          <w:rtl/>
        </w:rPr>
        <w:t xml:space="preserve">. </w:t>
      </w:r>
    </w:p>
    <w:p w:rsidR="009A1FDC" w:rsidRDefault="009A1FDC" w:rsidP="006C6539">
      <w:pPr>
        <w:pStyle w:val="Heading3"/>
      </w:pPr>
      <w:bookmarkStart w:id="12" w:name="_Toc7956911"/>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7956912"/>
      <w:r>
        <w:t>Virtual d'tor (Meyers, Item 7)</w:t>
      </w:r>
      <w:bookmarkEnd w:id="13"/>
    </w:p>
    <w:p w:rsidR="00F24C0C" w:rsidRDefault="00F24C0C" w:rsidP="000304E2">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0304E2" w:rsidRDefault="00F24C0C" w:rsidP="006C6539">
      <w:pPr>
        <w:rPr>
          <w:rFonts w:hint="cs"/>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w:t>
      </w:r>
      <w:r w:rsidR="000304E2">
        <w:rPr>
          <w:rFonts w:hint="cs"/>
          <w:rtl/>
        </w:rPr>
        <w:t xml:space="preserve">אז אמנם יש רק טבלה וירטואלית אחת אבל שדה </w:t>
      </w:r>
      <w:r w:rsidR="000304E2">
        <w:t>vptr</w:t>
      </w:r>
      <w:r w:rsidR="000304E2">
        <w:rPr>
          <w:rFonts w:hint="cs"/>
          <w:rtl/>
        </w:rPr>
        <w:t xml:space="preserve"> מצטרף </w:t>
      </w:r>
      <w:r w:rsidR="000304E2" w:rsidRPr="000304E2">
        <w:rPr>
          <w:rFonts w:hint="cs"/>
          <w:b/>
          <w:bCs/>
          <w:rtl/>
        </w:rPr>
        <w:t>לכל אובייקט</w:t>
      </w:r>
      <w:r w:rsidR="000304E2">
        <w:rPr>
          <w:rFonts w:hint="cs"/>
          <w:rtl/>
        </w:rPr>
        <w:t xml:space="preserve"> ואם יש הרבה אובייקטים זה בהחלט עלול להעמיס. </w:t>
      </w:r>
    </w:p>
    <w:p w:rsidR="000304E2" w:rsidRDefault="000304E2" w:rsidP="006C6539">
      <w:pPr>
        <w:rPr>
          <w:rtl/>
        </w:rPr>
      </w:pP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7956913"/>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r>
        <w:lastRenderedPageBreak/>
        <w:t>Ref types within class</w:t>
      </w:r>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5" w:name="_Toc7956914"/>
      <w:r>
        <w:t>T</w:t>
      </w:r>
      <w:r w:rsidR="007875AF">
        <w:t>emplates</w:t>
      </w:r>
      <w:bookmarkEnd w:id="15"/>
    </w:p>
    <w:p w:rsidR="007902E0" w:rsidRDefault="00BC25BE" w:rsidP="006C6539">
      <w:pPr>
        <w:pStyle w:val="Heading3"/>
      </w:pPr>
      <w:bookmarkStart w:id="16" w:name="_Toc7956915"/>
      <w:r>
        <w:t>Using an existing template</w:t>
      </w:r>
      <w:bookmarkEnd w:id="16"/>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5"/>
                    <a:stretch>
                      <a:fillRect/>
                    </a:stretch>
                  </pic:blipFill>
                  <pic:spPr>
                    <a:xfrm>
                      <a:off x="0" y="0"/>
                      <a:ext cx="2759359" cy="708373"/>
                    </a:xfrm>
                    <a:prstGeom prst="rect">
                      <a:avLst/>
                    </a:prstGeom>
                  </pic:spPr>
                </pic:pic>
              </a:graphicData>
            </a:graphic>
          </wp:inline>
        </w:drawing>
      </w:r>
    </w:p>
    <w:p w:rsidR="009F1B0A" w:rsidRDefault="00A724FA" w:rsidP="006C6539">
      <w:pPr>
        <w:rPr>
          <w:rtl/>
        </w:rPr>
      </w:pPr>
      <w:r>
        <w:t>Get&lt;0&gt;</w:t>
      </w:r>
      <w:r w:rsidR="00172C3A">
        <w:rPr>
          <w:rFonts w:hint="cs"/>
          <w:rtl/>
        </w:rPr>
        <w:t xml:space="preserve"> מחזיר את הארגומנט הראשון.</w:t>
      </w:r>
    </w:p>
    <w:p w:rsidR="00172C3A" w:rsidRDefault="00172C3A" w:rsidP="00172C3A">
      <w:pPr>
        <w:pStyle w:val="Heading3"/>
        <w:bidi/>
        <w:rPr>
          <w:rtl/>
        </w:rPr>
      </w:pPr>
      <w:r>
        <w:t>Class templates</w:t>
      </w:r>
    </w:p>
    <w:p w:rsidR="00172C3A" w:rsidRDefault="00172C3A" w:rsidP="00172C3A">
      <w:pPr>
        <w:rPr>
          <w:rtl/>
        </w:rPr>
      </w:pPr>
      <w:r>
        <w:rPr>
          <w:rFonts w:hint="cs"/>
          <w:rtl/>
        </w:rPr>
        <w:t>דוגמא</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Point(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rPr>
          <w:rtl/>
        </w:rPr>
      </w:pPr>
    </w:p>
    <w:p w:rsidR="00172C3A" w:rsidRDefault="00D11B5C" w:rsidP="00172C3A">
      <w:pPr>
        <w:rPr>
          <w:rtl/>
        </w:rPr>
      </w:pPr>
      <w:r>
        <w:rPr>
          <w:rFonts w:hint="cs"/>
          <w:rtl/>
        </w:rPr>
        <w:t>ו</w:t>
      </w:r>
      <w:r w:rsidR="00172C3A">
        <w:rPr>
          <w:rFonts w:hint="cs"/>
          <w:rtl/>
        </w:rPr>
        <w:t>שימוש:</w:t>
      </w:r>
    </w:p>
    <w:p w:rsidR="00172C3A" w:rsidRDefault="00172C3A" w:rsidP="00172C3A">
      <w:pPr>
        <w:bidi w:val="0"/>
      </w:pPr>
      <w:r>
        <w:lastRenderedPageBreak/>
        <w:t>Point&lt;int&gt; p1(10, 11);</w:t>
      </w:r>
    </w:p>
    <w:p w:rsidR="00172C3A" w:rsidRDefault="00172C3A" w:rsidP="00172C3A">
      <w:pPr>
        <w:bidi w:val="0"/>
      </w:pPr>
      <w:r>
        <w:t>Point&lt;double&gt; p1(0.1, 0.2);</w:t>
      </w:r>
    </w:p>
    <w:p w:rsidR="00E04003" w:rsidRDefault="00E04003" w:rsidP="00E04003">
      <w:pPr>
        <w:bidi w:val="0"/>
      </w:pPr>
    </w:p>
    <w:p w:rsidR="00D11B5C" w:rsidRDefault="00D11B5C" w:rsidP="00E04003">
      <w:pPr>
        <w:pStyle w:val="ListParagraph"/>
        <w:numPr>
          <w:ilvl w:val="0"/>
          <w:numId w:val="12"/>
        </w:numPr>
        <w:rPr>
          <w:rtl/>
        </w:rPr>
      </w:pPr>
      <w:r>
        <w:rPr>
          <w:rFonts w:hint="cs"/>
          <w:rtl/>
        </w:rPr>
        <w:t>מבחינת הקומפיילר מדובר כאן בשני קלאסים שונים - הטיפוס הוא חלק מהחותמת של הקלאס.</w:t>
      </w:r>
    </w:p>
    <w:p w:rsidR="00D11B5C" w:rsidRDefault="00D11B5C" w:rsidP="00E04003">
      <w:pPr>
        <w:pStyle w:val="ListParagraph"/>
        <w:numPr>
          <w:ilvl w:val="0"/>
          <w:numId w:val="12"/>
        </w:numPr>
        <w:rPr>
          <w:rtl/>
        </w:rPr>
      </w:pPr>
      <w:r>
        <w:rPr>
          <w:rFonts w:hint="cs"/>
          <w:rtl/>
        </w:rPr>
        <w:t xml:space="preserve">הרחבת התבנית קצת דומה למה שעושה </w:t>
      </w:r>
      <w:r>
        <w:t>include</w:t>
      </w:r>
      <w:r>
        <w:rPr>
          <w:rFonts w:hint="cs"/>
          <w:rtl/>
        </w:rPr>
        <w:t xml:space="preserve"> אלא שכאן הקומפיילר מייצר את הקוד ישירות ב </w:t>
      </w:r>
      <w:r>
        <w:t>obj</w:t>
      </w:r>
      <w:r>
        <w:rPr>
          <w:rFonts w:hint="cs"/>
          <w:rtl/>
        </w:rPr>
        <w:t>.</w:t>
      </w:r>
    </w:p>
    <w:p w:rsidR="00D11B5C" w:rsidRDefault="00D11B5C" w:rsidP="00E04003">
      <w:pPr>
        <w:pStyle w:val="ListParagraph"/>
        <w:numPr>
          <w:ilvl w:val="0"/>
          <w:numId w:val="12"/>
        </w:numPr>
      </w:pPr>
      <w:r>
        <w:rPr>
          <w:rFonts w:hint="cs"/>
          <w:rtl/>
        </w:rPr>
        <w:t xml:space="preserve">נמצא אם כן שהקוד הנ"ל גרם ליצור של שני קלאסים ואם שני קבצי </w:t>
      </w:r>
      <w:r>
        <w:t>cpp</w:t>
      </w:r>
      <w:r>
        <w:rPr>
          <w:rFonts w:hint="cs"/>
          <w:rtl/>
        </w:rPr>
        <w:t xml:space="preserve"> השתמשו בתבנית </w:t>
      </w:r>
      <w:r w:rsidR="005455BE">
        <w:rPr>
          <w:rFonts w:hint="cs"/>
          <w:rtl/>
        </w:rPr>
        <w:t xml:space="preserve">עם אותו טיפוס </w:t>
      </w:r>
      <w:r>
        <w:rPr>
          <w:rFonts w:hint="cs"/>
          <w:rtl/>
        </w:rPr>
        <w:t xml:space="preserve">אז לכל אחד מהם יש הרחבה משלו שנמצאת ב </w:t>
      </w:r>
      <w:r>
        <w:t>obj</w:t>
      </w:r>
      <w:r>
        <w:rPr>
          <w:rFonts w:hint="cs"/>
          <w:rtl/>
        </w:rPr>
        <w:t xml:space="preserve"> שלו. מעשית הלינקר יודע לזהות זאת ולא צועק על התנגשות בשמות. </w:t>
      </w:r>
      <w:r w:rsidR="005455BE">
        <w:rPr>
          <w:rFonts w:hint="cs"/>
          <w:rtl/>
        </w:rPr>
        <w:t xml:space="preserve">אפשר להשתמש במילת </w:t>
      </w:r>
      <w:r w:rsidR="005455BE">
        <w:t xml:space="preserve">extern </w:t>
      </w:r>
      <w:r w:rsidR="005455BE">
        <w:rPr>
          <w:rFonts w:hint="cs"/>
          <w:rtl/>
        </w:rPr>
        <w:t xml:space="preserve">   כדי לחסוך </w:t>
      </w:r>
      <w:r>
        <w:rPr>
          <w:rFonts w:hint="cs"/>
          <w:rtl/>
        </w:rPr>
        <w:t>הרחבות כפולות.</w:t>
      </w:r>
    </w:p>
    <w:p w:rsidR="00E04003" w:rsidRDefault="00E04003" w:rsidP="00E04003">
      <w:pPr>
        <w:pStyle w:val="ListParagraph"/>
        <w:numPr>
          <w:ilvl w:val="0"/>
          <w:numId w:val="12"/>
        </w:numPr>
        <w:rPr>
          <w:rtl/>
        </w:rPr>
      </w:pPr>
      <w:r>
        <w:rPr>
          <w:rFonts w:hint="cs"/>
          <w:rtl/>
        </w:rPr>
        <w:t>אם לא משתמשים בתבנית אז הקומפיילר כלל לא מייצר עבורו קוד, כלומר לא מקמפל</w:t>
      </w:r>
      <w:r>
        <w:rPr>
          <w:rStyle w:val="FootnoteReference"/>
          <w:rtl/>
        </w:rPr>
        <w:footnoteReference w:id="1"/>
      </w:r>
      <w:r>
        <w:rPr>
          <w:rFonts w:hint="cs"/>
          <w:rtl/>
        </w:rPr>
        <w:t xml:space="preserve"> אותו (אין שגיאות קומפילציה). כדי לאלץ קומפילציה צריך לעשות פשוט שימוש בתבנית או להשתמש בתכונה חדשה של השפה, ההצהרה : </w:t>
      </w:r>
      <w:r>
        <w:t>explicit Point&lt;in&gt;</w:t>
      </w:r>
      <w:r>
        <w:rPr>
          <w:rFonts w:hint="cs"/>
          <w:rtl/>
        </w:rPr>
        <w:t xml:space="preserve"> תאלץ את הקומפיילר לקמפל ולמצוא טעויות.</w:t>
      </w:r>
    </w:p>
    <w:p w:rsidR="00E04003" w:rsidRPr="00D11B5C" w:rsidRDefault="00E04003" w:rsidP="005455BE">
      <w:pPr>
        <w:rPr>
          <w:rtl/>
        </w:rPr>
      </w:pPr>
    </w:p>
    <w:p w:rsidR="008B5EA9" w:rsidRDefault="00547391" w:rsidP="006C6539">
      <w:pPr>
        <w:pStyle w:val="Heading3"/>
      </w:pPr>
      <w:bookmarkStart w:id="17" w:name="_Toc7956916"/>
      <w:r>
        <w:t>F</w:t>
      </w:r>
      <w:r w:rsidR="00BC25BE">
        <w:t>unction template</w:t>
      </w:r>
      <w:r>
        <w:t>s</w:t>
      </w:r>
      <w:bookmarkEnd w:id="17"/>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6"/>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5455BE">
      <w:pPr>
        <w:pStyle w:val="CodeStyle"/>
        <w:rPr>
          <w:rtl/>
        </w:rPr>
      </w:pPr>
      <w:r>
        <w:t>max&lt;double&gt;(10, 10.1)</w:t>
      </w:r>
    </w:p>
    <w:p w:rsidR="00576D02" w:rsidRDefault="00A724FA" w:rsidP="006C6539">
      <w:r>
        <w:rPr>
          <w:rFonts w:hint="cs"/>
          <w:rtl/>
        </w:rPr>
        <w:t>כאן, 10 יומר לדבל.</w:t>
      </w:r>
      <w:r w:rsidR="007E6326">
        <w:t xml:space="preserve"> </w:t>
      </w:r>
    </w:p>
    <w:p w:rsidR="00793BC3" w:rsidRDefault="00576D02" w:rsidP="0025075D">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25075D">
        <w:rPr>
          <w:rFonts w:hint="cs"/>
          <w:rtl/>
        </w:rPr>
        <w:t>(</w:t>
      </w:r>
      <w:r w:rsidR="00A724FA">
        <w:rPr>
          <w:rFonts w:hint="cs"/>
          <w:rtl/>
        </w:rPr>
        <w:t>אמנם היה אפשר לה</w:t>
      </w:r>
      <w:r>
        <w:rPr>
          <w:rFonts w:hint="cs"/>
          <w:rtl/>
        </w:rPr>
        <w:t>שתמש בשורה שבהערה, אולם יש מקומות ש</w:t>
      </w:r>
      <w:r w:rsidR="0025075D">
        <w:rPr>
          <w:rFonts w:hint="cs"/>
          <w:rtl/>
        </w:rPr>
        <w:t>נדרש לומר במפורש).</w:t>
      </w:r>
    </w:p>
    <w:p w:rsidR="00172C3A" w:rsidRDefault="00172C3A" w:rsidP="006C6539">
      <w:pPr>
        <w:rPr>
          <w:rtl/>
        </w:rPr>
      </w:pPr>
    </w:p>
    <w:p w:rsidR="00793BC3" w:rsidRDefault="00A724FA" w:rsidP="006C6539">
      <w:pPr>
        <w:rPr>
          <w:rtl/>
        </w:rPr>
      </w:pPr>
      <w:r>
        <w:rPr>
          <w:rFonts w:hint="cs"/>
          <w:rtl/>
        </w:rPr>
        <w:t>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pPr>
      <w:bookmarkStart w:id="18" w:name="_Toc7956917"/>
      <w:r>
        <w:t>Class</w:t>
      </w:r>
      <w:r w:rsidR="00C61FEB">
        <w:t xml:space="preserve"> templates</w:t>
      </w:r>
      <w:bookmarkEnd w:id="18"/>
    </w:p>
    <w:p w:rsidR="004A110D" w:rsidRDefault="00A724FA" w:rsidP="006C6539">
      <w:pPr>
        <w:rPr>
          <w:rFonts w:hint="cs"/>
          <w:rtl/>
        </w:rPr>
      </w:pPr>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להכנ</w:t>
      </w:r>
      <w:r w:rsidR="00976C91">
        <w:rPr>
          <w:rFonts w:hint="cs"/>
          <w:rtl/>
        </w:rPr>
        <w:t xml:space="preserve">יס את גוף המתודות במקום הגדרתם (זה לא אילוץ של השפה, זה פשוט בא למנוע מצב שמי שעושה </w:t>
      </w:r>
      <w:r w:rsidR="00976C91">
        <w:t>include</w:t>
      </w:r>
      <w:r w:rsidR="00976C91">
        <w:rPr>
          <w:rFonts w:hint="cs"/>
          <w:rtl/>
        </w:rPr>
        <w:t xml:space="preserve"> יראה גם את המימוש).</w:t>
      </w:r>
    </w:p>
    <w:p w:rsidR="00576D02" w:rsidRDefault="00576D02" w:rsidP="006C6539">
      <w:pPr>
        <w:pStyle w:val="Heading3"/>
      </w:pPr>
      <w:bookmarkStart w:id="19" w:name="_Toc7956918"/>
      <w:r>
        <w:t>Template specialization</w:t>
      </w:r>
      <w:bookmarkEnd w:id="19"/>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lastRenderedPageBreak/>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FB519F" w:rsidRDefault="00FB519F" w:rsidP="00FB519F">
      <w:pPr>
        <w:pStyle w:val="Heading3"/>
        <w:bidi/>
        <w:rPr>
          <w:rtl/>
        </w:rPr>
      </w:pPr>
      <w:r>
        <w:t>Variadic Templates</w:t>
      </w:r>
    </w:p>
    <w:p w:rsidR="00FB519F" w:rsidRDefault="00FB519F" w:rsidP="00FB519F">
      <w:pPr>
        <w:rPr>
          <w:rtl/>
        </w:rPr>
      </w:pPr>
      <w:r>
        <w:rPr>
          <w:rFonts w:hint="cs"/>
          <w:rtl/>
        </w:rPr>
        <w:t>תבנית שמקבלת מספר לא מוגדר מראש של ארגומנטים.</w:t>
      </w:r>
    </w:p>
    <w:p w:rsidR="00FB519F" w:rsidRDefault="00FB519F" w:rsidP="00C7724C">
      <w:pPr>
        <w:rPr>
          <w:rtl/>
        </w:rPr>
      </w:pPr>
      <w:r>
        <w:rPr>
          <w:rFonts w:hint="cs"/>
          <w:rtl/>
        </w:rPr>
        <w:t>הדוגמא הבאה מחשבת מינימום</w:t>
      </w:r>
      <w:r w:rsidR="00C7724C">
        <w:rPr>
          <w:rFonts w:hint="cs"/>
          <w:rtl/>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 xml:space="preserve">... </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m = minElement(</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 &lt;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m;</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pStyle w:val="ListParagraph"/>
        <w:numPr>
          <w:ilvl w:val="0"/>
          <w:numId w:val="11"/>
        </w:numPr>
        <w:bidi w:val="0"/>
      </w:pPr>
      <w:r w:rsidRPr="00AA67C0">
        <w:t xml:space="preserve">typename... Args is called a template parameter pack, </w:t>
      </w:r>
    </w:p>
    <w:p w:rsidR="00AA67C0" w:rsidRDefault="00AA67C0" w:rsidP="00AA67C0">
      <w:pPr>
        <w:pStyle w:val="ListParagraph"/>
        <w:numPr>
          <w:ilvl w:val="0"/>
          <w:numId w:val="11"/>
        </w:numPr>
        <w:bidi w:val="0"/>
      </w:pPr>
      <w:r w:rsidRPr="00AA67C0">
        <w:t>Args... args is called a function parameter pack </w:t>
      </w:r>
    </w:p>
    <w:p w:rsidR="00AA67C0" w:rsidRPr="00AA67C0" w:rsidRDefault="00AA67C0" w:rsidP="00AA67C0">
      <w:pPr>
        <w:pStyle w:val="ListParagraph"/>
        <w:numPr>
          <w:ilvl w:val="0"/>
          <w:numId w:val="11"/>
        </w:numPr>
        <w:bidi w:val="0"/>
        <w:rPr>
          <w:rtl/>
        </w:rPr>
      </w:pPr>
      <w:r w:rsidRPr="00AA67C0">
        <w:t>(Args is, of course, a completely arbitrary name and could be anything else)</w:t>
      </w:r>
    </w:p>
    <w:p w:rsidR="00AA67C0" w:rsidRDefault="00AA67C0" w:rsidP="00AA67C0">
      <w:pPr>
        <w:rPr>
          <w:rtl/>
        </w:rPr>
      </w:pPr>
      <w:r>
        <w:rPr>
          <w:rFonts w:hint="cs"/>
          <w:rtl/>
        </w:rPr>
        <w:t>הערות לגבי קוד זה:</w:t>
      </w:r>
    </w:p>
    <w:p w:rsidR="00AA67C0" w:rsidRDefault="00AA67C0" w:rsidP="00AA67C0">
      <w:pPr>
        <w:pStyle w:val="ListParagraph"/>
        <w:numPr>
          <w:ilvl w:val="0"/>
          <w:numId w:val="10"/>
        </w:numPr>
      </w:pPr>
      <w:r>
        <w:rPr>
          <w:rFonts w:hint="cs"/>
          <w:rtl/>
        </w:rPr>
        <w:t>כל הארגומנטים מאותו טיפוס [משמע שאין אפשרות אחרת]</w:t>
      </w:r>
    </w:p>
    <w:p w:rsidR="00AA67C0" w:rsidRDefault="00AA67C0" w:rsidP="00AA67C0">
      <w:pPr>
        <w:pStyle w:val="ListParagraph"/>
        <w:numPr>
          <w:ilvl w:val="0"/>
          <w:numId w:val="10"/>
        </w:numPr>
      </w:pPr>
      <w:r>
        <w:rPr>
          <w:rFonts w:hint="cs"/>
          <w:rtl/>
        </w:rPr>
        <w:t xml:space="preserve">הרקורסיה בדוגמא הנ"ל מתבצעת בזמן </w:t>
      </w:r>
      <w:r w:rsidRPr="00AA67C0">
        <w:rPr>
          <w:rFonts w:hint="cs"/>
          <w:b/>
          <w:bCs/>
          <w:rtl/>
        </w:rPr>
        <w:t>קומפילציה</w:t>
      </w:r>
      <w:r>
        <w:rPr>
          <w:rFonts w:hint="cs"/>
          <w:rtl/>
        </w:rPr>
        <w:t>.</w:t>
      </w:r>
    </w:p>
    <w:p w:rsidR="00AA67C0" w:rsidRDefault="00AA67C0" w:rsidP="00AA67C0">
      <w:pPr>
        <w:pStyle w:val="ListParagraph"/>
        <w:numPr>
          <w:ilvl w:val="0"/>
          <w:numId w:val="10"/>
        </w:numPr>
      </w:pPr>
      <w:r>
        <w:rPr>
          <w:rFonts w:hint="cs"/>
          <w:rtl/>
        </w:rPr>
        <w:t>כאשר יש ארגומנט אחד בלבד, הקומפיילר יעדיף את התבנית אשר מכילה ארגומנט אחד בלבד (כלומר את הראשונה בדוגמא הנ"ל).</w:t>
      </w:r>
    </w:p>
    <w:p w:rsidR="00390584" w:rsidRDefault="00390584" w:rsidP="00390584">
      <w:pPr>
        <w:pStyle w:val="ListParagraph"/>
        <w:rPr>
          <w:rtl/>
        </w:rPr>
      </w:pPr>
    </w:p>
    <w:p w:rsidR="00390584" w:rsidRPr="00390584" w:rsidRDefault="00390584" w:rsidP="00390584">
      <w:r>
        <w:rPr>
          <w:rFonts w:hint="cs"/>
          <w:rtl/>
        </w:rPr>
        <w:t xml:space="preserve">דרך נוספת לשימוש ב </w:t>
      </w:r>
      <w:r>
        <w:t>var-temp</w:t>
      </w:r>
      <w:r>
        <w:rPr>
          <w:rFonts w:hint="cs"/>
          <w:rtl/>
        </w:rPr>
        <w:t xml:space="preserve"> אבל ללא רקורסיה מודגם בפרויקט </w:t>
      </w:r>
      <w:r>
        <w:t>varTemplates.sln</w:t>
      </w:r>
    </w:p>
    <w:p w:rsidR="0086530C" w:rsidRDefault="0086530C" w:rsidP="006C6539">
      <w:pPr>
        <w:pStyle w:val="Heading3"/>
      </w:pPr>
      <w:bookmarkStart w:id="20" w:name="_Toc7956919"/>
      <w:r>
        <w:t>Special usage templates</w:t>
      </w:r>
      <w:bookmarkEnd w:id="20"/>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lastRenderedPageBreak/>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2"/>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962E42" w:rsidP="006C6539">
      <w:pPr>
        <w:rPr>
          <w:rtl/>
        </w:rPr>
      </w:pPr>
      <w:hyperlink r:id="rId17"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1" w:name="_Toc7956920"/>
      <w:r w:rsidRPr="0038005E">
        <w:rPr>
          <w:highlight w:val="white"/>
        </w:rPr>
        <w:t>typename keyword</w:t>
      </w:r>
      <w:bookmarkEnd w:id="21"/>
    </w:p>
    <w:p w:rsidR="00B158D9" w:rsidRDefault="00962E42" w:rsidP="00B158D9">
      <w:pPr>
        <w:bidi w:val="0"/>
        <w:rPr>
          <w:highlight w:val="white"/>
        </w:rPr>
      </w:pPr>
      <w:hyperlink r:id="rId18"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0338C4">
      <w:pPr>
        <w:rPr>
          <w:rFonts w:hint="cs"/>
          <w:highlight w:val="white"/>
          <w:rtl/>
        </w:rPr>
      </w:pPr>
      <w:r>
        <w:rPr>
          <w:rFonts w:hint="cs"/>
          <w:highlight w:val="white"/>
          <w:rtl/>
        </w:rPr>
        <w:t xml:space="preserve">בקוד הבא, הטיפוס של </w:t>
      </w:r>
      <w:r>
        <w:rPr>
          <w:highlight w:val="white"/>
        </w:rPr>
        <w:t>p</w:t>
      </w:r>
      <w:r>
        <w:rPr>
          <w:rFonts w:hint="cs"/>
          <w:highlight w:val="white"/>
          <w:rtl/>
        </w:rPr>
        <w:t xml:space="preserve"> תלוי </w:t>
      </w:r>
      <w:r w:rsidR="000338C4">
        <w:rPr>
          <w:rFonts w:hint="cs"/>
          <w:highlight w:val="white"/>
          <w:rtl/>
        </w:rPr>
        <w:t xml:space="preserve">באינסטסיאציה של הפונקציה </w:t>
      </w:r>
      <w:r w:rsidR="000338C4">
        <w:rPr>
          <w:highlight w:val="white"/>
        </w:rPr>
        <w:t>foo</w:t>
      </w:r>
      <w:r w:rsidR="000338C4">
        <w:rPr>
          <w:rFonts w:hint="cs"/>
          <w:highlight w:val="white"/>
          <w:rtl/>
        </w:rPr>
        <w:t>.</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t>template &lt;typename T&gt;</w:t>
      </w:r>
    </w:p>
    <w:p w:rsidR="0098136F" w:rsidRPr="00733717" w:rsidRDefault="0098136F" w:rsidP="0098136F">
      <w:pPr>
        <w:bidi w:val="0"/>
        <w:rPr>
          <w:rFonts w:ascii="Consolas" w:hAnsi="Consolas" w:cs="Courier New"/>
        </w:rPr>
      </w:pPr>
      <w:r w:rsidRPr="00733717">
        <w:rPr>
          <w:rFonts w:ascii="Consolas" w:hAnsi="Consolas" w:cs="Courier New"/>
        </w:rPr>
        <w:lastRenderedPageBreak/>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976C91" w:rsidRPr="00C9100E" w:rsidRDefault="00976C91" w:rsidP="00976C91">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76C91" w:rsidRDefault="00976C91" w:rsidP="00053459">
      <w:pPr>
        <w:rPr>
          <w:highlight w:val="white"/>
          <w:rtl/>
        </w:rPr>
      </w:pPr>
    </w:p>
    <w:p w:rsidR="000338C4" w:rsidRDefault="000338C4" w:rsidP="00053459">
      <w:pPr>
        <w:rPr>
          <w:highlight w:val="white"/>
          <w:rtl/>
        </w:rPr>
      </w:pPr>
      <w:r>
        <w:rPr>
          <w:rFonts w:hint="cs"/>
          <w:highlight w:val="white"/>
          <w:rtl/>
        </w:rPr>
        <w:t>בהינתן</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0338C4" w:rsidP="000338C4">
      <w:pPr>
        <w:rPr>
          <w:rtl/>
        </w:rPr>
      </w:pPr>
      <w:r>
        <w:rPr>
          <w:rFonts w:hint="cs"/>
          <w:rtl/>
        </w:rPr>
        <w:t>ה</w:t>
      </w:r>
      <w:r w:rsidR="00D0398C">
        <w:rPr>
          <w:rFonts w:hint="cs"/>
          <w:rtl/>
        </w:rPr>
        <w:t xml:space="preserve">קוד הבא, </w:t>
      </w:r>
      <w:r>
        <w:rPr>
          <w:rFonts w:hint="cs"/>
          <w:rtl/>
        </w:rPr>
        <w:t xml:space="preserve">קובע את </w:t>
      </w:r>
      <w:r>
        <w:t xml:space="preserve">p </w:t>
      </w:r>
      <w:r>
        <w:rPr>
          <w:rFonts w:hint="cs"/>
          <w:rtl/>
        </w:rPr>
        <w:t xml:space="preserve"> להיות </w:t>
      </w:r>
      <w:r w:rsidR="00D0398C">
        <w:rPr>
          <w:rFonts w:hint="cs"/>
          <w:rtl/>
        </w:rPr>
        <w:t xml:space="preserve">מצביע ל </w:t>
      </w:r>
      <w:r w:rsidR="00D0398C">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r>
        <w:rPr>
          <w:highlight w:val="white"/>
        </w:rPr>
        <w:t>Type deduction</w:t>
      </w:r>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bookmarkStart w:id="22" w:name="_GoBack"/>
      <w:bookmarkEnd w:id="22"/>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lastRenderedPageBreak/>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3" w:name="_Toc7956921"/>
      <w:r>
        <w:t>Containters</w:t>
      </w:r>
      <w:bookmarkEnd w:id="23"/>
    </w:p>
    <w:p w:rsidR="00A27E41" w:rsidRDefault="00DA2815" w:rsidP="006C6539">
      <w:pPr>
        <w:pStyle w:val="Heading3"/>
      </w:pPr>
      <w:bookmarkStart w:id="24" w:name="_Toc7956922"/>
      <w:r>
        <w:t>Standard containters</w:t>
      </w:r>
      <w:bookmarkEnd w:id="2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5" w:name="_Toc7956923"/>
      <w:r>
        <w:t>vector</w:t>
      </w:r>
      <w:bookmarkEnd w:id="25"/>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6" w:name="_Toc7956924"/>
      <w:r>
        <w:t>List</w:t>
      </w:r>
      <w:bookmarkEnd w:id="2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27" w:name="_Toc7956925"/>
      <w:r>
        <w:rPr>
          <w:highlight w:val="white"/>
        </w:rPr>
        <w:lastRenderedPageBreak/>
        <w:t>M</w:t>
      </w:r>
      <w:r w:rsidR="000A3F45">
        <w:rPr>
          <w:highlight w:val="white"/>
        </w:rPr>
        <w:t>ap</w:t>
      </w:r>
      <w:bookmarkEnd w:id="2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28" w:name="_Toc7956926"/>
      <w:r>
        <w:lastRenderedPageBreak/>
        <w:t xml:space="preserve">Range based </w:t>
      </w:r>
      <w:r w:rsidR="001A7E09">
        <w:t>`for`</w:t>
      </w:r>
      <w:bookmarkEnd w:id="28"/>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3"/>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927798" w:rsidRDefault="00927798" w:rsidP="00927798">
      <w:pPr>
        <w:rPr>
          <w:rtl/>
        </w:rPr>
      </w:pPr>
      <w:r>
        <w:rPr>
          <w:rFonts w:hint="cs"/>
          <w:rtl/>
        </w:rPr>
        <w:t xml:space="preserve">כתיב חדש, קצת דומה ל </w:t>
      </w:r>
      <w:r>
        <w:t>for-each</w:t>
      </w:r>
    </w:p>
    <w:p w:rsidR="00927798" w:rsidRDefault="00927798" w:rsidP="005455BE">
      <w:pPr>
        <w:pStyle w:val="CodeStyle"/>
      </w:pPr>
      <w:r>
        <w:t>for (int i: v){}</w:t>
      </w:r>
    </w:p>
    <w:p w:rsidR="00927798" w:rsidRDefault="00927798" w:rsidP="005455BE">
      <w:pPr>
        <w:pStyle w:val="CodeStyle"/>
      </w:pPr>
      <w:r>
        <w:t>for (int&amp; i: v){}</w:t>
      </w:r>
    </w:p>
    <w:p w:rsidR="00927798" w:rsidRDefault="00927798" w:rsidP="005455BE">
      <w:pPr>
        <w:pStyle w:val="CodeStyle"/>
      </w:pPr>
      <w:r>
        <w:t>for (auto&amp; i: v){}</w:t>
      </w:r>
    </w:p>
    <w:p w:rsidR="00927798" w:rsidRPr="00927798" w:rsidRDefault="00927798" w:rsidP="005455BE">
      <w:pPr>
        <w:pStyle w:val="CodeStyle"/>
      </w:pPr>
      <w:r>
        <w:lastRenderedPageBreak/>
        <w:t>for(const auto&amp; i: v){}</w:t>
      </w:r>
    </w:p>
    <w:p w:rsidR="00315458" w:rsidRPr="00315458" w:rsidRDefault="001A7E09" w:rsidP="006C6539">
      <w:pPr>
        <w:pStyle w:val="Heading3"/>
      </w:pPr>
      <w:bookmarkStart w:id="29" w:name="_Toc7956927"/>
      <w:r>
        <w:t>Headers</w:t>
      </w:r>
      <w:r w:rsidR="00315458">
        <w:t xml:space="preserve"> you should know</w:t>
      </w:r>
      <w:bookmarkEnd w:id="29"/>
    </w:p>
    <w:p w:rsidR="00315458" w:rsidRDefault="00315458" w:rsidP="006C653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0" w:name="_Toc7956928"/>
      <w:r>
        <w:t>count; count_if; for( iterator);</w:t>
      </w:r>
      <w:r w:rsidR="00315458">
        <w:t xml:space="preserve"> </w:t>
      </w:r>
      <w:r>
        <w:t>all_of; any_of; none_of</w:t>
      </w:r>
      <w:bookmarkEnd w:id="30"/>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lastRenderedPageBreak/>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1" w:name="_Toc7956929"/>
      <w:r>
        <w:t>find, find_if</w:t>
      </w:r>
      <w:bookmarkEnd w:id="31"/>
    </w:p>
    <w:p w:rsidR="00266542" w:rsidRPr="00266542" w:rsidRDefault="00266542" w:rsidP="006C6539">
      <w:pPr>
        <w:bidi w:val="0"/>
        <w:rPr>
          <w:rtl/>
        </w:rPr>
      </w:pPr>
      <w:r w:rsidRPr="00266542">
        <w:lastRenderedPageBreak/>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lastRenderedPageBreak/>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2" w:name="_Toc7956930"/>
      <w:r>
        <w:t>sort</w:t>
      </w:r>
      <w:bookmarkEnd w:id="3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lastRenderedPageBreak/>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lastRenderedPageBreak/>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3" w:name="_Toc7956931"/>
      <w:r w:rsidRPr="007B7800">
        <w:t>C++11 Language Features</w:t>
      </w:r>
      <w:bookmarkEnd w:id="33"/>
    </w:p>
    <w:p w:rsidR="00083FB7" w:rsidRPr="00083FB7" w:rsidRDefault="00083FB7" w:rsidP="006C6539">
      <w:r>
        <w:t>PS- Alex Korban</w:t>
      </w:r>
    </w:p>
    <w:p w:rsidR="00302FB3" w:rsidRDefault="00017D0E" w:rsidP="006C6539">
      <w:pPr>
        <w:pStyle w:val="Heading3"/>
      </w:pPr>
      <w:bookmarkStart w:id="34" w:name="_Toc7956932"/>
      <w:r>
        <w:t>auto, decltype</w:t>
      </w:r>
      <w:bookmarkEnd w:id="3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lastRenderedPageBreak/>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962E42">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w:t>
      </w:r>
      <w:r w:rsidR="00962E42">
        <w:rPr>
          <w:rFonts w:hint="cs"/>
          <w:rtl/>
        </w:rPr>
        <w:t>ו</w:t>
      </w:r>
      <w:r>
        <w:rPr>
          <w:rFonts w:hint="cs"/>
          <w:rtl/>
        </w:rPr>
        <w:t>אין לת</w:t>
      </w:r>
      <w:r w:rsidR="00962E42">
        <w:rPr>
          <w:rFonts w:hint="cs"/>
          <w:rtl/>
        </w:rPr>
        <w:t>י</w:t>
      </w:r>
      <w:r>
        <w:rPr>
          <w:rFonts w:hint="cs"/>
          <w:rtl/>
        </w:rPr>
        <w:t>תו בארגומנט של פונקציה.</w:t>
      </w:r>
    </w:p>
    <w:p w:rsidR="00962E42" w:rsidRDefault="00962E42" w:rsidP="00962E42">
      <w:pPr>
        <w:rPr>
          <w:rtl/>
        </w:rPr>
      </w:pPr>
      <w:r>
        <w:rPr>
          <w:rFonts w:hint="cs"/>
          <w:rtl/>
        </w:rPr>
        <w:t>טריק: איך אפשר לדעת מהו הטיפוס שהקומפיילר החליט לתת למשתנה מסוים, פשוט לנסות להכניס לו ערך שבוודאי לא שייך אליו ואז לראות על מה הקומפיילר מתלונן...</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5" w:name="_Toc7956933"/>
      <w:r>
        <w:t>`c</w:t>
      </w:r>
      <w:r w:rsidR="0051392F">
        <w:t>onst</w:t>
      </w:r>
      <w:r>
        <w:t>`</w:t>
      </w:r>
      <w:r w:rsidR="0051392F">
        <w:t xml:space="preserve"> </w:t>
      </w:r>
      <w:r>
        <w:t>before</w:t>
      </w:r>
      <w:r w:rsidR="0051392F">
        <w:t xml:space="preserve"> or after</w:t>
      </w:r>
      <w:bookmarkEnd w:id="35"/>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6" w:name="_Toc7956934"/>
      <w:r>
        <w:t>Mutable</w:t>
      </w:r>
      <w:bookmarkEnd w:id="36"/>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37" w:name="_Toc7956935"/>
      <w:r>
        <w:t>Scoped enum/ enum-class</w:t>
      </w:r>
      <w:bookmarkEnd w:id="37"/>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Default="00BE7BA8" w:rsidP="00BE7BA8">
      <w:pPr>
        <w:rPr>
          <w:rtl/>
        </w:rPr>
      </w:pPr>
      <w:r>
        <w:rPr>
          <w:rFonts w:hint="cs"/>
          <w:rtl/>
        </w:rPr>
        <w:t>כמו כן, ניתן להגדיר את הטיפוס הפרמיטיבי עליו מתבססת האנומרציה</w:t>
      </w:r>
      <w:r w:rsidR="00337D11">
        <w:rPr>
          <w:rFonts w:hint="cs"/>
          <w:rtl/>
        </w:rPr>
        <w:t>:</w:t>
      </w:r>
    </w:p>
    <w:p w:rsidR="00962E42" w:rsidRDefault="00962E42" w:rsidP="00BE7BA8"/>
    <w:p w:rsidR="00BE7BA8" w:rsidRDefault="00BE7BA8" w:rsidP="00BE7BA8">
      <w:pPr>
        <w:bidi w:val="0"/>
        <w:rPr>
          <w:rtl/>
        </w:rPr>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962E42" w:rsidRDefault="00962E42" w:rsidP="00962E42">
      <w:pPr>
        <w:bidi w:val="0"/>
      </w:pP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962E42" w:rsidRDefault="00962E42" w:rsidP="00962E42">
      <w:pPr>
        <w:rPr>
          <w:rtl/>
        </w:rPr>
      </w:pPr>
      <w:r>
        <w:rPr>
          <w:rFonts w:hint="cs"/>
          <w:rtl/>
        </w:rPr>
        <w:t xml:space="preserve">החל מ מגרסא 11, אנומרציה זה לא </w:t>
      </w:r>
      <w:r>
        <w:t>int</w:t>
      </w:r>
      <w:r>
        <w:rPr>
          <w:rFonts w:hint="cs"/>
          <w:rtl/>
        </w:rPr>
        <w:t xml:space="preserve"> אלא טיפוס בפני עצמו. פירוש הדבר שאפשר להעמיס פונקציה על בסיס טיפוס האנומרציה אותו היא מקבלת, וכן אפשר להעמיס את אופרטור ++ (מה שאין כן בטיפוסים פרימיטיבי</w:t>
      </w:r>
      <w:r>
        <w:rPr>
          <w:rFonts w:hint="eastAsia"/>
          <w:rtl/>
        </w:rPr>
        <w:t>ים</w:t>
      </w:r>
      <w:r>
        <w:rPr>
          <w:rFonts w:hint="cs"/>
          <w:rtl/>
        </w:rPr>
        <w:t>)</w:t>
      </w:r>
    </w:p>
    <w:p w:rsidR="00D55AFE" w:rsidRDefault="00A01D99" w:rsidP="00D55AFE">
      <w:pPr>
        <w:pStyle w:val="Heading3"/>
      </w:pPr>
      <w:bookmarkStart w:id="38" w:name="_Toc7956936"/>
      <w:r>
        <w:t>s</w:t>
      </w:r>
      <w:r w:rsidR="00D55AFE">
        <w:t>tatic_assert</w:t>
      </w:r>
      <w:bookmarkEnd w:id="38"/>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39" w:name="_Toc7956937"/>
      <w:r>
        <w:t>noexcept</w:t>
      </w:r>
    </w:p>
    <w:p w:rsidR="00361618" w:rsidRDefault="00361618" w:rsidP="005455BE">
      <w:pPr>
        <w:rPr>
          <w:rtl/>
        </w:rPr>
      </w:pPr>
      <w:r>
        <w:rPr>
          <w:rFonts w:hint="cs"/>
          <w:rtl/>
        </w:rPr>
        <w:t>(</w:t>
      </w:r>
      <w:r w:rsidR="005455BE">
        <w:rPr>
          <w:rFonts w:hint="cs"/>
          <w:rtl/>
        </w:rPr>
        <w:t>מחליף</w:t>
      </w:r>
      <w:r>
        <w:rPr>
          <w:rFonts w:hint="cs"/>
          <w:rtl/>
        </w:rPr>
        <w:t xml:space="preserve">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pPr>
        <w:rPr>
          <w:rtl/>
        </w:rPr>
      </w:pPr>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5455BE" w:rsidRDefault="005455BE" w:rsidP="00867744">
      <w:r>
        <w:rPr>
          <w:rFonts w:hint="cs"/>
          <w:rtl/>
        </w:rPr>
        <w:t>חיוני במקרה שהתוכנה נתקלה במצב שאין שום דרך לתקנו ויש לסיים את כל התכנית.</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5455BE" w:rsidRDefault="005455BE" w:rsidP="005455BE">
      <w:pPr>
        <w:bidi w:val="0"/>
      </w:pPr>
      <w:r w:rsidRPr="005455BE">
        <w:rPr>
          <w:b/>
          <w:bCs/>
        </w:rPr>
        <w:t>noexcept</w:t>
      </w:r>
      <w:r>
        <w:t xml:space="preserve"> is equivalent to </w:t>
      </w:r>
      <w:r w:rsidRPr="005455BE">
        <w:rPr>
          <w:b/>
          <w:bCs/>
        </w:rPr>
        <w:t>noexcept(true)</w:t>
      </w:r>
    </w:p>
    <w:p w:rsidR="005455BE" w:rsidRDefault="005455BE" w:rsidP="005455BE">
      <w:pPr>
        <w:bidi w:val="0"/>
      </w:pPr>
      <w:r w:rsidRPr="005455BE">
        <w:rPr>
          <w:b/>
          <w:bCs/>
        </w:rPr>
        <w:t>noexcept(false)</w:t>
      </w:r>
      <w:r>
        <w:t xml:space="preserve"> does nothing</w:t>
      </w:r>
    </w:p>
    <w:p w:rsidR="00927798" w:rsidRDefault="005455BE" w:rsidP="005455BE">
      <w:pPr>
        <w:pStyle w:val="Heading3"/>
      </w:pPr>
      <w:r>
        <w:t>init o</w:t>
      </w:r>
      <w:r w:rsidR="00927798">
        <w:t xml:space="preserve">bject </w:t>
      </w:r>
      <w:r>
        <w:t>with {}</w:t>
      </w:r>
    </w:p>
    <w:p w:rsidR="00927798" w:rsidRDefault="00927798" w:rsidP="00927798">
      <w:pPr>
        <w:rPr>
          <w:rtl/>
        </w:rPr>
      </w:pPr>
      <w:r>
        <w:rPr>
          <w:rFonts w:hint="cs"/>
          <w:rtl/>
        </w:rPr>
        <w:t xml:space="preserve">לקלאס הבא אין </w:t>
      </w:r>
      <w:r>
        <w:t>ctor</w:t>
      </w:r>
      <w:r>
        <w:rPr>
          <w:rFonts w:hint="cs"/>
          <w:rtl/>
        </w:rPr>
        <w:t xml:space="preserve"> ואעפ"כ ניתן לאתחל את ערכיו.</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rPr>
          <w:rtl/>
        </w:rPr>
      </w:pPr>
    </w:p>
    <w:p w:rsidR="00927798" w:rsidRDefault="00927798" w:rsidP="00927798">
      <w:pPr>
        <w:bidi w:val="0"/>
      </w:pPr>
      <w:r>
        <w:rPr>
          <w:rFonts w:ascii="Consolas" w:hAnsi="Consolas" w:cs="Consolas"/>
          <w:color w:val="2B91AF"/>
          <w:sz w:val="19"/>
          <w:szCs w:val="19"/>
        </w:rPr>
        <w:t>Point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p = { 10, 11 };</w:t>
      </w:r>
    </w:p>
    <w:p w:rsidR="00927798" w:rsidRDefault="00927798" w:rsidP="00927798">
      <w:pPr>
        <w:rPr>
          <w:rtl/>
        </w:rPr>
      </w:pPr>
      <w:r>
        <w:rPr>
          <w:rFonts w:hint="cs"/>
          <w:rtl/>
        </w:rPr>
        <w:t>זהו כתיב חדש של השפה. מובן מאליו שהשדות צריכים להיות פומביים.</w:t>
      </w:r>
    </w:p>
    <w:p w:rsidR="005455BE" w:rsidRDefault="005455BE" w:rsidP="00927798">
      <w:pPr>
        <w:rPr>
          <w:rtl/>
        </w:rPr>
      </w:pPr>
      <w:r>
        <w:rPr>
          <w:rFonts w:hint="cs"/>
          <w:rtl/>
        </w:rPr>
        <w:t>באופן דומה אפשר לאתחל וקטור</w:t>
      </w:r>
    </w:p>
    <w:p w:rsidR="005455BE" w:rsidRPr="005455BE" w:rsidRDefault="005455BE" w:rsidP="005455BE">
      <w:pPr>
        <w:pStyle w:val="CodeStyle"/>
      </w:pPr>
      <w:r>
        <w:t>vector&lt;in&gt; v = {1,2,3};</w:t>
      </w:r>
    </w:p>
    <w:p w:rsidR="00927798" w:rsidRPr="00927798" w:rsidRDefault="00927798" w:rsidP="00927798">
      <w:pPr>
        <w:rPr>
          <w:rtl/>
        </w:rPr>
      </w:pPr>
    </w:p>
    <w:p w:rsidR="00AD294A" w:rsidRDefault="00D340F3" w:rsidP="00361618">
      <w:pPr>
        <w:pStyle w:val="Heading2"/>
        <w:bidi w:val="0"/>
        <w:rPr>
          <w:rtl/>
        </w:rPr>
      </w:pPr>
      <w:r>
        <w:t>Etc…</w:t>
      </w:r>
      <w:bookmarkEnd w:id="39"/>
    </w:p>
    <w:p w:rsidR="00362AFD" w:rsidRPr="006F68E1" w:rsidRDefault="00A724FA" w:rsidP="006C6539">
      <w:pPr>
        <w:pStyle w:val="Heading3"/>
        <w:rPr>
          <w:rtl/>
        </w:rPr>
      </w:pPr>
      <w:bookmarkStart w:id="40" w:name="_Toc7956938"/>
      <w:r w:rsidRPr="006F68E1">
        <w:rPr>
          <w:rFonts w:hint="cs"/>
          <w:rtl/>
        </w:rPr>
        <w:t>בידוד הקוד מהקבצים שמפיק הקומפיילר</w:t>
      </w:r>
      <w:bookmarkEnd w:id="40"/>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1" w:name="_Toc7956939"/>
      <w:r w:rsidRPr="00975F7F">
        <w:rPr>
          <w:rStyle w:val="Strong"/>
          <w:b w:val="0"/>
          <w:bCs w:val="0"/>
          <w:color w:val="622423" w:themeColor="accent2" w:themeShade="7F"/>
          <w:spacing w:val="0"/>
        </w:rPr>
        <w:t>Assertions</w:t>
      </w:r>
      <w:bookmarkEnd w:id="41"/>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lastRenderedPageBreak/>
        <w:t>[אבל מצד שני, זה מקשה על קריאת הקוד, לא בטוח שכדאי...]</w:t>
      </w:r>
    </w:p>
    <w:p w:rsidR="004B0313" w:rsidRDefault="004B0313" w:rsidP="006C6539">
      <w:pPr>
        <w:pStyle w:val="Heading3"/>
      </w:pPr>
      <w:bookmarkStart w:id="42" w:name="_Toc7956940"/>
      <w:r>
        <w:t>SEH exceptions</w:t>
      </w:r>
      <w:bookmarkEnd w:id="42"/>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3" w:name="_Toc7956941"/>
      <w:r>
        <w:t xml:space="preserve">Emit </w:t>
      </w:r>
      <w:r w:rsidR="00A724FA">
        <w:t>Debug</w:t>
      </w:r>
      <w:r>
        <w:t xml:space="preserve"> messages</w:t>
      </w:r>
      <w:bookmarkEnd w:id="43"/>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4" w:name="_Toc7956942"/>
      <w:r>
        <w:t>Named Casts</w:t>
      </w:r>
      <w:bookmarkEnd w:id="44"/>
    </w:p>
    <w:p w:rsidR="000304E2" w:rsidRDefault="000304E2" w:rsidP="000304E2">
      <w:pPr>
        <w:rPr>
          <w:rFonts w:hint="cs"/>
          <w:rtl/>
        </w:rPr>
      </w:pPr>
      <w:r>
        <w:rPr>
          <w:rFonts w:hint="cs"/>
          <w:rtl/>
        </w:rPr>
        <w:t>המרת טיפוסים זו פעולה מוכרת</w:t>
      </w:r>
    </w:p>
    <w:p w:rsidR="000304E2" w:rsidRDefault="000304E2" w:rsidP="000304E2">
      <w:pPr>
        <w:pStyle w:val="CodeStyle"/>
      </w:pPr>
      <w:r>
        <w:t>double d = 3.14</w:t>
      </w:r>
    </w:p>
    <w:p w:rsidR="000304E2" w:rsidRDefault="000304E2" w:rsidP="000304E2">
      <w:pPr>
        <w:pStyle w:val="CodeStyle"/>
      </w:pPr>
      <w:r>
        <w:t>int n = (int)d;</w:t>
      </w:r>
    </w:p>
    <w:p w:rsidR="000304E2" w:rsidRPr="000304E2" w:rsidRDefault="000304E2" w:rsidP="000304E2">
      <w:pPr>
        <w:pStyle w:val="CodeStyle"/>
        <w:rPr>
          <w:rFonts w:hint="cs"/>
        </w:rPr>
      </w:pPr>
      <w:r>
        <w:t>int n = int(d); // functional cast</w:t>
      </w:r>
    </w:p>
    <w:p w:rsidR="000304E2" w:rsidRPr="000304E2" w:rsidRDefault="000304E2" w:rsidP="006C6539">
      <w:pPr>
        <w:rPr>
          <w:rFonts w:hint="cs"/>
          <w:rtl/>
        </w:rPr>
      </w:pPr>
      <w:r>
        <w:rPr>
          <w:rFonts w:hint="cs"/>
          <w:rtl/>
        </w:rPr>
        <w:t xml:space="preserve">ב </w:t>
      </w:r>
      <w:r>
        <w:rPr>
          <w:rFonts w:hint="cs"/>
        </w:rPr>
        <w:t>C++</w:t>
      </w:r>
      <w:r>
        <w:rPr>
          <w:rFonts w:hint="cs"/>
          <w:rtl/>
        </w:rPr>
        <w:t xml:space="preserve"> פעולה זו מתעדנת. </w:t>
      </w:r>
    </w:p>
    <w:p w:rsidR="00777F43" w:rsidRPr="00DA0B53" w:rsidRDefault="00A724FA" w:rsidP="006C6539">
      <w:pPr>
        <w:rPr>
          <w:u w:val="single"/>
        </w:rPr>
      </w:pPr>
      <w:r w:rsidRPr="00DA0B53">
        <w:rPr>
          <w:u w:val="single"/>
        </w:rPr>
        <w:t>static_cast</w:t>
      </w:r>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45" w:author="Rafael" w:date="2017-01-13T12:08:00Z"/>
          <w:u w:val="single"/>
          <w:rtl/>
        </w:rPr>
      </w:pPr>
    </w:p>
    <w:p w:rsidR="00777F43" w:rsidRPr="00DA0B53" w:rsidRDefault="00A724FA" w:rsidP="006C6539">
      <w:pPr>
        <w:rPr>
          <w:u w:val="single"/>
          <w:rtl/>
        </w:rPr>
      </w:pPr>
      <w:r w:rsidRPr="00DA0B53">
        <w:rPr>
          <w:u w:val="single"/>
        </w:rPr>
        <w:t>const_cast</w:t>
      </w:r>
    </w:p>
    <w:p w:rsidR="006D551A" w:rsidRDefault="00A724FA" w:rsidP="006C6539">
      <w:r>
        <w:rPr>
          <w:rFonts w:hint="cs"/>
          <w:rtl/>
        </w:rPr>
        <w:t>מאפשר לעקוף הצהרה על מצביע ל'קבוע' .</w:t>
      </w:r>
    </w:p>
    <w:p w:rsidR="00DA0B53" w:rsidRDefault="00DA0B53" w:rsidP="005455BE">
      <w:pPr>
        <w:pStyle w:val="CodeStyle"/>
      </w:pPr>
      <w:r>
        <w:t>void constcast(const tint &amp; i) {</w:t>
      </w:r>
    </w:p>
    <w:p w:rsidR="00DA0B53" w:rsidRDefault="00DA0B53" w:rsidP="005455BE">
      <w:pPr>
        <w:pStyle w:val="CodeStyle"/>
      </w:pPr>
      <w:r>
        <w:tab/>
        <w:t>int &amp; j = const_cast&lt;int&amp;&gt;(i);</w:t>
      </w:r>
    </w:p>
    <w:p w:rsidR="00DA0B53" w:rsidRDefault="00DA0B53" w:rsidP="005455BE">
      <w:pPr>
        <w:pStyle w:val="CodeStyle"/>
      </w:pPr>
      <w:r>
        <w:tab/>
        <w:t>j = 10;</w:t>
      </w:r>
    </w:p>
    <w:p w:rsidR="00DA0B53" w:rsidRDefault="00DA0B53" w:rsidP="005455BE">
      <w:pPr>
        <w:pStyle w:val="CodeStyle"/>
      </w:pPr>
      <w:r>
        <w:t>}</w:t>
      </w:r>
    </w:p>
    <w:p w:rsidR="00DA0B53" w:rsidRDefault="00DA0B53" w:rsidP="00DA0B53">
      <w:pPr>
        <w:rPr>
          <w:rtl/>
        </w:rPr>
      </w:pPr>
      <w:r>
        <w:rPr>
          <w:rFonts w:hint="cs"/>
          <w:rtl/>
        </w:rPr>
        <w:t xml:space="preserve">זה עובד, כלומר, אף שהמשתמש חושב שה </w:t>
      </w:r>
      <w:r>
        <w:t>const</w:t>
      </w:r>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r w:rsidRPr="00DA0B53">
        <w:rPr>
          <w:u w:val="single"/>
        </w:rPr>
        <w:t>reinterpret_cast</w:t>
      </w:r>
    </w:p>
    <w:p w:rsidR="006D551A" w:rsidRDefault="00A724FA" w:rsidP="000304E2">
      <w:pPr>
        <w:rPr>
          <w:rtl/>
        </w:rPr>
      </w:pPr>
      <w:r>
        <w:rPr>
          <w:rFonts w:hint="cs"/>
          <w:rtl/>
        </w:rPr>
        <w:lastRenderedPageBreak/>
        <w:t>המר</w:t>
      </w:r>
      <w:r w:rsidR="000304E2">
        <w:rPr>
          <w:rFonts w:hint="cs"/>
          <w:rtl/>
        </w:rPr>
        <w:t xml:space="preserve">ה שהיא חסרת משמעות מבחינת הקומפיילר, כגון המרת מספר למצביע, </w:t>
      </w:r>
      <w:r w:rsidR="00DA0B53">
        <w:rPr>
          <w:rFonts w:hint="cs"/>
          <w:rtl/>
        </w:rPr>
        <w:t xml:space="preserve">או </w:t>
      </w:r>
      <w:r>
        <w:rPr>
          <w:rFonts w:hint="cs"/>
          <w:rtl/>
        </w:rPr>
        <w:t xml:space="preserve">מצביע </w:t>
      </w:r>
      <w:r w:rsidR="000304E2">
        <w:rPr>
          <w:rFonts w:hint="cs"/>
          <w:rtl/>
        </w:rPr>
        <w:t xml:space="preserve">של </w:t>
      </w:r>
      <w:r>
        <w:rPr>
          <w:rFonts w:hint="cs"/>
          <w:rtl/>
        </w:rPr>
        <w:t xml:space="preserve">טיפוס אחד </w:t>
      </w:r>
      <w:r w:rsidR="00DA0B53">
        <w:rPr>
          <w:rFonts w:hint="cs"/>
          <w:rtl/>
        </w:rPr>
        <w:t xml:space="preserve">אל </w:t>
      </w:r>
      <w:r w:rsidR="000304E2">
        <w:rPr>
          <w:rFonts w:hint="cs"/>
          <w:rtl/>
        </w:rPr>
        <w:t xml:space="preserve">מצביע של טיפוס אחר כששני הטיפוסים לא קשורים אחד לשני. </w:t>
      </w:r>
      <w:r>
        <w:rPr>
          <w:rFonts w:hint="cs"/>
          <w:rtl/>
        </w:rPr>
        <w:t>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r w:rsidRPr="00DA0B53">
        <w:rPr>
          <w:u w:val="single"/>
        </w:rPr>
        <w:t>d</w:t>
      </w:r>
      <w:r w:rsidR="00A724FA" w:rsidRPr="00DA0B53">
        <w:rPr>
          <w:u w:val="single"/>
        </w:rPr>
        <w:t>ynamic_cast</w:t>
      </w:r>
    </w:p>
    <w:p w:rsidR="00DA0B53" w:rsidRDefault="00DA0B53" w:rsidP="006C6539">
      <w:r>
        <w:rPr>
          <w:rFonts w:hint="cs"/>
          <w:rtl/>
        </w:rPr>
        <w:t>להמרת מצביעים על קלאסים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קלאסים אכן תיתכן</w:t>
      </w:r>
    </w:p>
    <w:p w:rsidR="000304E2" w:rsidRDefault="000304E2" w:rsidP="006C6539">
      <w:pPr>
        <w:rPr>
          <w:rtl/>
        </w:rPr>
      </w:pPr>
    </w:p>
    <w:p w:rsidR="000304E2" w:rsidRDefault="000304E2" w:rsidP="006C6539">
      <w:pPr>
        <w:rPr>
          <w:rtl/>
        </w:rPr>
      </w:pPr>
      <w:r>
        <w:rPr>
          <w:rFonts w:hint="cs"/>
          <w:rtl/>
        </w:rPr>
        <w:t xml:space="preserve">ההמלצה הכללית היא לא להשתמש במנגנונים הישנים אלא באחד מהארבעה הנ"ל. </w:t>
      </w:r>
    </w:p>
    <w:p w:rsidR="000304E2" w:rsidRDefault="000304E2" w:rsidP="006C6539">
      <w:pPr>
        <w:rPr>
          <w:rtl/>
        </w:rPr>
      </w:pPr>
    </w:p>
    <w:p w:rsidR="000304E2" w:rsidRDefault="000304E2" w:rsidP="006C6539">
      <w:r>
        <w:rPr>
          <w:rFonts w:hint="cs"/>
          <w:rtl/>
        </w:rPr>
        <w:t>דוגמאות:</w:t>
      </w:r>
    </w:p>
    <w:p w:rsidR="00DA0B53" w:rsidRDefault="00DA0B53" w:rsidP="006C6539">
      <w:pPr>
        <w:rPr>
          <w:rtl/>
        </w:rPr>
      </w:pPr>
    </w:p>
    <w:p w:rsidR="006D551A" w:rsidRDefault="00A724FA" w:rsidP="00DA0B53">
      <w:pPr>
        <w:jc w:val="center"/>
        <w:rPr>
          <w:ins w:id="46"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2"/>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0304E2">
      <w:pPr>
        <w:rPr>
          <w:color w:val="622423" w:themeColor="accent2" w:themeShade="7F"/>
          <w:sz w:val="24"/>
          <w:szCs w:val="24"/>
        </w:rPr>
      </w:pPr>
      <w:r>
        <w:br w:type="page"/>
      </w:r>
      <w:r w:rsidR="000304E2">
        <w:rPr>
          <w:rFonts w:hint="cs"/>
          <w:rtl/>
        </w:rPr>
        <w:lastRenderedPageBreak/>
        <w:t>כ</w:t>
      </w:r>
    </w:p>
    <w:p w:rsidR="000557DA" w:rsidRDefault="00C33308" w:rsidP="006C6539">
      <w:pPr>
        <w:pStyle w:val="Heading3"/>
      </w:pPr>
      <w:bookmarkStart w:id="47" w:name="_Toc7956943"/>
      <w:r>
        <w:t>Time measuring in windows</w:t>
      </w:r>
      <w:bookmarkEnd w:id="47"/>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48" w:name="_Toc7956944"/>
      <w:r>
        <w:t>MEMBER FUNCTION POINTER</w:t>
      </w:r>
      <w:bookmarkEnd w:id="48"/>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49" w:name="_Toc7956945"/>
      <w:r w:rsidR="007F1FCE">
        <w:lastRenderedPageBreak/>
        <w:t>Heap Corruptions: Heap Segments</w:t>
      </w:r>
      <w:bookmarkEnd w:id="49"/>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7325" cy="2381250"/>
                    </a:xfrm>
                    <a:prstGeom prst="rect">
                      <a:avLst/>
                    </a:prstGeom>
                  </pic:spPr>
                </pic:pic>
              </a:graphicData>
            </a:graphic>
          </wp:inline>
        </w:drawing>
      </w:r>
    </w:p>
    <w:p w:rsidR="007F1FCE" w:rsidRDefault="00DA71FE" w:rsidP="00B8736C">
      <w:pPr>
        <w:pStyle w:val="Heading2"/>
        <w:bidi w:val="0"/>
      </w:pPr>
      <w:bookmarkStart w:id="50" w:name="_Toc7956946"/>
      <w:r>
        <w:t>Smart Pointers</w:t>
      </w:r>
      <w:bookmarkEnd w:id="50"/>
    </w:p>
    <w:p w:rsidR="00DA71FE" w:rsidRDefault="00DA71FE" w:rsidP="007F1FCE">
      <w:pPr>
        <w:pStyle w:val="Heading3"/>
        <w:rPr>
          <w:rtl/>
        </w:rPr>
      </w:pPr>
      <w:bookmarkStart w:id="51" w:name="_Toc7956947"/>
      <w:r>
        <w:t>unique_ptr</w:t>
      </w:r>
      <w:bookmarkEnd w:id="51"/>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2" w:name="_Toc7956949"/>
      <w:r>
        <w:t>shared_ptr</w:t>
      </w:r>
      <w:bookmarkEnd w:id="52"/>
    </w:p>
    <w:p w:rsidR="001B6E76" w:rsidRDefault="001B6E76" w:rsidP="006C6539">
      <w:pPr>
        <w:bidi w:val="0"/>
      </w:pPr>
      <w:r w:rsidRPr="001B6E76">
        <w:t>Modern C++ Libraries, Smart Pointers : shared_ptr</w:t>
      </w:r>
    </w:p>
    <w:p w:rsidR="001B6E76" w:rsidRDefault="00942FE4" w:rsidP="00942FE4">
      <w:pPr>
        <w:rPr>
          <w:rtl/>
        </w:rPr>
      </w:pPr>
      <w:r>
        <w:rPr>
          <w:rFonts w:hint="cs"/>
          <w:rtl/>
        </w:rPr>
        <w:t xml:space="preserve">המונה אשר מחזיק את מספר המופעים של המצביע נמצא מחוץ לאובייקט עצמו. </w:t>
      </w:r>
      <w:r w:rsidR="001B6E76">
        <w:rPr>
          <w:rFonts w:hint="cs"/>
          <w:rtl/>
        </w:rPr>
        <w:t xml:space="preserve">בניגוד ל </w:t>
      </w:r>
      <w:r w:rsidR="001B6E76">
        <w:t>COM</w:t>
      </w:r>
      <w:r w:rsidR="001B6E76">
        <w:rPr>
          <w:rFonts w:hint="cs"/>
          <w:rtl/>
        </w:rPr>
        <w:t xml:space="preserve">, כאן האובייקט אינו מודע לכך שהוא תחת </w:t>
      </w:r>
      <w:r w:rsidR="001B6E76">
        <w:t>ref counting</w:t>
      </w:r>
      <w:r w:rsidR="001B6E76">
        <w:rPr>
          <w:rFonts w:hint="cs"/>
          <w:rtl/>
        </w:rPr>
        <w:t xml:space="preserve">. קוראים לזה </w:t>
      </w:r>
      <w:r w:rsidR="001B6E76">
        <w:t>non-invasive ref count</w:t>
      </w:r>
      <w:r w:rsidR="001B6E76">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942FE4" w:rsidRDefault="00942FE4" w:rsidP="005455BE">
      <w:pPr>
        <w:pStyle w:val="CodeStyle"/>
      </w:pPr>
      <w:r>
        <w:t>class Class1{</w:t>
      </w:r>
    </w:p>
    <w:p w:rsidR="00942FE4" w:rsidRDefault="00942FE4" w:rsidP="005455BE">
      <w:pPr>
        <w:pStyle w:val="CodeStyle"/>
      </w:pPr>
      <w:r>
        <w:t>public:</w:t>
      </w:r>
    </w:p>
    <w:p w:rsidR="00942FE4" w:rsidRDefault="00942FE4" w:rsidP="005455BE">
      <w:pPr>
        <w:pStyle w:val="CodeStyle"/>
      </w:pPr>
      <w:r>
        <w:tab/>
        <w:t>Class1(int a1, int a2)</w:t>
      </w:r>
    </w:p>
    <w:p w:rsidR="00942FE4" w:rsidRDefault="00942FE4" w:rsidP="005455BE">
      <w:pPr>
        <w:pStyle w:val="CodeStyle"/>
      </w:pPr>
      <w:r>
        <w:t>{.. }</w:t>
      </w:r>
    </w:p>
    <w:p w:rsidR="00942FE4" w:rsidRDefault="00942FE4" w:rsidP="005455BE">
      <w:pPr>
        <w:pStyle w:val="CodeStyle"/>
      </w:pPr>
      <w:r>
        <w:t>}</w:t>
      </w:r>
    </w:p>
    <w:p w:rsidR="00942FE4" w:rsidRDefault="00942FE4" w:rsidP="005455BE">
      <w:pPr>
        <w:pStyle w:val="CodeStyle"/>
        <w:rPr>
          <w:rtl/>
        </w:rPr>
      </w:pPr>
    </w:p>
    <w:p w:rsidR="00942FE4" w:rsidRDefault="00942FE4" w:rsidP="005455BE">
      <w:pPr>
        <w:pStyle w:val="CodeStyle"/>
      </w:pPr>
      <w:r>
        <w:t>Class1 * c1 = new Class1( 10, 11);</w:t>
      </w:r>
    </w:p>
    <w:p w:rsidR="00942FE4" w:rsidRDefault="00942FE4" w:rsidP="005455BE">
      <w:pPr>
        <w:pStyle w:val="CodeStyle"/>
      </w:pPr>
      <w:r>
        <w:t>shared_ptr&lt;Class1&gt; c2 = make_shared&lt;Class1&gt;( 10, 11);</w:t>
      </w:r>
    </w:p>
    <w:p w:rsidR="00942FE4" w:rsidRDefault="00942FE4" w:rsidP="005455BE">
      <w:pPr>
        <w:pStyle w:val="CodeStyle"/>
        <w:bidi/>
        <w:rPr>
          <w:rtl/>
        </w:rPr>
      </w:pPr>
      <w:r>
        <w:rPr>
          <w:rFonts w:hint="cs"/>
          <w:rtl/>
        </w:rPr>
        <w:t xml:space="preserve">האובייקט </w:t>
      </w:r>
      <w:r>
        <w:t>c2</w:t>
      </w:r>
      <w:r w:rsidR="00955F1B">
        <w:rPr>
          <w:rFonts w:hint="cs"/>
          <w:rtl/>
        </w:rPr>
        <w:t xml:space="preserve"> הינו פרוקסי. כלומר הוא חושף את אותן מתודות ש </w:t>
      </w:r>
      <w:r w:rsidR="00955F1B">
        <w:t>c1</w:t>
      </w:r>
      <w:r w:rsidR="00955F1B">
        <w:rPr>
          <w:rFonts w:hint="cs"/>
          <w:rtl/>
        </w:rPr>
        <w:t xml:space="preserve"> חושף, ויש לו בנוסף את המתודות הקשורות לכך שהוא </w:t>
      </w:r>
      <w:r w:rsidR="00955F1B">
        <w:t>shaerd_ptr</w:t>
      </w:r>
      <w:r w:rsidR="00955F1B">
        <w:rPr>
          <w:rFonts w:hint="cs"/>
          <w:rtl/>
        </w:rPr>
        <w:t>.</w:t>
      </w:r>
    </w:p>
    <w:p w:rsidR="00955F1B" w:rsidRDefault="00955F1B" w:rsidP="005455BE">
      <w:pPr>
        <w:pStyle w:val="CodeStyle"/>
        <w:bidi/>
        <w:rPr>
          <w:rtl/>
        </w:rPr>
      </w:pPr>
      <w:r>
        <w:rPr>
          <w:rFonts w:hint="cs"/>
          <w:rtl/>
        </w:rPr>
        <w:t xml:space="preserve">כך למשל, אם </w:t>
      </w:r>
      <w:r>
        <w:t>*c1</w:t>
      </w:r>
      <w:r>
        <w:rPr>
          <w:rFonts w:hint="cs"/>
          <w:rtl/>
        </w:rPr>
        <w:t xml:space="preserve"> מחזיר את האובייקט המוצבע, כך גם </w:t>
      </w:r>
      <w:r>
        <w:t>*c2</w:t>
      </w:r>
      <w:r>
        <w:rPr>
          <w:rFonts w:hint="cs"/>
          <w:rtl/>
        </w:rPr>
        <w:t>.</w:t>
      </w:r>
    </w:p>
    <w:p w:rsidR="00955F1B" w:rsidRDefault="00955F1B" w:rsidP="005455BE">
      <w:pPr>
        <w:pStyle w:val="CodeStyle"/>
        <w:bidi/>
        <w:rPr>
          <w:rtl/>
        </w:rPr>
      </w:pPr>
      <w:r>
        <w:rPr>
          <w:rFonts w:hint="cs"/>
          <w:rtl/>
        </w:rPr>
        <w:t xml:space="preserve">אם </w:t>
      </w:r>
      <w:r>
        <w:t>c1-&gt;GetName()</w:t>
      </w:r>
      <w:r>
        <w:rPr>
          <w:rFonts w:hint="cs"/>
          <w:rtl/>
        </w:rPr>
        <w:t xml:space="preserve"> חוקי אז גם </w:t>
      </w:r>
      <w:r>
        <w:t>c2-&gt;GetName()</w:t>
      </w:r>
      <w:r>
        <w:rPr>
          <w:rFonts w:hint="cs"/>
          <w:rtl/>
        </w:rPr>
        <w:t xml:space="preserve"> קיים וחוקי.</w:t>
      </w:r>
    </w:p>
    <w:p w:rsidR="00B21032" w:rsidRPr="0013722C" w:rsidRDefault="00B21032" w:rsidP="00CB236F">
      <w:pPr>
        <w:pStyle w:val="Heading2"/>
        <w:bidi w:val="0"/>
      </w:pPr>
      <w:bookmarkStart w:id="53" w:name="_Toc795695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3"/>
    </w:p>
    <w:p w:rsidR="003E0ACC" w:rsidRDefault="003E0ACC" w:rsidP="003E0ACC">
      <w:pPr>
        <w:pStyle w:val="Heading3"/>
        <w:rPr>
          <w:rtl/>
        </w:rPr>
      </w:pPr>
      <w:bookmarkStart w:id="54" w:name="_Toc7956951"/>
      <w:r>
        <w:rPr>
          <w:rFonts w:hint="cs"/>
        </w:rPr>
        <w:t>OCP</w:t>
      </w:r>
      <w:r>
        <w:t xml:space="preserve"> – Open Close Principle</w:t>
      </w:r>
      <w:bookmarkEnd w:id="54"/>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r>
        <w:t>ISP – Interface segregation principle</w:t>
      </w:r>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r>
        <w:t>Singleton</w:t>
      </w:r>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Pr="008A2B56" w:rsidRDefault="008A2B56" w:rsidP="008A2B56"/>
    <w:sectPr w:rsidR="008A2B56" w:rsidRPr="008A2B56">
      <w:headerReference w:type="default" r:id="rId3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E42" w:rsidRDefault="00962E42" w:rsidP="006C6539">
      <w:r>
        <w:separator/>
      </w:r>
    </w:p>
  </w:endnote>
  <w:endnote w:type="continuationSeparator" w:id="0">
    <w:p w:rsidR="00962E42" w:rsidRDefault="00962E42"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E42" w:rsidRDefault="00962E42" w:rsidP="006C6539">
      <w:r>
        <w:separator/>
      </w:r>
    </w:p>
  </w:footnote>
  <w:footnote w:type="continuationSeparator" w:id="0">
    <w:p w:rsidR="00962E42" w:rsidRDefault="00962E42" w:rsidP="006C6539">
      <w:r>
        <w:continuationSeparator/>
      </w:r>
    </w:p>
  </w:footnote>
  <w:footnote w:id="1">
    <w:p w:rsidR="00962E42" w:rsidRDefault="00962E42">
      <w:pPr>
        <w:pStyle w:val="FootnoteText"/>
      </w:pPr>
      <w:r>
        <w:rPr>
          <w:rStyle w:val="FootnoteReference"/>
        </w:rPr>
        <w:footnoteRef/>
      </w:r>
      <w:r>
        <w:rPr>
          <w:rtl/>
        </w:rPr>
        <w:t xml:space="preserve"> </w:t>
      </w:r>
      <w:r>
        <w:rPr>
          <w:rFonts w:hint="cs"/>
          <w:rtl/>
        </w:rPr>
        <w:t>יתכן שבקומפיילרים מסוימים כן עושים זאת אבל זה לא סטנדרט.</w:t>
      </w:r>
    </w:p>
  </w:footnote>
  <w:footnote w:id="2">
    <w:p w:rsidR="00962E42" w:rsidRDefault="00962E42"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3">
    <w:p w:rsidR="00962E42" w:rsidRPr="008D313C" w:rsidRDefault="00962E42"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2E42" w:rsidRDefault="00962E42"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0338C4">
      <w:rPr>
        <w:noProof/>
      </w:rPr>
      <w:t>- 19 -</w:t>
    </w:r>
    <w:r>
      <w:fldChar w:fldCharType="end"/>
    </w:r>
    <w:r>
      <w:ptab w:relativeTo="margin" w:alignment="right" w:leader="none"/>
    </w:r>
    <w:fldSimple w:instr=" STYLEREF  &quot;Heading 2&quot;  \* MERGEFORMAT ">
      <w:r w:rsidR="000338C4">
        <w:rPr>
          <w:noProof/>
        </w:rPr>
        <w:t>Containters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5EBA3DBC"/>
    <w:multiLevelType w:val="hybridMultilevel"/>
    <w:tmpl w:val="08D2C5A6"/>
    <w:lvl w:ilvl="0" w:tplc="F6B40E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60104"/>
    <w:multiLevelType w:val="hybridMultilevel"/>
    <w:tmpl w:val="2A32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05145"/>
    <w:multiLevelType w:val="hybridMultilevel"/>
    <w:tmpl w:val="E318945E"/>
    <w:lvl w:ilvl="0" w:tplc="65028BCE">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2"/>
  </w:num>
  <w:num w:numId="6">
    <w:abstractNumId w:val="0"/>
  </w:num>
  <w:num w:numId="7">
    <w:abstractNumId w:val="5"/>
  </w:num>
  <w:num w:numId="8">
    <w:abstractNumId w:val="10"/>
  </w:num>
  <w:num w:numId="9">
    <w:abstractNumId w:val="3"/>
  </w:num>
  <w:num w:numId="10">
    <w:abstractNumId w:val="7"/>
  </w:num>
  <w:num w:numId="11">
    <w:abstractNumId w:val="11"/>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25CA3"/>
    <w:rsid w:val="000304E2"/>
    <w:rsid w:val="000338C4"/>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D4ADB"/>
    <w:rsid w:val="000E5ABA"/>
    <w:rsid w:val="001025FF"/>
    <w:rsid w:val="0010522C"/>
    <w:rsid w:val="001229C3"/>
    <w:rsid w:val="00137089"/>
    <w:rsid w:val="0013722C"/>
    <w:rsid w:val="001375A6"/>
    <w:rsid w:val="0014065C"/>
    <w:rsid w:val="001502FA"/>
    <w:rsid w:val="00172C3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075D"/>
    <w:rsid w:val="00252685"/>
    <w:rsid w:val="002663EA"/>
    <w:rsid w:val="00266542"/>
    <w:rsid w:val="00275001"/>
    <w:rsid w:val="002828BC"/>
    <w:rsid w:val="002C52BD"/>
    <w:rsid w:val="002C774C"/>
    <w:rsid w:val="002C7A61"/>
    <w:rsid w:val="002C7C0D"/>
    <w:rsid w:val="002D3BBB"/>
    <w:rsid w:val="002D7B78"/>
    <w:rsid w:val="002E7D16"/>
    <w:rsid w:val="00302FB3"/>
    <w:rsid w:val="00303381"/>
    <w:rsid w:val="00307774"/>
    <w:rsid w:val="00307F0A"/>
    <w:rsid w:val="00315458"/>
    <w:rsid w:val="003201AB"/>
    <w:rsid w:val="003224ED"/>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90584"/>
    <w:rsid w:val="003A0863"/>
    <w:rsid w:val="003A4717"/>
    <w:rsid w:val="003B1A60"/>
    <w:rsid w:val="003B31FA"/>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55BE"/>
    <w:rsid w:val="00546624"/>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24F84"/>
    <w:rsid w:val="00635E76"/>
    <w:rsid w:val="00637D23"/>
    <w:rsid w:val="00644095"/>
    <w:rsid w:val="006522D9"/>
    <w:rsid w:val="00657C92"/>
    <w:rsid w:val="00667C31"/>
    <w:rsid w:val="00673715"/>
    <w:rsid w:val="00675422"/>
    <w:rsid w:val="00677D42"/>
    <w:rsid w:val="00685C14"/>
    <w:rsid w:val="006A3F97"/>
    <w:rsid w:val="006C1725"/>
    <w:rsid w:val="006C3071"/>
    <w:rsid w:val="006C47CD"/>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13A4"/>
    <w:rsid w:val="007559A5"/>
    <w:rsid w:val="007578A4"/>
    <w:rsid w:val="00777A3A"/>
    <w:rsid w:val="00777F43"/>
    <w:rsid w:val="00780BC6"/>
    <w:rsid w:val="007875AF"/>
    <w:rsid w:val="007902E0"/>
    <w:rsid w:val="00793BC3"/>
    <w:rsid w:val="00795DF6"/>
    <w:rsid w:val="007B73D0"/>
    <w:rsid w:val="007B7800"/>
    <w:rsid w:val="007D40D9"/>
    <w:rsid w:val="007D4EFF"/>
    <w:rsid w:val="007E6326"/>
    <w:rsid w:val="007E6D4D"/>
    <w:rsid w:val="007F1FCE"/>
    <w:rsid w:val="00805720"/>
    <w:rsid w:val="00807AA3"/>
    <w:rsid w:val="008107FE"/>
    <w:rsid w:val="008233C9"/>
    <w:rsid w:val="008361B2"/>
    <w:rsid w:val="00837FC3"/>
    <w:rsid w:val="00856BF4"/>
    <w:rsid w:val="00856D0E"/>
    <w:rsid w:val="0086530C"/>
    <w:rsid w:val="00867744"/>
    <w:rsid w:val="00875605"/>
    <w:rsid w:val="00876E17"/>
    <w:rsid w:val="008816AC"/>
    <w:rsid w:val="00881EA9"/>
    <w:rsid w:val="00882074"/>
    <w:rsid w:val="00882FFE"/>
    <w:rsid w:val="00887595"/>
    <w:rsid w:val="008A2B56"/>
    <w:rsid w:val="008B5EA9"/>
    <w:rsid w:val="008C4CDB"/>
    <w:rsid w:val="008D2E99"/>
    <w:rsid w:val="008D313C"/>
    <w:rsid w:val="008E1E3C"/>
    <w:rsid w:val="008F2225"/>
    <w:rsid w:val="008F4BB5"/>
    <w:rsid w:val="008F7340"/>
    <w:rsid w:val="00927798"/>
    <w:rsid w:val="0092781E"/>
    <w:rsid w:val="00942FE4"/>
    <w:rsid w:val="0094469B"/>
    <w:rsid w:val="00944A62"/>
    <w:rsid w:val="00950D44"/>
    <w:rsid w:val="0095376F"/>
    <w:rsid w:val="00954E66"/>
    <w:rsid w:val="00955F1B"/>
    <w:rsid w:val="00962E42"/>
    <w:rsid w:val="00975F7F"/>
    <w:rsid w:val="00976C91"/>
    <w:rsid w:val="0098136F"/>
    <w:rsid w:val="0098418D"/>
    <w:rsid w:val="00984D94"/>
    <w:rsid w:val="00991B6B"/>
    <w:rsid w:val="009A1FDC"/>
    <w:rsid w:val="009A3DEE"/>
    <w:rsid w:val="009B081E"/>
    <w:rsid w:val="009B687C"/>
    <w:rsid w:val="009E578D"/>
    <w:rsid w:val="009F1B0A"/>
    <w:rsid w:val="009F3911"/>
    <w:rsid w:val="009F4786"/>
    <w:rsid w:val="009F5BD9"/>
    <w:rsid w:val="00A01D99"/>
    <w:rsid w:val="00A038FC"/>
    <w:rsid w:val="00A04EFA"/>
    <w:rsid w:val="00A17090"/>
    <w:rsid w:val="00A27E41"/>
    <w:rsid w:val="00A318D0"/>
    <w:rsid w:val="00A515B6"/>
    <w:rsid w:val="00A54E9A"/>
    <w:rsid w:val="00A70255"/>
    <w:rsid w:val="00A724FA"/>
    <w:rsid w:val="00A72D6E"/>
    <w:rsid w:val="00A76522"/>
    <w:rsid w:val="00A770F7"/>
    <w:rsid w:val="00A834BC"/>
    <w:rsid w:val="00A93BC5"/>
    <w:rsid w:val="00AA3A2A"/>
    <w:rsid w:val="00AA67C0"/>
    <w:rsid w:val="00AB089A"/>
    <w:rsid w:val="00AC7568"/>
    <w:rsid w:val="00AD12E1"/>
    <w:rsid w:val="00AD20AB"/>
    <w:rsid w:val="00AD294A"/>
    <w:rsid w:val="00AE5719"/>
    <w:rsid w:val="00AF01F5"/>
    <w:rsid w:val="00AF085A"/>
    <w:rsid w:val="00B146E8"/>
    <w:rsid w:val="00B158D9"/>
    <w:rsid w:val="00B21032"/>
    <w:rsid w:val="00B27A36"/>
    <w:rsid w:val="00B31FBB"/>
    <w:rsid w:val="00B34264"/>
    <w:rsid w:val="00B374E6"/>
    <w:rsid w:val="00B55E7D"/>
    <w:rsid w:val="00B6002B"/>
    <w:rsid w:val="00B60EE1"/>
    <w:rsid w:val="00B63BAD"/>
    <w:rsid w:val="00B82566"/>
    <w:rsid w:val="00B8736C"/>
    <w:rsid w:val="00B9051E"/>
    <w:rsid w:val="00B93837"/>
    <w:rsid w:val="00B95D3F"/>
    <w:rsid w:val="00BA1071"/>
    <w:rsid w:val="00BA5E0F"/>
    <w:rsid w:val="00BA6212"/>
    <w:rsid w:val="00BA72F7"/>
    <w:rsid w:val="00BC25BE"/>
    <w:rsid w:val="00BD5C33"/>
    <w:rsid w:val="00BD612E"/>
    <w:rsid w:val="00BD737B"/>
    <w:rsid w:val="00BE4A85"/>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7724C"/>
    <w:rsid w:val="00C904E0"/>
    <w:rsid w:val="00C9100E"/>
    <w:rsid w:val="00C91256"/>
    <w:rsid w:val="00CA4E20"/>
    <w:rsid w:val="00CB236F"/>
    <w:rsid w:val="00CC068D"/>
    <w:rsid w:val="00CC198B"/>
    <w:rsid w:val="00CC1FD0"/>
    <w:rsid w:val="00D02A34"/>
    <w:rsid w:val="00D0398C"/>
    <w:rsid w:val="00D05271"/>
    <w:rsid w:val="00D11B5C"/>
    <w:rsid w:val="00D1360E"/>
    <w:rsid w:val="00D145D8"/>
    <w:rsid w:val="00D17D02"/>
    <w:rsid w:val="00D2317E"/>
    <w:rsid w:val="00D24CEE"/>
    <w:rsid w:val="00D340F3"/>
    <w:rsid w:val="00D55AFE"/>
    <w:rsid w:val="00D65568"/>
    <w:rsid w:val="00D93037"/>
    <w:rsid w:val="00D961BB"/>
    <w:rsid w:val="00DA0B53"/>
    <w:rsid w:val="00DA2815"/>
    <w:rsid w:val="00DA60BE"/>
    <w:rsid w:val="00DA71FE"/>
    <w:rsid w:val="00DB4A47"/>
    <w:rsid w:val="00DC33EA"/>
    <w:rsid w:val="00DD13C7"/>
    <w:rsid w:val="00DD4589"/>
    <w:rsid w:val="00DE439C"/>
    <w:rsid w:val="00DF1BF3"/>
    <w:rsid w:val="00DF5528"/>
    <w:rsid w:val="00DF7A25"/>
    <w:rsid w:val="00E017DA"/>
    <w:rsid w:val="00E0356D"/>
    <w:rsid w:val="00E03F43"/>
    <w:rsid w:val="00E04003"/>
    <w:rsid w:val="00E04160"/>
    <w:rsid w:val="00E171B9"/>
    <w:rsid w:val="00E26259"/>
    <w:rsid w:val="00E31AC0"/>
    <w:rsid w:val="00E40B9C"/>
    <w:rsid w:val="00E50C11"/>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959"/>
    <w:rsid w:val="00F21C53"/>
    <w:rsid w:val="00F22B9A"/>
    <w:rsid w:val="00F232CF"/>
    <w:rsid w:val="00F24109"/>
    <w:rsid w:val="00F24C0C"/>
    <w:rsid w:val="00F306FB"/>
    <w:rsid w:val="00F469E9"/>
    <w:rsid w:val="00F506EE"/>
    <w:rsid w:val="00F52F21"/>
    <w:rsid w:val="00F55D0F"/>
    <w:rsid w:val="00F63BA1"/>
    <w:rsid w:val="00F70255"/>
    <w:rsid w:val="00F70504"/>
    <w:rsid w:val="00F8153F"/>
    <w:rsid w:val="00F97347"/>
    <w:rsid w:val="00FA6441"/>
    <w:rsid w:val="00FB519F"/>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D4DF0"/>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5455BE"/>
    <w:pPr>
      <w:bidi w:val="0"/>
    </w:pPr>
    <w:rPr>
      <w:rFonts w:ascii="Consolas" w:hAnsi="Consolas"/>
    </w:rPr>
  </w:style>
  <w:style w:type="character" w:customStyle="1" w:styleId="CodeStyleChar">
    <w:name w:val="CodeStyle Char"/>
    <w:basedOn w:val="DefaultParagraphFont"/>
    <w:link w:val="CodeStyle"/>
    <w:rsid w:val="005455BE"/>
    <w:rPr>
      <w:rFonts w:ascii="Consolas" w:hAnsi="Consolas"/>
      <w:sz w:val="20"/>
      <w:szCs w:val="20"/>
    </w:rPr>
  </w:style>
  <w:style w:type="character" w:styleId="HTMLTypewriter">
    <w:name w:val="HTML Typewriter"/>
    <w:basedOn w:val="DefaultParagraphFont"/>
    <w:uiPriority w:val="99"/>
    <w:semiHidden/>
    <w:unhideWhenUsed/>
    <w:rsid w:val="00AA67C0"/>
    <w:rPr>
      <w:rFonts w:ascii="Courier New" w:eastAsia="Times New Roman" w:hAnsi="Courier New" w:cs="Courier New"/>
      <w:sz w:val="20"/>
      <w:szCs w:val="20"/>
    </w:rPr>
  </w:style>
  <w:style w:type="character" w:customStyle="1" w:styleId="pre">
    <w:name w:val="pre"/>
    <w:basedOn w:val="DefaultParagraphFont"/>
    <w:rsid w:val="00AA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Typename" TargetMode="External"/><Relationship Id="rId26" Type="http://schemas.openxmlformats.org/officeDocument/2006/relationships/image" Target="cid:168dded250b4cff31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cid:168dded7bbd4cff311"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Vkck4EU2lOU&amp;t=870s" TargetMode="External"/><Relationship Id="rId25" Type="http://schemas.openxmlformats.org/officeDocument/2006/relationships/image" Target="media/image15.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cid:168dded250b5b16b22"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52A6F-C18B-4926-A69C-0ECB56BA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6721</TotalTime>
  <Pages>39</Pages>
  <Words>6519</Words>
  <Characters>37162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258</cp:revision>
  <dcterms:created xsi:type="dcterms:W3CDTF">2018-05-06T05:22:00Z</dcterms:created>
  <dcterms:modified xsi:type="dcterms:W3CDTF">2019-11-19T13:08:00Z</dcterms:modified>
</cp:coreProperties>
</file>