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23F" w:rsidRDefault="00A724FA" w:rsidP="006C6539">
      <w:pPr>
        <w:pStyle w:val="Title"/>
      </w:pPr>
      <w:r>
        <w:t>C++</w:t>
      </w:r>
    </w:p>
    <w:p w:rsidR="003E6BBB" w:rsidRDefault="00A724FA" w:rsidP="00D05271">
      <w:pPr>
        <w:rPr>
          <w:rtl/>
        </w:rPr>
      </w:pPr>
      <w:r>
        <w:rPr>
          <w:rFonts w:hint="cs"/>
          <w:rtl/>
        </w:rPr>
        <w:t xml:space="preserve">שמירה אחרונה: </w:t>
      </w:r>
      <w:r w:rsidR="00D05271">
        <w:rPr>
          <w:rtl/>
        </w:rPr>
        <w:fldChar w:fldCharType="begin"/>
      </w:r>
      <w:r w:rsidR="00D05271">
        <w:rPr>
          <w:rtl/>
        </w:rPr>
        <w:instrText xml:space="preserve"> </w:instrText>
      </w:r>
      <w:r w:rsidR="00D05271">
        <w:rPr>
          <w:rFonts w:hint="cs"/>
        </w:rPr>
        <w:instrText>SAVEDATE  \@ "dddd dd MMMM yyyy"  \* MERGEFORMAT</w:instrText>
      </w:r>
      <w:r w:rsidR="00D05271">
        <w:rPr>
          <w:rtl/>
        </w:rPr>
        <w:instrText xml:space="preserve"> </w:instrText>
      </w:r>
      <w:r w:rsidR="00D05271">
        <w:rPr>
          <w:rtl/>
        </w:rPr>
        <w:fldChar w:fldCharType="separate"/>
      </w:r>
      <w:r w:rsidR="00D05271">
        <w:rPr>
          <w:rFonts w:hint="eastAsia"/>
          <w:noProof/>
          <w:rtl/>
        </w:rPr>
        <w:t>‏יום שלישי</w:t>
      </w:r>
      <w:r w:rsidR="00D05271">
        <w:rPr>
          <w:noProof/>
          <w:rtl/>
        </w:rPr>
        <w:t xml:space="preserve"> 16 </w:t>
      </w:r>
      <w:r w:rsidR="00D05271">
        <w:rPr>
          <w:rFonts w:hint="eastAsia"/>
          <w:noProof/>
          <w:rtl/>
        </w:rPr>
        <w:t>אפריל</w:t>
      </w:r>
      <w:r w:rsidR="00D05271">
        <w:rPr>
          <w:noProof/>
          <w:rtl/>
        </w:rPr>
        <w:t xml:space="preserve"> 2019</w:t>
      </w:r>
      <w:r w:rsidR="00D05271"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SAVEDATE  \@ "HH:mm:ss"  \* MERGEFORMAT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D05271">
        <w:rPr>
          <w:rFonts w:hint="eastAsia"/>
          <w:noProof/>
          <w:rtl/>
        </w:rPr>
        <w:t>‏</w:t>
      </w:r>
      <w:r w:rsidR="00D05271">
        <w:rPr>
          <w:noProof/>
          <w:rtl/>
        </w:rPr>
        <w:t>14:47:00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</w:p>
    <w:sdt>
      <w:sdtPr>
        <w:rPr>
          <w:caps w:val="0"/>
          <w:color w:val="auto"/>
          <w:spacing w:val="0"/>
          <w:sz w:val="22"/>
          <w:szCs w:val="22"/>
          <w:rtl/>
          <w:lang w:bidi="he-IL"/>
        </w:rPr>
        <w:id w:val="180943085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A27E41" w:rsidRDefault="00A724FA" w:rsidP="006C6539">
          <w:pPr>
            <w:pStyle w:val="TOCHeading"/>
          </w:pPr>
          <w:r>
            <w:t>Contents</w:t>
          </w:r>
        </w:p>
        <w:p w:rsidR="00040ABB" w:rsidRDefault="00A724FA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34174" w:history="1">
            <w:r w:rsidR="00040ABB" w:rsidRPr="00D47C15">
              <w:rPr>
                <w:rStyle w:val="Hyperlink"/>
                <w:noProof/>
              </w:rPr>
              <w:t>Labmda expressions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_Toc6234174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75" w:history="1">
            <w:r w:rsidR="00040ABB" w:rsidRPr="00D47C15">
              <w:rPr>
                <w:rStyle w:val="Hyperlink"/>
                <w:noProof/>
              </w:rPr>
              <w:t>Using Lambda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_Toc6234175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76" w:history="1">
            <w:r w:rsidR="00040ABB" w:rsidRPr="00D47C15">
              <w:rPr>
                <w:rStyle w:val="Hyperlink"/>
                <w:noProof/>
              </w:rPr>
              <w:t>Lambda capture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_Toc6234176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77" w:history="1">
            <w:r w:rsidR="00040ABB" w:rsidRPr="00D47C15">
              <w:rPr>
                <w:rStyle w:val="Hyperlink"/>
                <w:noProof/>
              </w:rPr>
              <w:t>COPY C-TOR &amp; REF TYPES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_Toc6234177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78" w:history="1">
            <w:r w:rsidR="00040ABB" w:rsidRPr="00D47C15">
              <w:rPr>
                <w:rStyle w:val="Hyperlink"/>
                <w:noProof/>
              </w:rPr>
              <w:t>Move c-tor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_Toc6234178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79" w:history="1">
            <w:r w:rsidR="00040ABB" w:rsidRPr="00D47C15">
              <w:rPr>
                <w:rStyle w:val="Hyperlink"/>
                <w:noProof/>
              </w:rPr>
              <w:t>lvalue-rvalue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_Toc6234179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5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0" w:history="1">
            <w:r w:rsidR="00040ABB" w:rsidRPr="00D47C15">
              <w:rPr>
                <w:rStyle w:val="Hyperlink"/>
                <w:noProof/>
              </w:rPr>
              <w:t>Explicit ctor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_Toc6234180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1" w:history="1">
            <w:r w:rsidR="00040ABB" w:rsidRPr="00D47C15">
              <w:rPr>
                <w:rStyle w:val="Hyperlink"/>
                <w:noProof/>
              </w:rPr>
              <w:t>uninform initialization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_Toc6234181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2" w:history="1">
            <w:r w:rsidR="00040ABB" w:rsidRPr="00D47C15">
              <w:rPr>
                <w:rStyle w:val="Hyperlink"/>
                <w:noProof/>
              </w:rPr>
              <w:t>C++ methods given free by the compiler (Meyers, item 5)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_Toc6234182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3" w:history="1">
            <w:r w:rsidR="00040ABB" w:rsidRPr="00D47C15">
              <w:rPr>
                <w:rStyle w:val="Hyperlink"/>
                <w:noProof/>
              </w:rPr>
              <w:t>Explicitly disallow the use of compiler-generated functions (Meyers, Item 6)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_Toc6234183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4" w:history="1">
            <w:r w:rsidR="00040ABB" w:rsidRPr="00D47C15">
              <w:rPr>
                <w:rStyle w:val="Hyperlink"/>
                <w:noProof/>
              </w:rPr>
              <w:t>Virtual d'tor (Meyers, Item 7)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_Toc6234184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5" w:history="1">
            <w:r w:rsidR="00040ABB" w:rsidRPr="00D47C15">
              <w:rPr>
                <w:rStyle w:val="Hyperlink"/>
                <w:noProof/>
              </w:rPr>
              <w:t>Don't allow destructors to throw exceptions (Meyers, item 8)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_Toc6234185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6" w:history="1">
            <w:r w:rsidR="00040ABB" w:rsidRPr="00D47C15">
              <w:rPr>
                <w:rStyle w:val="Hyperlink"/>
                <w:noProof/>
              </w:rPr>
              <w:t>Templates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_Toc6234186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7" w:history="1">
            <w:r w:rsidR="00040ABB" w:rsidRPr="00D47C15">
              <w:rPr>
                <w:rStyle w:val="Hyperlink"/>
                <w:noProof/>
              </w:rPr>
              <w:t>Using an existing template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_Toc6234187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8" w:history="1">
            <w:r w:rsidR="00040ABB" w:rsidRPr="00D47C15">
              <w:rPr>
                <w:rStyle w:val="Hyperlink"/>
                <w:noProof/>
              </w:rPr>
              <w:t>Function templates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_Toc6234188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89" w:history="1">
            <w:r w:rsidR="00040ABB" w:rsidRPr="00D47C15">
              <w:rPr>
                <w:rStyle w:val="Hyperlink"/>
                <w:noProof/>
              </w:rPr>
              <w:t>Class templates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_Toc6234189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9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0" w:history="1">
            <w:r w:rsidR="00040ABB" w:rsidRPr="00D47C15">
              <w:rPr>
                <w:rStyle w:val="Hyperlink"/>
                <w:noProof/>
              </w:rPr>
              <w:t>Template specialization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_Toc6234190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9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1" w:history="1">
            <w:r w:rsidR="00040ABB" w:rsidRPr="00D47C15">
              <w:rPr>
                <w:rStyle w:val="Hyperlink"/>
                <w:noProof/>
              </w:rPr>
              <w:t>Special usage templates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_Toc6234191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9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2" w:history="1">
            <w:r w:rsidR="00040ABB" w:rsidRPr="00D47C15">
              <w:rPr>
                <w:rStyle w:val="Hyperlink"/>
                <w:noProof/>
                <w:highlight w:val="white"/>
              </w:rPr>
              <w:t>typename keyword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_Toc6234192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11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3" w:history="1">
            <w:r w:rsidR="00040ABB" w:rsidRPr="00D47C15">
              <w:rPr>
                <w:rStyle w:val="Hyperlink"/>
                <w:noProof/>
                <w:highlight w:val="white"/>
              </w:rPr>
              <w:t>Perfect forwarding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_Toc6234193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11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4" w:history="1">
            <w:r w:rsidR="00040ABB" w:rsidRPr="00D47C15">
              <w:rPr>
                <w:rStyle w:val="Hyperlink"/>
                <w:noProof/>
              </w:rPr>
              <w:t>Containters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_Toc6234194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5" w:history="1">
            <w:r w:rsidR="00040ABB" w:rsidRPr="00D47C15">
              <w:rPr>
                <w:rStyle w:val="Hyperlink"/>
                <w:noProof/>
              </w:rPr>
              <w:t>Standard containters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_Toc6234195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6" w:history="1">
            <w:r w:rsidR="00040ABB" w:rsidRPr="00D47C15">
              <w:rPr>
                <w:rStyle w:val="Hyperlink"/>
                <w:noProof/>
              </w:rPr>
              <w:t>vector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_Toc6234196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7" w:history="1">
            <w:r w:rsidR="00040ABB" w:rsidRPr="00D47C15">
              <w:rPr>
                <w:rStyle w:val="Hyperlink"/>
                <w:noProof/>
              </w:rPr>
              <w:t>List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_Toc6234197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8" w:history="1">
            <w:r w:rsidR="00040ABB" w:rsidRPr="00D47C15">
              <w:rPr>
                <w:rStyle w:val="Hyperlink"/>
                <w:noProof/>
                <w:highlight w:val="white"/>
              </w:rPr>
              <w:t>Map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_Toc6234198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199" w:history="1">
            <w:r w:rsidR="00040ABB" w:rsidRPr="00D47C15">
              <w:rPr>
                <w:rStyle w:val="Hyperlink"/>
                <w:noProof/>
              </w:rPr>
              <w:t>Range based `for`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_Toc6234199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0" w:history="1">
            <w:r w:rsidR="00040ABB" w:rsidRPr="00D47C15">
              <w:rPr>
                <w:rStyle w:val="Hyperlink"/>
                <w:noProof/>
              </w:rPr>
              <w:t>Headers you should know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_Toc6234200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1" w:history="1">
            <w:r w:rsidR="00040ABB" w:rsidRPr="00D47C15">
              <w:rPr>
                <w:rStyle w:val="Hyperlink"/>
                <w:noProof/>
              </w:rPr>
              <w:t>count; count_if; for( iterator); all_of; any_of; none_of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_Toc6234201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2" w:history="1">
            <w:r w:rsidR="00040ABB" w:rsidRPr="00D47C15">
              <w:rPr>
                <w:rStyle w:val="Hyperlink"/>
                <w:noProof/>
              </w:rPr>
              <w:t>find, find_if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_Toc6234202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18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3" w:history="1">
            <w:r w:rsidR="00040ABB" w:rsidRPr="00D47C15">
              <w:rPr>
                <w:rStyle w:val="Hyperlink"/>
                <w:noProof/>
              </w:rPr>
              <w:t>sort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_Toc6234203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20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4" w:history="1">
            <w:r w:rsidR="00040ABB" w:rsidRPr="00D47C15">
              <w:rPr>
                <w:rStyle w:val="Hyperlink"/>
                <w:noProof/>
              </w:rPr>
              <w:t>C++11 Language Features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_Toc6234204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22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5" w:history="1">
            <w:r w:rsidR="00040ABB" w:rsidRPr="00D47C15">
              <w:rPr>
                <w:rStyle w:val="Hyperlink"/>
                <w:noProof/>
              </w:rPr>
              <w:t>auto, decltype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_Toc6234205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22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6" w:history="1">
            <w:r w:rsidR="00040ABB" w:rsidRPr="00D47C15">
              <w:rPr>
                <w:rStyle w:val="Hyperlink"/>
                <w:noProof/>
              </w:rPr>
              <w:t>`const` before or after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_Toc6234206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7" w:history="1">
            <w:r w:rsidR="00040ABB" w:rsidRPr="00D47C15">
              <w:rPr>
                <w:rStyle w:val="Hyperlink"/>
                <w:noProof/>
              </w:rPr>
              <w:t>Mutable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_Toc6234207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8" w:history="1">
            <w:r w:rsidR="00040ABB" w:rsidRPr="00D47C15">
              <w:rPr>
                <w:rStyle w:val="Hyperlink"/>
                <w:noProof/>
              </w:rPr>
              <w:t>Scoped enum/ enum-class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_Toc6234208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24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09" w:history="1">
            <w:r w:rsidR="00040ABB" w:rsidRPr="00D47C15">
              <w:rPr>
                <w:rStyle w:val="Hyperlink"/>
                <w:noProof/>
              </w:rPr>
              <w:t>Static_assert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_Toc6234209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25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0" w:history="1">
            <w:r w:rsidR="00040ABB" w:rsidRPr="00D47C15">
              <w:rPr>
                <w:rStyle w:val="Hyperlink"/>
                <w:noProof/>
              </w:rPr>
              <w:t>Etc…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_Toc6234210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1" w:history="1">
            <w:r w:rsidR="00040ABB" w:rsidRPr="00D47C15">
              <w:rPr>
                <w:rStyle w:val="Hyperlink"/>
                <w:noProof/>
                <w:rtl/>
              </w:rPr>
              <w:t>בידוד הקוד מהקבצים שמפיק הקומפיילר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_Toc6234211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2" w:history="1">
            <w:r w:rsidR="00040ABB" w:rsidRPr="00D47C15">
              <w:rPr>
                <w:rStyle w:val="Hyperlink"/>
                <w:noProof/>
              </w:rPr>
              <w:t>Assertions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_Toc6234212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26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3" w:history="1">
            <w:r w:rsidR="00040ABB" w:rsidRPr="00D47C15">
              <w:rPr>
                <w:rStyle w:val="Hyperlink"/>
                <w:noProof/>
              </w:rPr>
              <w:t>SEH exceptions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_Toc6234213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4" w:history="1">
            <w:r w:rsidR="00040ABB" w:rsidRPr="00D47C15">
              <w:rPr>
                <w:rStyle w:val="Hyperlink"/>
                <w:noProof/>
              </w:rPr>
              <w:t>Emit Debug messages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_Toc6234214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5" w:history="1">
            <w:r w:rsidR="00040ABB" w:rsidRPr="00D47C15">
              <w:rPr>
                <w:rStyle w:val="Hyperlink"/>
                <w:noProof/>
              </w:rPr>
              <w:t>Named Casts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_Toc6234215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27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6" w:history="1">
            <w:r w:rsidR="00040ABB" w:rsidRPr="00D47C15">
              <w:rPr>
                <w:rStyle w:val="Hyperlink"/>
                <w:noProof/>
              </w:rPr>
              <w:t>Time measuring in windows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_Toc6234216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29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7" w:history="1">
            <w:r w:rsidR="00040ABB" w:rsidRPr="00D47C15">
              <w:rPr>
                <w:rStyle w:val="Hyperlink"/>
                <w:noProof/>
              </w:rPr>
              <w:t>MEMBER FUNCTION POINTER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_Toc6234217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29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8" w:history="1">
            <w:r w:rsidR="00040ABB" w:rsidRPr="00D47C15">
              <w:rPr>
                <w:rStyle w:val="Hyperlink"/>
                <w:noProof/>
              </w:rPr>
              <w:t>Smart Pointers : Demo: unique_ptr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_Toc6234218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30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3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19" w:history="1">
            <w:r w:rsidR="00040ABB" w:rsidRPr="00D47C15">
              <w:rPr>
                <w:rStyle w:val="Hyperlink"/>
                <w:noProof/>
              </w:rPr>
              <w:t>passing unique_ptr as formal argument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_Toc6234219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31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20" w:history="1">
            <w:r w:rsidR="00040ABB" w:rsidRPr="00D47C15">
              <w:rPr>
                <w:rStyle w:val="Hyperlink"/>
                <w:noProof/>
              </w:rPr>
              <w:t>shared_ptr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_Toc6234220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31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040ABB" w:rsidRDefault="0014065C">
          <w:pPr>
            <w:pStyle w:val="TOC2"/>
            <w:tabs>
              <w:tab w:val="right" w:leader="dot" w:pos="8630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34221" w:history="1">
            <w:r w:rsidR="00040ABB" w:rsidRPr="00D47C15">
              <w:rPr>
                <w:rStyle w:val="Hyperlink"/>
                <w:noProof/>
              </w:rPr>
              <w:t>Heap Corruptions: Heap Segments</w:t>
            </w:r>
            <w:r w:rsidR="00040ABB">
              <w:rPr>
                <w:noProof/>
                <w:webHidden/>
              </w:rPr>
              <w:tab/>
            </w:r>
            <w:r w:rsidR="00040ABB">
              <w:rPr>
                <w:noProof/>
                <w:webHidden/>
              </w:rPr>
              <w:fldChar w:fldCharType="begin"/>
            </w:r>
            <w:r w:rsidR="00040ABB">
              <w:rPr>
                <w:noProof/>
                <w:webHidden/>
              </w:rPr>
              <w:instrText xml:space="preserve"> PAGEREF _Toc6234221 \h </w:instrText>
            </w:r>
            <w:r w:rsidR="00040ABB">
              <w:rPr>
                <w:noProof/>
                <w:webHidden/>
              </w:rPr>
            </w:r>
            <w:r w:rsidR="00040ABB">
              <w:rPr>
                <w:noProof/>
                <w:webHidden/>
              </w:rPr>
              <w:fldChar w:fldCharType="separate"/>
            </w:r>
            <w:r w:rsidR="00040ABB">
              <w:rPr>
                <w:noProof/>
                <w:webHidden/>
              </w:rPr>
              <w:t>31</w:t>
            </w:r>
            <w:r w:rsidR="00040ABB">
              <w:rPr>
                <w:noProof/>
                <w:webHidden/>
              </w:rPr>
              <w:fldChar w:fldCharType="end"/>
            </w:r>
          </w:hyperlink>
        </w:p>
        <w:p w:rsidR="00A27E41" w:rsidRDefault="00A724FA" w:rsidP="006C6539">
          <w:r>
            <w:rPr>
              <w:b/>
              <w:bCs/>
              <w:noProof/>
            </w:rPr>
            <w:fldChar w:fldCharType="end"/>
          </w:r>
        </w:p>
      </w:sdtContent>
    </w:sdt>
    <w:p w:rsidR="00A27E41" w:rsidRDefault="00A27E41" w:rsidP="006C6539">
      <w:pPr>
        <w:rPr>
          <w:rtl/>
        </w:rPr>
      </w:pPr>
    </w:p>
    <w:p w:rsidR="001D023F" w:rsidRDefault="007875AF" w:rsidP="0024036E">
      <w:pPr>
        <w:pStyle w:val="Heading2"/>
        <w:bidi w:val="0"/>
      </w:pPr>
      <w:bookmarkStart w:id="0" w:name="_Toc6234174"/>
      <w:r>
        <w:t>Labmda expressions</w:t>
      </w:r>
      <w:bookmarkEnd w:id="0"/>
    </w:p>
    <w:p w:rsidR="00F24109" w:rsidRDefault="00F24109" w:rsidP="006C6539">
      <w:pPr>
        <w:pStyle w:val="Heading3"/>
      </w:pPr>
      <w:bookmarkStart w:id="1" w:name="_Toc6234175"/>
      <w:r w:rsidRPr="00837FC3">
        <w:t>Using</w:t>
      </w:r>
      <w:r>
        <w:t xml:space="preserve"> Lambda</w:t>
      </w:r>
      <w:bookmarkEnd w:id="1"/>
    </w:p>
    <w:p w:rsidR="00807AA3" w:rsidRPr="00BA72F7" w:rsidRDefault="00807AA3" w:rsidP="006C6539">
      <w:pPr>
        <w:bidi w:val="0"/>
      </w:pPr>
      <w:r w:rsidRPr="00BA72F7">
        <w:t>C++ fund. 2. Kate.</w:t>
      </w:r>
    </w:p>
    <w:p w:rsidR="00BA72F7" w:rsidRDefault="00BA72F7" w:rsidP="006C6539">
      <w:pPr>
        <w:rPr>
          <w:rtl/>
        </w:rPr>
      </w:pPr>
      <w:r>
        <w:rPr>
          <w:rFonts w:hint="cs"/>
          <w:rtl/>
        </w:rPr>
        <w:t xml:space="preserve">הפונקציה </w:t>
      </w:r>
      <w:r>
        <w:t>for_each</w:t>
      </w:r>
      <w:r>
        <w:rPr>
          <w:rFonts w:hint="cs"/>
          <w:rtl/>
        </w:rPr>
        <w:t xml:space="preserve"> מבצעת איטרציה על </w:t>
      </w:r>
      <w:r w:rsidRPr="006C6539">
        <w:rPr>
          <w:rFonts w:hint="cs"/>
          <w:rtl/>
        </w:rPr>
        <w:t xml:space="preserve">איברים </w:t>
      </w:r>
      <w:r>
        <w:rPr>
          <w:rFonts w:hint="cs"/>
          <w:rtl/>
        </w:rPr>
        <w:t>של 'אוסף' ומגישה כל איבר אל פונקציה שהמתכנת מגדיר.</w:t>
      </w:r>
    </w:p>
    <w:p w:rsidR="007E6D4D" w:rsidRPr="007E6D4D" w:rsidRDefault="00EE1FA5" w:rsidP="006C6539">
      <w:pPr>
        <w:rPr>
          <w:rtl/>
        </w:rPr>
      </w:pPr>
      <w:r>
        <w:rPr>
          <w:rFonts w:hint="cs"/>
          <w:rtl/>
        </w:rPr>
        <w:t>הקוד הבא טריוואלי</w:t>
      </w:r>
    </w:p>
    <w:p w:rsidR="00807AA3" w:rsidRDefault="00807AA3" w:rsidP="006C6539">
      <w:pPr>
        <w:bidi w:val="0"/>
      </w:pPr>
      <w:r>
        <w:rPr>
          <w:noProof/>
        </w:rPr>
        <w:drawing>
          <wp:inline distT="0" distB="0" distL="0" distR="0" wp14:anchorId="104FC658" wp14:editId="5F78D93C">
            <wp:extent cx="2355494" cy="151853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759" cy="15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A5" w:rsidRDefault="00EE1FA5" w:rsidP="006C6539">
      <w:pPr>
        <w:rPr>
          <w:rtl/>
        </w:rPr>
      </w:pPr>
      <w:r>
        <w:rPr>
          <w:rFonts w:hint="cs"/>
          <w:rtl/>
        </w:rPr>
        <w:t xml:space="preserve">בעזרת ביטוי למדא אפשר לחסוך את הצורך להגדיר את פונקצית </w:t>
      </w:r>
      <w:r>
        <w:t>print()</w:t>
      </w:r>
      <w:r>
        <w:rPr>
          <w:rFonts w:hint="cs"/>
          <w:rtl/>
        </w:rPr>
        <w:t xml:space="preserve"> בנפרד.</w:t>
      </w:r>
    </w:p>
    <w:p w:rsidR="007E6D4D" w:rsidRDefault="007E6D4D" w:rsidP="006C6539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3A32C6A3" wp14:editId="48FB2E03">
            <wp:extent cx="2362809" cy="1247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323" cy="12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A5" w:rsidRDefault="00EE1FA5" w:rsidP="006C6539">
      <w:r>
        <w:rPr>
          <w:rFonts w:hint="cs"/>
          <w:rtl/>
        </w:rPr>
        <w:t>שים לב שזו ממש העתקה של הפונקציה, אותו פרמטר פורמלי, אותו קוד לביצוע.</w:t>
      </w:r>
    </w:p>
    <w:p w:rsidR="00F24109" w:rsidRDefault="00F24109" w:rsidP="006C6539"/>
    <w:p w:rsidR="00ED5B8B" w:rsidRDefault="00ED5B8B" w:rsidP="006C6539">
      <w:pPr>
        <w:rPr>
          <w:rtl/>
        </w:rPr>
      </w:pPr>
      <w:r>
        <w:rPr>
          <w:rFonts w:hint="cs"/>
          <w:rtl/>
        </w:rPr>
        <w:t>ביטויי למדא גם מחזירים ערכים.</w:t>
      </w:r>
      <w:r w:rsidR="00EE1FA5">
        <w:rPr>
          <w:rFonts w:hint="cs"/>
          <w:rtl/>
        </w:rPr>
        <w:t xml:space="preserve"> </w:t>
      </w:r>
      <w:r w:rsidR="00173851">
        <w:rPr>
          <w:rFonts w:hint="cs"/>
          <w:rtl/>
        </w:rPr>
        <w:t xml:space="preserve">הביטוי הבא מקבל </w:t>
      </w:r>
      <w:r w:rsidR="00173851">
        <w:t>int</w:t>
      </w:r>
      <w:r w:rsidR="00173851">
        <w:rPr>
          <w:rFonts w:hint="cs"/>
          <w:rtl/>
        </w:rPr>
        <w:t xml:space="preserve"> ו</w:t>
      </w:r>
      <w:r>
        <w:rPr>
          <w:rFonts w:hint="cs"/>
          <w:rtl/>
        </w:rPr>
        <w:t xml:space="preserve">מחזיר דאבל. אפשר לוותר על ה </w:t>
      </w:r>
      <w:r>
        <w:t>-&gt; double</w:t>
      </w:r>
      <w:r>
        <w:rPr>
          <w:rFonts w:hint="cs"/>
          <w:rtl/>
        </w:rPr>
        <w:t xml:space="preserve"> במידה והקומפיילר יכול להסיק בעצמו מה טיפוס הערך המוחזר (בדרך כלל כאשר הביטוי הוא שורה אחת שמחזירה ערך), אבל אם בתנאי מסוים הביטוי מחזיר </w:t>
      </w:r>
      <w:r>
        <w:t>int</w:t>
      </w:r>
      <w:r>
        <w:rPr>
          <w:rFonts w:hint="cs"/>
          <w:rtl/>
        </w:rPr>
        <w:t xml:space="preserve"> ובתנאי אחר הוא מחזיר </w:t>
      </w:r>
      <w:r>
        <w:t>double</w:t>
      </w:r>
      <w:r>
        <w:rPr>
          <w:rFonts w:hint="cs"/>
          <w:rtl/>
        </w:rPr>
        <w:t xml:space="preserve"> המתכנת צריך לרשום במפורש מה כוונתו</w:t>
      </w:r>
    </w:p>
    <w:p w:rsidR="00ED5B8B" w:rsidRDefault="00ED5B8B" w:rsidP="006C6539">
      <w:pPr>
        <w:bidi w:val="0"/>
      </w:pPr>
      <w:r>
        <w:rPr>
          <w:noProof/>
        </w:rPr>
        <w:drawing>
          <wp:inline distT="0" distB="0" distL="0" distR="0" wp14:anchorId="6720F7EA" wp14:editId="76D3A924">
            <wp:extent cx="2997200" cy="23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80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369" cy="2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C3" w:rsidRDefault="00837FC3" w:rsidP="006C6539">
      <w:pPr>
        <w:rPr>
          <w:rtl/>
        </w:rPr>
      </w:pPr>
    </w:p>
    <w:p w:rsidR="00F24109" w:rsidRDefault="00ED5B8B" w:rsidP="003C0A17">
      <w:r>
        <w:rPr>
          <w:rFonts w:hint="cs"/>
          <w:rtl/>
        </w:rPr>
        <w:t xml:space="preserve">הכתיב הזה ששם את הדבל לאחר החץ </w:t>
      </w:r>
      <w:r w:rsidR="003C0A17">
        <w:rPr>
          <w:rFonts w:hint="cs"/>
          <w:rtl/>
        </w:rPr>
        <w:t xml:space="preserve">נקרא </w:t>
      </w:r>
      <w:r w:rsidR="003C0A17">
        <w:t>trailing return type</w:t>
      </w:r>
      <w:r w:rsidR="003C0A17">
        <w:rPr>
          <w:rFonts w:hint="cs"/>
          <w:rtl/>
        </w:rPr>
        <w:t xml:space="preserve"> והוא לפי </w:t>
      </w:r>
      <w:r w:rsidR="00F24109">
        <w:rPr>
          <w:rFonts w:hint="cs"/>
          <w:rtl/>
        </w:rPr>
        <w:t xml:space="preserve">הסטנדרט החדש של השפה. </w:t>
      </w:r>
      <w:r w:rsidR="003C0A17">
        <w:rPr>
          <w:rFonts w:hint="cs"/>
          <w:rtl/>
        </w:rPr>
        <w:t>כאן חייבים להשתמש בזה משום ש</w:t>
      </w:r>
      <w:r>
        <w:rPr>
          <w:rFonts w:hint="cs"/>
          <w:rtl/>
        </w:rPr>
        <w:t>כתיבת הדבל לפני הסוגריים הייתה נותנת כאן משמעות אחרת</w:t>
      </w:r>
      <w:r w:rsidR="003C0A17">
        <w:rPr>
          <w:rFonts w:hint="cs"/>
          <w:rtl/>
        </w:rPr>
        <w:t>.</w:t>
      </w:r>
    </w:p>
    <w:p w:rsidR="00F24109" w:rsidRDefault="00F24109" w:rsidP="006C6539">
      <w:pPr>
        <w:pStyle w:val="Heading3"/>
      </w:pPr>
      <w:bookmarkStart w:id="2" w:name="_Toc6234176"/>
      <w:r>
        <w:t>Lambda capture</w:t>
      </w:r>
      <w:bookmarkEnd w:id="2"/>
      <w:r>
        <w:t xml:space="preserve"> </w:t>
      </w:r>
    </w:p>
    <w:p w:rsidR="00F24109" w:rsidRDefault="00F24109" w:rsidP="006C6539">
      <w:pPr>
        <w:rPr>
          <w:rtl/>
        </w:rPr>
      </w:pPr>
    </w:p>
    <w:p w:rsidR="00ED5B8B" w:rsidRPr="00807AA3" w:rsidRDefault="00BA72F7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310CC1D1" wp14:editId="51742C97">
            <wp:extent cx="2885997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99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A5" w:rsidRDefault="007559A5" w:rsidP="006C6539">
      <w:pPr>
        <w:pStyle w:val="Heading2"/>
        <w:rPr>
          <w:rtl/>
        </w:rPr>
      </w:pPr>
      <w:bookmarkStart w:id="3" w:name="_Toc6234177"/>
      <w:r>
        <w:t>COPY C-TOR &amp; REF TYPES</w:t>
      </w:r>
      <w:bookmarkEnd w:id="3"/>
    </w:p>
    <w:p w:rsidR="004F4EE3" w:rsidRPr="004F4EE3" w:rsidRDefault="004F4EE3" w:rsidP="006C6539">
      <w:pPr>
        <w:bidi w:val="0"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AE5719" w:rsidTr="006D2EE6">
        <w:tc>
          <w:tcPr>
            <w:tcW w:w="8856" w:type="dxa"/>
            <w:gridSpan w:val="2"/>
          </w:tcPr>
          <w:p w:rsidR="00AE5719" w:rsidRPr="00AE5719" w:rsidRDefault="00AE5719" w:rsidP="006C6539">
            <w:pPr>
              <w:bidi w:val="0"/>
              <w:rPr>
                <w:highlight w:val="white"/>
              </w:rPr>
            </w:pPr>
            <w:r w:rsidRPr="00AE5719">
              <w:t>D:\GitHub\SharedDocs\NewCpp\CtorsAndRefVars\CtorsAndRefVars.cpp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</w:p>
          <w:p w:rsidR="00AE5719" w:rsidRDefault="00AE5719" w:rsidP="006C6539">
            <w:pPr>
              <w:bidi w:val="0"/>
              <w:rPr>
                <w:color w:val="000000"/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color w:val="000000"/>
                <w:highlight w:val="white"/>
              </w:rPr>
              <w:t xml:space="preserve"> _resclass(</w:t>
            </w:r>
            <w:r>
              <w:rPr>
                <w:highlight w:val="white"/>
              </w:rPr>
              <w:t>"GlobalResClass"</w:t>
            </w:r>
            <w:r>
              <w:rPr>
                <w:color w:val="000000"/>
                <w:highlight w:val="white"/>
              </w:rPr>
              <w:t>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getClassByRef()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_resclass;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}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getClassByVal()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_resclass;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}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0000FF"/>
                <w:highlight w:val="white"/>
              </w:rPr>
              <w:t>int</w:t>
            </w:r>
            <w:r>
              <w:rPr>
                <w:highlight w:val="white"/>
              </w:rPr>
              <w:t xml:space="preserve"> main()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rc1 = getClassByRef();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rc2 = getClassByVal();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rc3 = getClassByRef();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rc4 = getClassByVal();</w:t>
            </w:r>
          </w:p>
          <w:p w:rsidR="00AE5719" w:rsidRPr="00367ECE" w:rsidRDefault="00AE5719" w:rsidP="006C6539">
            <w:pPr>
              <w:bidi w:val="0"/>
              <w:rPr>
                <w:highlight w:val="white"/>
              </w:rPr>
            </w:pP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קונסט' העתקה לא הופעל כלל. מופע אחד בלבד.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&amp; rc1 = getClassByRef();</w:t>
            </w:r>
          </w:p>
        </w:tc>
      </w:tr>
      <w:tr w:rsidR="00367ECE" w:rsidTr="00367ECE">
        <w:tc>
          <w:tcPr>
            <w:tcW w:w="4428" w:type="dxa"/>
          </w:tcPr>
          <w:p w:rsidR="00E171B9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קונסט' העתקה הופעל. 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בעת החזרת הערך, הקומפיילר יצר מופע נוסף של </w:t>
            </w:r>
            <w:r>
              <w:t>RefClass</w:t>
            </w:r>
            <w:r>
              <w:rPr>
                <w:rFonts w:hint="cs"/>
                <w:rtl/>
              </w:rPr>
              <w:t xml:space="preserve"> </w:t>
            </w:r>
            <w:r w:rsidR="00367ECE">
              <w:rPr>
                <w:rFonts w:hint="cs"/>
                <w:rtl/>
              </w:rPr>
              <w:t xml:space="preserve">אולם יש לנו רק </w:t>
            </w:r>
            <w:r w:rsidR="00367ECE">
              <w:t>ref</w:t>
            </w:r>
            <w:r w:rsidR="00367ECE">
              <w:rPr>
                <w:rFonts w:hint="cs"/>
                <w:rtl/>
              </w:rPr>
              <w:t xml:space="preserve"> אליו.</w:t>
            </w:r>
            <w:r>
              <w:rPr>
                <w:rFonts w:hint="cs"/>
                <w:rtl/>
              </w:rPr>
              <w:t xml:space="preserve"> מופע זה נחשב כ </w:t>
            </w:r>
            <w:r>
              <w:t>rvalue.</w:t>
            </w:r>
            <w:r>
              <w:rPr>
                <w:rFonts w:hint="cs"/>
                <w:rtl/>
              </w:rPr>
              <w:t>.</w:t>
            </w:r>
          </w:p>
          <w:p w:rsidR="00E171B9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זו פעולה </w:t>
            </w:r>
            <w:r w:rsidRPr="00E171B9">
              <w:rPr>
                <w:rFonts w:hint="cs"/>
                <w:b/>
                <w:bCs/>
                <w:rtl/>
              </w:rPr>
              <w:t>לא</w:t>
            </w:r>
            <w:r>
              <w:rPr>
                <w:rFonts w:hint="cs"/>
                <w:rtl/>
              </w:rPr>
              <w:t xml:space="preserve"> תקינה.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הקומפיילר (</w:t>
            </w:r>
            <w:r>
              <w:t>warning level = 4</w:t>
            </w:r>
            <w:r>
              <w:rPr>
                <w:rFonts w:hint="cs"/>
                <w:rtl/>
              </w:rPr>
              <w:t xml:space="preserve">) נותן שתי אזהרות: </w:t>
            </w:r>
          </w:p>
          <w:p w:rsidR="00E171B9" w:rsidRPr="00E171B9" w:rsidRDefault="00E171B9" w:rsidP="006C6539">
            <w:pPr>
              <w:bidi w:val="0"/>
              <w:rPr>
                <w:rtl/>
              </w:rPr>
            </w:pPr>
            <w:r w:rsidRPr="00E171B9">
              <w:t>conversion from 'ResClass' to 'ResClass</w:t>
            </w:r>
            <w:r w:rsidRPr="00E171B9">
              <w:rPr>
                <w:rFonts w:cs="Times New Roman"/>
                <w:rtl/>
              </w:rPr>
              <w:t xml:space="preserve"> &amp;</w:t>
            </w:r>
            <w:r w:rsidRPr="00E171B9">
              <w:rPr>
                <w:rFonts w:cs="Times New Roman" w:hint="cs"/>
                <w:rtl/>
              </w:rPr>
              <w:t xml:space="preserve"> </w:t>
            </w:r>
            <w:r w:rsidRPr="00E171B9">
              <w:rPr>
                <w:rFonts w:cs="Times New Roman"/>
                <w:rtl/>
              </w:rPr>
              <w:t>'</w:t>
            </w:r>
          </w:p>
          <w:p w:rsidR="00E171B9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וכן</w:t>
            </w:r>
          </w:p>
          <w:p w:rsidR="00E171B9" w:rsidRPr="00E171B9" w:rsidRDefault="00E171B9" w:rsidP="006C6539">
            <w:pPr>
              <w:bidi w:val="0"/>
            </w:pPr>
            <w:r w:rsidRPr="00E171B9">
              <w:t>A non-const reference may only be bound to an lvalue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שתי אזהרות אלה נעלמות אם מוסיפים </w:t>
            </w:r>
            <w:r>
              <w:t>const</w:t>
            </w:r>
          </w:p>
          <w:p w:rsidR="00367ECE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בשורה תחתונה זה 'עובד'.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&amp; rc2 = getClassByVal();</w:t>
            </w: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קונסט' העתקה הופעל. מלבד המופע הגלובלי, הרי </w:t>
            </w:r>
            <w:r>
              <w:t>rc3</w:t>
            </w:r>
            <w:r>
              <w:rPr>
                <w:rFonts w:hint="cs"/>
                <w:rtl/>
              </w:rPr>
              <w:t xml:space="preserve"> הוא גם מופע בפני עצמו.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rc3 = getClassByRef();</w:t>
            </w:r>
          </w:p>
        </w:tc>
      </w:tr>
      <w:tr w:rsidR="00367ECE" w:rsidTr="00367ECE">
        <w:tc>
          <w:tcPr>
            <w:tcW w:w="4428" w:type="dxa"/>
          </w:tcPr>
          <w:p w:rsidR="00E171B9" w:rsidRDefault="00AE571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קונסט' העתקה הופעל וצריך לומר שזה אות</w:t>
            </w:r>
            <w:r w:rsidR="00B31FBB">
              <w:rPr>
                <w:rFonts w:hint="cs"/>
                <w:rtl/>
              </w:rPr>
              <w:t>ה</w:t>
            </w:r>
            <w:r>
              <w:rPr>
                <w:rFonts w:hint="cs"/>
                <w:rtl/>
              </w:rPr>
              <w:t xml:space="preserve"> </w:t>
            </w:r>
            <w:r w:rsidR="00B31FBB">
              <w:rPr>
                <w:rFonts w:hint="cs"/>
                <w:rtl/>
              </w:rPr>
              <w:t>פעולה</w:t>
            </w:r>
            <w:r>
              <w:rPr>
                <w:rFonts w:hint="cs"/>
                <w:rtl/>
              </w:rPr>
              <w:t xml:space="preserve"> כמו </w:t>
            </w:r>
            <w:r>
              <w:t>rc3</w:t>
            </w:r>
            <w:r>
              <w:rPr>
                <w:rFonts w:hint="cs"/>
                <w:rtl/>
              </w:rPr>
              <w:t xml:space="preserve"> למרות השוני בניהם (לכאורה יש כאן אופטימיזציה מסוימת - הקומפיילר מבין שאין טעם לייצר מופע 'מיותר)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rc4 = getClassByVal();</w:t>
            </w: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</w:p>
        </w:tc>
      </w:tr>
    </w:tbl>
    <w:p w:rsidR="00367ECE" w:rsidRDefault="00367ECE" w:rsidP="006C6539">
      <w:pPr>
        <w:rPr>
          <w:highlight w:val="white"/>
          <w:rtl/>
        </w:rPr>
      </w:pPr>
    </w:p>
    <w:p w:rsidR="00C3491B" w:rsidRDefault="00C3491B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>שאלה: כאשר מופעל קונסט' העתקה על קלאס היורש מקלאס אב, איזה קונסט' יופעל בקלאס האב? הרגיל או קונסט' העתקה.</w:t>
      </w:r>
    </w:p>
    <w:p w:rsidR="00C3491B" w:rsidRPr="00C3491B" w:rsidRDefault="00C3491B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תשובה: אין כאן פעולה סמויה\מובנית, זה תלוי באופן בו מתייחס קלאס הבן לקלאס האב. פירוש, אם במימוש של קונסט' הבן יש קריאה מפורשת לקונסט' אב, וחייבת להיות קריאה </w:t>
      </w:r>
      <w:r w:rsidRPr="00F24109">
        <w:rPr>
          <w:rFonts w:hint="cs"/>
          <w:highlight w:val="white"/>
          <w:rtl/>
        </w:rPr>
        <w:t>כזו</w:t>
      </w:r>
      <w:r>
        <w:rPr>
          <w:rFonts w:hint="cs"/>
          <w:highlight w:val="white"/>
          <w:rtl/>
        </w:rPr>
        <w:t xml:space="preserve"> אם יש לקונסט' אב ארגומנטים, אז זו קריאה מפורשת אז אותו קונסט' שהבן קרא יופעל. אם אין קריאה מפורשת אז בוודאי שהקונסט' הרגיל יופעל שהרי רק הוא ללא ארגומנטים.</w:t>
      </w:r>
    </w:p>
    <w:p w:rsidR="009F5BD9" w:rsidRDefault="009F5BD9" w:rsidP="006C6539">
      <w:pPr>
        <w:pStyle w:val="Heading3"/>
      </w:pPr>
      <w:bookmarkStart w:id="4" w:name="_Toc6234178"/>
      <w:r>
        <w:t>Move c-tor</w:t>
      </w:r>
      <w:bookmarkEnd w:id="4"/>
    </w:p>
    <w:p w:rsidR="009F5BD9" w:rsidRDefault="009F5BD9" w:rsidP="006C6539">
      <w:pPr>
        <w:rPr>
          <w:rtl/>
        </w:rPr>
      </w:pPr>
      <w:r>
        <w:rPr>
          <w:rFonts w:hint="cs"/>
          <w:rtl/>
        </w:rPr>
        <w:t xml:space="preserve">תכלית עניין זה הוא למנוע העתקות מיותרות של אובייקטים. </w:t>
      </w:r>
    </w:p>
    <w:p w:rsidR="0033515F" w:rsidRDefault="009F5BD9" w:rsidP="009F4786">
      <w:pPr>
        <w:rPr>
          <w:rtl/>
        </w:rPr>
      </w:pPr>
      <w:r>
        <w:rPr>
          <w:rFonts w:hint="cs"/>
          <w:rtl/>
        </w:rPr>
        <w:t>עצם העניין מוכר היטב לכל מתכנת, כאשר מכניסים אובייקט אל רשימה בדרך כלל אין צורך לשכפל ולעיתים יש להימנע מלשכפל ו</w:t>
      </w:r>
      <w:r w:rsidR="0033515F">
        <w:rPr>
          <w:rFonts w:hint="cs"/>
          <w:rtl/>
        </w:rPr>
        <w:t xml:space="preserve">הפתרון הפשוט הוא להעביר </w:t>
      </w:r>
      <w:r>
        <w:rPr>
          <w:rFonts w:hint="cs"/>
          <w:rtl/>
        </w:rPr>
        <w:t xml:space="preserve">מצביע ולא את האובייקט עצמו. אולם זה מצריך תחזוקה נוספת וכמובן שמירה מפני זליגת זכרון. </w:t>
      </w:r>
    </w:p>
    <w:p w:rsidR="009F5BD9" w:rsidRDefault="009F5BD9" w:rsidP="0033515F">
      <w:pPr>
        <w:rPr>
          <w:rtl/>
        </w:rPr>
      </w:pPr>
      <w:r>
        <w:rPr>
          <w:rFonts w:hint="cs"/>
          <w:rtl/>
        </w:rPr>
        <w:t xml:space="preserve">מנגנון חדש זה של </w:t>
      </w:r>
      <w:r>
        <w:t>C++</w:t>
      </w:r>
      <w:r>
        <w:rPr>
          <w:rFonts w:hint="cs"/>
          <w:rtl/>
        </w:rPr>
        <w:t xml:space="preserve"> </w:t>
      </w:r>
      <w:r w:rsidR="0033515F">
        <w:rPr>
          <w:rFonts w:hint="cs"/>
          <w:rtl/>
        </w:rPr>
        <w:t xml:space="preserve">נועד למנוע שכפול משאבים כשזה לא נדרש </w:t>
      </w:r>
      <w:r>
        <w:rPr>
          <w:rFonts w:hint="cs"/>
          <w:rtl/>
        </w:rPr>
        <w:t>למרות שמעבירים את האובייקט עצמו.</w:t>
      </w:r>
    </w:p>
    <w:p w:rsidR="009F4786" w:rsidRDefault="0033515F" w:rsidP="006C6539">
      <w:pPr>
        <w:rPr>
          <w:rtl/>
        </w:rPr>
      </w:pPr>
      <w:r>
        <w:rPr>
          <w:rFonts w:hint="cs"/>
          <w:rtl/>
        </w:rPr>
        <w:t xml:space="preserve">לשם כך </w:t>
      </w:r>
      <w:r w:rsidR="006D2EE6">
        <w:rPr>
          <w:rFonts w:hint="cs"/>
          <w:rtl/>
        </w:rPr>
        <w:t>התכנת נדרש להגדיר עבור האובייקט שצפוי להיות מועתק\מועבר</w:t>
      </w:r>
      <w:r>
        <w:rPr>
          <w:rFonts w:hint="cs"/>
          <w:rtl/>
        </w:rPr>
        <w:t xml:space="preserve"> ש</w:t>
      </w:r>
      <w:r w:rsidR="009F4786">
        <w:rPr>
          <w:rFonts w:hint="cs"/>
          <w:rtl/>
        </w:rPr>
        <w:t>תי מתודות</w:t>
      </w:r>
    </w:p>
    <w:p w:rsidR="009F4786" w:rsidRDefault="009F4786" w:rsidP="006C6539">
      <w:r>
        <w:t>Move c-tor</w:t>
      </w:r>
    </w:p>
    <w:p w:rsidR="009F4786" w:rsidRDefault="009F4786" w:rsidP="006C6539">
      <w:r>
        <w:t>Move assignment operator</w:t>
      </w:r>
    </w:p>
    <w:p w:rsidR="006D2EE6" w:rsidRDefault="006D2EE6" w:rsidP="009F4786">
      <w:pPr>
        <w:rPr>
          <w:rtl/>
        </w:rPr>
      </w:pPr>
      <w:r>
        <w:rPr>
          <w:rFonts w:hint="cs"/>
          <w:rtl/>
        </w:rPr>
        <w:t xml:space="preserve">כאשר הקומפיילר מזהה </w:t>
      </w:r>
      <w:r w:rsidR="009F4786">
        <w:rPr>
          <w:rFonts w:hint="cs"/>
          <w:rtl/>
        </w:rPr>
        <w:t xml:space="preserve">שיש את המתודות האלה </w:t>
      </w:r>
      <w:r>
        <w:rPr>
          <w:rFonts w:hint="cs"/>
          <w:rtl/>
        </w:rPr>
        <w:t xml:space="preserve">הוא </w:t>
      </w:r>
      <w:r w:rsidRPr="006D2EE6">
        <w:rPr>
          <w:rFonts w:hint="cs"/>
          <w:b/>
          <w:bCs/>
          <w:rtl/>
        </w:rPr>
        <w:t>אוטומטית</w:t>
      </w:r>
      <w:r>
        <w:rPr>
          <w:rFonts w:hint="cs"/>
          <w:rtl/>
        </w:rPr>
        <w:t xml:space="preserve"> משת</w:t>
      </w:r>
      <w:r w:rsidR="00F24109">
        <w:rPr>
          <w:rFonts w:hint="cs"/>
          <w:rtl/>
        </w:rPr>
        <w:t>מש בהם כאשר יש לו אפשרות לכך.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>נתבונן בקוד הבא</w:t>
      </w:r>
    </w:p>
    <w:p w:rsidR="006D2EE6" w:rsidRDefault="006D2EE6" w:rsidP="006C6539">
      <w:pPr>
        <w:bidi w:val="0"/>
      </w:pPr>
      <w:r>
        <w:rPr>
          <w:noProof/>
        </w:rPr>
        <w:lastRenderedPageBreak/>
        <w:drawing>
          <wp:inline distT="0" distB="0" distL="0" distR="0" wp14:anchorId="70DF8980" wp14:editId="4AAADBE0">
            <wp:extent cx="413385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E6" w:rsidRDefault="006D2EE6" w:rsidP="006C6539">
      <w:pPr>
        <w:pStyle w:val="Caption"/>
        <w:rPr>
          <w:rtl/>
        </w:rPr>
      </w:pPr>
      <w:r>
        <w:rPr>
          <w:noProof/>
        </w:rPr>
        <w:t xml:space="preserve">  </w:t>
      </w:r>
      <w:r w:rsidRPr="0010756D">
        <w:rPr>
          <w:noProof/>
        </w:rPr>
        <w:t>D:\GitHub\SharedDocs\NewCpp\MoveSemantics\MoveSemantics.cpp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>הבלוק הראשון הוא 'רגיל'. בשורה 26 יופעל קונסט' רגיל ובשניה יופעל קונסט' העתקה. בזה אין חידוש.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 xml:space="preserve">אולם הבלוק השני מתנהג אחרת. הקומפיילר מזהה שהאובייקט המוכנס לווקטור הוא 'בר חלוף', הוא </w:t>
      </w:r>
      <w:r>
        <w:t>rvalue</w:t>
      </w:r>
      <w:r>
        <w:rPr>
          <w:rFonts w:hint="cs"/>
          <w:rtl/>
        </w:rPr>
        <w:t xml:space="preserve">. בוודאי שאין להשתמש בו לאחר שעוברים את שורה 31. ועל כן הקומפיילר מחפש ומוצא שיש לו קונסט' העברה </w:t>
      </w:r>
      <w:r w:rsidRPr="006D2EE6">
        <w:rPr>
          <w:rFonts w:hint="cs"/>
          <w:b/>
          <w:bCs/>
          <w:rtl/>
        </w:rPr>
        <w:t>ומשתמש בו</w:t>
      </w:r>
      <w:r>
        <w:rPr>
          <w:rFonts w:hint="cs"/>
          <w:rtl/>
        </w:rPr>
        <w:t>.</w:t>
      </w:r>
      <w:r w:rsidR="00DF1BF3">
        <w:rPr>
          <w:rFonts w:hint="cs"/>
          <w:rtl/>
        </w:rPr>
        <w:t xml:space="preserve"> קונסט' העברה יופעל </w:t>
      </w:r>
      <w:r w:rsidR="00DF1BF3" w:rsidRPr="00DF1BF3">
        <w:rPr>
          <w:rFonts w:hint="cs"/>
          <w:b/>
          <w:bCs/>
          <w:rtl/>
        </w:rPr>
        <w:t>במקום</w:t>
      </w:r>
      <w:r w:rsidR="00DF1BF3">
        <w:rPr>
          <w:rFonts w:hint="cs"/>
          <w:rtl/>
        </w:rPr>
        <w:t xml:space="preserve"> קונסט' העתקה.</w:t>
      </w:r>
    </w:p>
    <w:p w:rsidR="001025FF" w:rsidRDefault="002C52BD" w:rsidP="006C6539">
      <w:pPr>
        <w:rPr>
          <w:rtl/>
        </w:rPr>
      </w:pPr>
      <w:r>
        <w:rPr>
          <w:rFonts w:hint="cs"/>
          <w:rtl/>
        </w:rPr>
        <w:t xml:space="preserve">זה </w:t>
      </w:r>
      <w:r w:rsidRPr="002C52BD">
        <w:rPr>
          <w:rFonts w:hint="cs"/>
          <w:b/>
          <w:bCs/>
          <w:rtl/>
        </w:rPr>
        <w:t>לא אומר</w:t>
      </w:r>
      <w:r>
        <w:rPr>
          <w:rFonts w:hint="cs"/>
          <w:rtl/>
        </w:rPr>
        <w:t xml:space="preserve"> שלא ייווצ</w:t>
      </w:r>
      <w:r>
        <w:rPr>
          <w:rFonts w:hint="eastAsia"/>
          <w:rtl/>
        </w:rPr>
        <w:t>ר</w:t>
      </w:r>
      <w:r>
        <w:rPr>
          <w:rFonts w:hint="cs"/>
          <w:rtl/>
        </w:rPr>
        <w:t xml:space="preserve"> אובייקט נוסף. </w:t>
      </w:r>
      <w:r w:rsidR="00F24109">
        <w:rPr>
          <w:rFonts w:hint="cs"/>
          <w:rtl/>
        </w:rPr>
        <w:t xml:space="preserve">הקומפיילר יצור אובייקט </w:t>
      </w:r>
      <w:r w:rsidR="00F24109" w:rsidRPr="00F24109">
        <w:rPr>
          <w:rFonts w:hint="cs"/>
          <w:b/>
          <w:bCs/>
          <w:rtl/>
        </w:rPr>
        <w:t>חדש</w:t>
      </w:r>
      <w:r w:rsidR="00F24109">
        <w:rPr>
          <w:rFonts w:hint="cs"/>
          <w:rtl/>
        </w:rPr>
        <w:t xml:space="preserve"> אשר יוכנס אל הווקטור, אבל במקום לקרוא ל </w:t>
      </w:r>
      <w:r w:rsidR="00F24109">
        <w:t>copy-ctor</w:t>
      </w:r>
      <w:r w:rsidR="00F24109">
        <w:rPr>
          <w:rFonts w:hint="cs"/>
          <w:rtl/>
        </w:rPr>
        <w:t xml:space="preserve"> </w:t>
      </w:r>
      <w:r w:rsidR="001025FF">
        <w:rPr>
          <w:rFonts w:hint="cs"/>
          <w:rtl/>
        </w:rPr>
        <w:t xml:space="preserve">הוא יקרא ל </w:t>
      </w:r>
      <w:r w:rsidR="001025FF">
        <w:t>move-ctor</w:t>
      </w:r>
      <w:r w:rsidR="001025FF">
        <w:rPr>
          <w:rFonts w:hint="cs"/>
          <w:rtl/>
        </w:rPr>
        <w:t xml:space="preserve"> והתכנת נדרש למממש שם קוד אשר </w:t>
      </w:r>
      <w:r w:rsidR="001025FF" w:rsidRPr="009F4786">
        <w:rPr>
          <w:rFonts w:hint="cs"/>
          <w:b/>
          <w:bCs/>
          <w:rtl/>
        </w:rPr>
        <w:t>יעביר</w:t>
      </w:r>
      <w:r w:rsidR="001025FF">
        <w:rPr>
          <w:rFonts w:hint="cs"/>
          <w:rtl/>
        </w:rPr>
        <w:t xml:space="preserve"> את המשאבים שמחזיק הקלאס במקום לשכפל אותם.</w:t>
      </w:r>
    </w:p>
    <w:p w:rsidR="009F4786" w:rsidRDefault="009F4786" w:rsidP="006C6539">
      <w:pPr>
        <w:rPr>
          <w:rtl/>
        </w:rPr>
      </w:pPr>
      <w:r>
        <w:rPr>
          <w:rFonts w:hint="cs"/>
          <w:rtl/>
        </w:rPr>
        <w:t xml:space="preserve">אופרטור בשם </w:t>
      </w:r>
      <w:r>
        <w:t>std::move</w:t>
      </w:r>
      <w:r>
        <w:rPr>
          <w:rFonts w:hint="cs"/>
          <w:rtl/>
        </w:rPr>
        <w:t xml:space="preserve"> יכול לעזור למתכנת להבהיר את כוונתו. אופרטור זה מביא לכך שהארגומנט שלו יוצג בתור </w:t>
      </w:r>
      <w:r>
        <w:t>rvalue</w:t>
      </w:r>
      <w:r>
        <w:rPr>
          <w:rFonts w:hint="cs"/>
          <w:rtl/>
        </w:rPr>
        <w:t xml:space="preserve">, הקומפיילר מבין את הרמז ומפעיל את ה </w:t>
      </w:r>
      <w:r>
        <w:t>move-ctor</w:t>
      </w:r>
    </w:p>
    <w:p w:rsidR="002C52BD" w:rsidRDefault="002C52BD" w:rsidP="006C6539">
      <w:pPr>
        <w:rPr>
          <w:rtl/>
        </w:rPr>
      </w:pPr>
      <w:r>
        <w:rPr>
          <w:rFonts w:hint="cs"/>
          <w:rtl/>
        </w:rPr>
        <w:t xml:space="preserve">זה קונסט' העתקה. שדה </w:t>
      </w:r>
      <w:r>
        <w:t>name</w:t>
      </w:r>
      <w:r>
        <w:rPr>
          <w:rFonts w:hint="cs"/>
          <w:rtl/>
        </w:rPr>
        <w:t xml:space="preserve"> </w:t>
      </w:r>
      <w:r w:rsidRPr="002C52BD">
        <w:rPr>
          <w:rFonts w:hint="cs"/>
          <w:b/>
          <w:bCs/>
          <w:rtl/>
        </w:rPr>
        <w:t>מועתק</w:t>
      </w:r>
      <w:r>
        <w:rPr>
          <w:rFonts w:hint="cs"/>
          <w:rtl/>
        </w:rPr>
        <w:t>:</w:t>
      </w:r>
    </w:p>
    <w:p w:rsidR="002C52BD" w:rsidRDefault="002C52BD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17C1FB44" wp14:editId="07D11FD8">
            <wp:extent cx="43910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BD" w:rsidRDefault="002C52BD" w:rsidP="006C6539">
      <w:pPr>
        <w:rPr>
          <w:rtl/>
        </w:rPr>
      </w:pPr>
      <w:r>
        <w:rPr>
          <w:rFonts w:hint="cs"/>
          <w:rtl/>
        </w:rPr>
        <w:t xml:space="preserve">זה קונסט' העברה. שדה </w:t>
      </w:r>
      <w:r>
        <w:t>name</w:t>
      </w:r>
      <w:r>
        <w:rPr>
          <w:rFonts w:hint="cs"/>
          <w:rtl/>
        </w:rPr>
        <w:t xml:space="preserve"> </w:t>
      </w:r>
      <w:r w:rsidRPr="002C52BD">
        <w:rPr>
          <w:rFonts w:hint="cs"/>
          <w:b/>
          <w:bCs/>
          <w:rtl/>
        </w:rPr>
        <w:t>מועבר</w:t>
      </w:r>
      <w:r>
        <w:rPr>
          <w:rFonts w:hint="cs"/>
          <w:rtl/>
        </w:rPr>
        <w:t>:</w:t>
      </w:r>
    </w:p>
    <w:p w:rsidR="002C52BD" w:rsidRDefault="002C52BD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7CBF6786" wp14:editId="55F37983">
            <wp:extent cx="4600575" cy="39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BD" w:rsidRDefault="009F4786" w:rsidP="009F4786">
      <w:pPr>
        <w:ind w:left="360"/>
      </w:pPr>
      <w:r>
        <w:rPr>
          <w:rFonts w:hint="cs"/>
          <w:rtl/>
        </w:rPr>
        <w:t xml:space="preserve">הערה: </w:t>
      </w:r>
      <w:r w:rsidR="002C52BD">
        <w:rPr>
          <w:rFonts w:hint="cs"/>
          <w:rtl/>
        </w:rPr>
        <w:t>אין</w:t>
      </w:r>
      <w:r w:rsidR="00837FC3">
        <w:rPr>
          <w:rFonts w:hint="cs"/>
          <w:rtl/>
        </w:rPr>
        <w:t xml:space="preserve"> </w:t>
      </w:r>
      <w:r>
        <w:t>const</w:t>
      </w:r>
      <w:r>
        <w:rPr>
          <w:rFonts w:hint="cs"/>
          <w:rtl/>
        </w:rPr>
        <w:t xml:space="preserve"> באופרטור העברה</w:t>
      </w:r>
      <w:r w:rsidR="00837FC3">
        <w:rPr>
          <w:rFonts w:hint="cs"/>
          <w:rtl/>
        </w:rPr>
        <w:t xml:space="preserve">. המתכנת </w:t>
      </w:r>
      <w:r w:rsidR="002C52BD">
        <w:rPr>
          <w:rFonts w:hint="cs"/>
          <w:rtl/>
        </w:rPr>
        <w:t xml:space="preserve">הרי </w:t>
      </w:r>
      <w:r>
        <w:rPr>
          <w:rFonts w:hint="cs"/>
          <w:rtl/>
        </w:rPr>
        <w:t xml:space="preserve">משנה את </w:t>
      </w:r>
      <w:r w:rsidR="002C52BD">
        <w:rPr>
          <w:rFonts w:hint="cs"/>
          <w:rtl/>
        </w:rPr>
        <w:t>אובייקט המקור כשהוא 'לוקח' ממנו את המשאבים שלו.</w:t>
      </w:r>
    </w:p>
    <w:p w:rsidR="002C52BD" w:rsidRDefault="00EE3315" w:rsidP="006C6539">
      <w:pPr>
        <w:pStyle w:val="Heading3"/>
      </w:pPr>
      <w:bookmarkStart w:id="5" w:name="_Toc6234179"/>
      <w:r>
        <w:t>lvalue-rvalue</w:t>
      </w:r>
      <w:bookmarkEnd w:id="5"/>
    </w:p>
    <w:p w:rsidR="00954E66" w:rsidRPr="00954E66" w:rsidRDefault="00954E66" w:rsidP="006C6539">
      <w:pPr>
        <w:bidi w:val="0"/>
      </w:pPr>
      <w:r>
        <w:t>PS-Korban-C++11</w:t>
      </w:r>
    </w:p>
    <w:p w:rsidR="00954E66" w:rsidRPr="00954E66" w:rsidRDefault="00954E66" w:rsidP="006C6539">
      <w:r>
        <w:rPr>
          <w:noProof/>
        </w:rPr>
        <w:lastRenderedPageBreak/>
        <w:drawing>
          <wp:inline distT="0" distB="0" distL="0" distR="0" wp14:anchorId="019FFF17" wp14:editId="7A707BCF">
            <wp:extent cx="3466919" cy="270933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409" cy="27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66" w:rsidRDefault="00954E66" w:rsidP="006C6539">
      <w:pPr>
        <w:rPr>
          <w:rtl/>
        </w:rPr>
      </w:pPr>
    </w:p>
    <w:p w:rsidR="00EE3315" w:rsidRDefault="00EE3315" w:rsidP="006C6539">
      <w:pPr>
        <w:rPr>
          <w:rtl/>
        </w:rPr>
      </w:pPr>
      <w:r>
        <w:t>rvalue</w:t>
      </w:r>
      <w:r>
        <w:rPr>
          <w:rFonts w:hint="cs"/>
          <w:rtl/>
        </w:rPr>
        <w:t xml:space="preserve"> הוא קצת דו פרצופי. </w:t>
      </w:r>
    </w:p>
    <w:p w:rsidR="00EE3315" w:rsidRDefault="00EE3315" w:rsidP="006C6539">
      <w:pPr>
        <w:bidi w:val="0"/>
      </w:pPr>
      <w:r>
        <w:rPr>
          <w:rStyle w:val="fontstyle01"/>
        </w:rPr>
        <w:t>void f(</w:t>
      </w:r>
      <w:r>
        <w:rPr>
          <w:rStyle w:val="fontstyle21"/>
        </w:rPr>
        <w:t>Widget&amp;&amp; w</w:t>
      </w:r>
      <w:r>
        <w:rPr>
          <w:rStyle w:val="fontstyle01"/>
        </w:rPr>
        <w:t>);</w:t>
      </w:r>
    </w:p>
    <w:p w:rsidR="00EE3315" w:rsidRDefault="00EE3315" w:rsidP="006C6539">
      <w:r>
        <w:rPr>
          <w:rFonts w:hint="cs"/>
          <w:rtl/>
        </w:rPr>
        <w:t xml:space="preserve">בתוך הפונקציה, </w:t>
      </w:r>
      <w:r>
        <w:t>w</w:t>
      </w:r>
      <w:r>
        <w:rPr>
          <w:rFonts w:hint="cs"/>
          <w:rtl/>
        </w:rPr>
        <w:t xml:space="preserve"> הינו </w:t>
      </w:r>
      <w:r>
        <w:t>lvalue</w:t>
      </w:r>
      <w:r>
        <w:rPr>
          <w:rFonts w:hint="cs"/>
          <w:rtl/>
        </w:rPr>
        <w:t>. (מיירס, בהקדמה לפרק 5).</w:t>
      </w:r>
    </w:p>
    <w:p w:rsidR="00BE4A8F" w:rsidRDefault="00BE4A8F" w:rsidP="006C6539"/>
    <w:p w:rsidR="00BE4A8F" w:rsidRDefault="00BE4A8F" w:rsidP="006C6539">
      <w:pPr>
        <w:rPr>
          <w:rtl/>
        </w:rPr>
      </w:pPr>
      <w:r>
        <w:rPr>
          <w:rFonts w:hint="cs"/>
          <w:rtl/>
        </w:rPr>
        <w:t xml:space="preserve">יש סוגים של </w:t>
      </w:r>
      <w:r>
        <w:t>rvalue</w:t>
      </w:r>
    </w:p>
    <w:p w:rsidR="00BE4A8F" w:rsidRDefault="00BE4A8F" w:rsidP="00BE4A8F">
      <w:pPr>
        <w:pStyle w:val="ListParagraph"/>
        <w:numPr>
          <w:ilvl w:val="0"/>
          <w:numId w:val="7"/>
        </w:numPr>
      </w:pPr>
      <w:r w:rsidRPr="00BE4A8F">
        <w:rPr>
          <w:b/>
          <w:bCs/>
        </w:rPr>
        <w:t>Prvalue</w:t>
      </w:r>
      <w:r>
        <w:t xml:space="preserve"> – pure r-value</w:t>
      </w:r>
    </w:p>
    <w:p w:rsidR="00BE4A8F" w:rsidRDefault="00BE4A8F" w:rsidP="00BE4A8F">
      <w:pPr>
        <w:pStyle w:val="ListParagraph"/>
        <w:numPr>
          <w:ilvl w:val="0"/>
          <w:numId w:val="7"/>
        </w:numPr>
      </w:pPr>
      <w:r w:rsidRPr="00BE4A8F">
        <w:rPr>
          <w:b/>
          <w:bCs/>
        </w:rPr>
        <w:t>Xvalue</w:t>
      </w:r>
      <w:r>
        <w:t xml:space="preserve"> – expiring value</w:t>
      </w:r>
    </w:p>
    <w:p w:rsidR="00BE4A8F" w:rsidRDefault="00BE4A8F" w:rsidP="00BE4A8F"/>
    <w:p w:rsidR="002C7A61" w:rsidRDefault="002C7A61" w:rsidP="00BE4A8F">
      <w:r>
        <w:rPr>
          <w:rFonts w:hint="cs"/>
          <w:rtl/>
        </w:rPr>
        <w:t xml:space="preserve">ליטרל הוא </w:t>
      </w:r>
      <w:r>
        <w:t>pure value</w:t>
      </w:r>
      <w:r>
        <w:rPr>
          <w:rFonts w:hint="cs"/>
          <w:rtl/>
        </w:rPr>
        <w:t xml:space="preserve">, וכן פונקציה שמחזירה ליטרל וכן אובייקט ללא שם (הכוונה למשל </w:t>
      </w:r>
      <w:r>
        <w:t xml:space="preserve">v.pushback(MyClass(10))  </w:t>
      </w:r>
      <w:r>
        <w:rPr>
          <w:rFonts w:hint="cs"/>
          <w:rtl/>
        </w:rPr>
        <w:t xml:space="preserve">  במקרה הזה, </w:t>
      </w:r>
      <w:r>
        <w:t>MyClass(10)</w:t>
      </w:r>
      <w:r>
        <w:rPr>
          <w:rFonts w:hint="cs"/>
          <w:rtl/>
        </w:rPr>
        <w:t xml:space="preserve"> הוא </w:t>
      </w:r>
      <w:r>
        <w:t>prvalue</w:t>
      </w:r>
    </w:p>
    <w:p w:rsidR="00BE4A8F" w:rsidRPr="00EE3315" w:rsidRDefault="00BE4A8F" w:rsidP="00BE4A8F">
      <w:pPr>
        <w:rPr>
          <w:rtl/>
        </w:rPr>
      </w:pPr>
      <w:r>
        <w:rPr>
          <w:rFonts w:hint="cs"/>
          <w:rtl/>
        </w:rPr>
        <w:t xml:space="preserve">אפשר להשתמש ב </w:t>
      </w:r>
      <w:r>
        <w:t>std::move()</w:t>
      </w:r>
      <w:r>
        <w:rPr>
          <w:rFonts w:hint="cs"/>
          <w:rtl/>
        </w:rPr>
        <w:t xml:space="preserve"> כדי לומר לקומפיילר במפורש שמדובר ב </w:t>
      </w:r>
      <w:r>
        <w:t>xvalue</w:t>
      </w:r>
      <w:r>
        <w:rPr>
          <w:rFonts w:hint="cs"/>
          <w:rtl/>
        </w:rPr>
        <w:t xml:space="preserve"> והוא יכול "לגנוב" את המשאבים שלו.</w:t>
      </w:r>
    </w:p>
    <w:p w:rsidR="00F63BA1" w:rsidRDefault="00F63BA1" w:rsidP="006C6539">
      <w:pPr>
        <w:pStyle w:val="Heading3"/>
      </w:pPr>
      <w:bookmarkStart w:id="6" w:name="_Toc6234180"/>
      <w:r>
        <w:t>Explicit ctor</w:t>
      </w:r>
      <w:bookmarkEnd w:id="6"/>
    </w:p>
    <w:p w:rsidR="00F63BA1" w:rsidRPr="004F4EE3" w:rsidRDefault="00F63BA1" w:rsidP="006C6539">
      <w:pPr>
        <w:bidi w:val="0"/>
      </w:pPr>
      <w:r w:rsidRPr="004F4EE3">
        <w:t>class Resource</w:t>
      </w:r>
    </w:p>
    <w:p w:rsidR="00F63BA1" w:rsidRPr="004F4EE3" w:rsidRDefault="00F63BA1" w:rsidP="006C6539">
      <w:pPr>
        <w:bidi w:val="0"/>
      </w:pPr>
      <w:r w:rsidRPr="004F4EE3">
        <w:t>{</w:t>
      </w:r>
    </w:p>
    <w:p w:rsidR="00F63BA1" w:rsidRDefault="00F63BA1" w:rsidP="006C6539">
      <w:pPr>
        <w:bidi w:val="0"/>
      </w:pPr>
      <w:r w:rsidRPr="004F4EE3">
        <w:t xml:space="preserve">    public:</w:t>
      </w:r>
    </w:p>
    <w:p w:rsidR="00F63BA1" w:rsidRPr="004F4EE3" w:rsidRDefault="00F63BA1" w:rsidP="006C6539">
      <w:pPr>
        <w:bidi w:val="0"/>
      </w:pPr>
      <w:r>
        <w:tab/>
        <w:t>Resouces(const int size);</w:t>
      </w:r>
    </w:p>
    <w:p w:rsidR="00F63BA1" w:rsidRPr="004F4EE3" w:rsidRDefault="00F63BA1" w:rsidP="006C6539">
      <w:pPr>
        <w:bidi w:val="0"/>
      </w:pPr>
      <w:r w:rsidRPr="004F4EE3">
        <w:t xml:space="preserve">    </w:t>
      </w:r>
      <w:r>
        <w:tab/>
      </w:r>
      <w:r w:rsidRPr="004F4EE3">
        <w:t>string GetName() const;</w:t>
      </w:r>
    </w:p>
    <w:p w:rsidR="00F63BA1" w:rsidRPr="004F4EE3" w:rsidRDefault="00F63BA1" w:rsidP="006C6539">
      <w:pPr>
        <w:bidi w:val="0"/>
      </w:pPr>
      <w:r w:rsidRPr="004F4EE3">
        <w:t>};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 xml:space="preserve">לקלאס זה יש </w:t>
      </w:r>
      <w:r>
        <w:t>ctor</w:t>
      </w:r>
      <w:r>
        <w:rPr>
          <w:rFonts w:hint="cs"/>
          <w:rtl/>
        </w:rPr>
        <w:t xml:space="preserve"> אשר מקבל ארגומנט אחד. זה מאפשר אתחול בצורה הבאה:</w:t>
      </w:r>
    </w:p>
    <w:p w:rsidR="00F63BA1" w:rsidRDefault="00F63BA1" w:rsidP="006C6539">
      <w:pPr>
        <w:bidi w:val="0"/>
      </w:pPr>
      <w:r>
        <w:t>Resouces r = 10;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 xml:space="preserve">זהו אתחול סמוי, </w:t>
      </w:r>
      <w:r>
        <w:t>implicit</w:t>
      </w:r>
      <w:r>
        <w:rPr>
          <w:rFonts w:hint="cs"/>
          <w:rtl/>
        </w:rPr>
        <w:t xml:space="preserve">. 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>לא תמיד זה טוב משום שהקומפיילר יעשה כמיטב יכולתו להמיר טיפוסים לצורך אתחול כזה, למשל:</w:t>
      </w:r>
    </w:p>
    <w:p w:rsidR="00F63BA1" w:rsidRDefault="00F63BA1" w:rsidP="006C6539">
      <w:pPr>
        <w:bidi w:val="0"/>
      </w:pPr>
      <w:r>
        <w:t>Resouces r = ‘a’;</w:t>
      </w:r>
    </w:p>
    <w:p w:rsidR="00F63BA1" w:rsidRDefault="003E431E" w:rsidP="006C6539">
      <w:r>
        <w:rPr>
          <w:rFonts w:hint="cs"/>
          <w:rtl/>
        </w:rPr>
        <w:t xml:space="preserve">ולא בטוח שהמתכנת הסכים לכך. </w:t>
      </w:r>
      <w:r w:rsidR="00F63BA1">
        <w:rPr>
          <w:rFonts w:hint="cs"/>
          <w:rtl/>
        </w:rPr>
        <w:t xml:space="preserve">הדרך למנוע זאת היא פשוט להשתמש במילה השמורה </w:t>
      </w:r>
      <w:r w:rsidR="00F63BA1">
        <w:t>explicit</w:t>
      </w:r>
    </w:p>
    <w:p w:rsidR="00F63BA1" w:rsidRPr="004F4EE3" w:rsidRDefault="00F63BA1" w:rsidP="006C6539">
      <w:pPr>
        <w:bidi w:val="0"/>
      </w:pPr>
      <w:r w:rsidRPr="004F4EE3">
        <w:t>class Resource</w:t>
      </w:r>
    </w:p>
    <w:p w:rsidR="00F63BA1" w:rsidRPr="004F4EE3" w:rsidRDefault="00F63BA1" w:rsidP="006C6539">
      <w:pPr>
        <w:bidi w:val="0"/>
      </w:pPr>
      <w:r w:rsidRPr="004F4EE3">
        <w:t>{</w:t>
      </w:r>
    </w:p>
    <w:p w:rsidR="00F63BA1" w:rsidRDefault="00F63BA1" w:rsidP="006C6539">
      <w:pPr>
        <w:bidi w:val="0"/>
      </w:pPr>
      <w:r w:rsidRPr="004F4EE3">
        <w:lastRenderedPageBreak/>
        <w:t xml:space="preserve">    public:</w:t>
      </w:r>
    </w:p>
    <w:p w:rsidR="00F63BA1" w:rsidRPr="004F4EE3" w:rsidRDefault="00F63BA1" w:rsidP="006C6539">
      <w:pPr>
        <w:bidi w:val="0"/>
      </w:pPr>
      <w:r>
        <w:tab/>
        <w:t>explicit Resouces(const int size);</w:t>
      </w:r>
    </w:p>
    <w:p w:rsidR="00F63BA1" w:rsidRPr="004F4EE3" w:rsidRDefault="00F63BA1" w:rsidP="006C6539">
      <w:pPr>
        <w:bidi w:val="0"/>
      </w:pPr>
      <w:r w:rsidRPr="004F4EE3">
        <w:t xml:space="preserve">    </w:t>
      </w:r>
      <w:r>
        <w:tab/>
      </w:r>
      <w:r w:rsidRPr="004F4EE3">
        <w:t>string GetName() const;</w:t>
      </w:r>
    </w:p>
    <w:p w:rsidR="00F63BA1" w:rsidRPr="004F4EE3" w:rsidRDefault="00F63BA1" w:rsidP="006C6539">
      <w:pPr>
        <w:bidi w:val="0"/>
      </w:pPr>
      <w:r w:rsidRPr="004F4EE3">
        <w:t>};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>כאן, המתכנת יהיה חייב לכתוב</w:t>
      </w:r>
    </w:p>
    <w:p w:rsidR="003E431E" w:rsidRDefault="003E431E" w:rsidP="006C6539">
      <w:pPr>
        <w:bidi w:val="0"/>
      </w:pPr>
      <w:r>
        <w:t>Resouces r(‘a’);</w:t>
      </w:r>
    </w:p>
    <w:p w:rsidR="00BC25BE" w:rsidRDefault="00BC25BE" w:rsidP="006C6539">
      <w:pPr>
        <w:pStyle w:val="Heading3"/>
      </w:pPr>
      <w:bookmarkStart w:id="7" w:name="_Toc6234181"/>
      <w:r>
        <w:t>uninform initialization</w:t>
      </w:r>
      <w:bookmarkEnd w:id="7"/>
    </w:p>
    <w:p w:rsidR="00BC25BE" w:rsidRDefault="00BC25BE" w:rsidP="006C6539">
      <w:pPr>
        <w:bidi w:val="0"/>
      </w:pPr>
      <w:r>
        <w:t>Also called brace initialization.</w:t>
      </w:r>
    </w:p>
    <w:p w:rsidR="00BC25BE" w:rsidRPr="0043407C" w:rsidRDefault="00BC25BE" w:rsidP="006C6539">
      <w:pPr>
        <w:bidi w:val="0"/>
      </w:pPr>
      <w:r w:rsidRPr="0043407C">
        <w:t>see UniformInit.cpp</w:t>
      </w:r>
    </w:p>
    <w:p w:rsidR="00BC25BE" w:rsidRPr="0043407C" w:rsidRDefault="0043407C" w:rsidP="006C6539">
      <w:pPr>
        <w:bidi w:val="0"/>
      </w:pPr>
      <w:r w:rsidRPr="0043407C">
        <w:t>Examples</w:t>
      </w:r>
      <w:r w:rsidR="00BC25BE" w:rsidRPr="0043407C">
        <w:t>:</w:t>
      </w:r>
    </w:p>
    <w:p w:rsidR="00BC25BE" w:rsidRDefault="00BC25BE" w:rsidP="006C6539">
      <w:pPr>
        <w:bidi w:val="0"/>
      </w:pPr>
      <w:r>
        <w:t>ResourceWithCtor r</w:t>
      </w:r>
      <w:r>
        <w:rPr>
          <w:rFonts w:cs="Times New Roman"/>
          <w:rtl/>
        </w:rPr>
        <w:t>("");</w:t>
      </w:r>
      <w:r>
        <w:rPr>
          <w:rFonts w:cs="Times New Roman"/>
        </w:rPr>
        <w:t xml:space="preserve"> </w:t>
      </w:r>
      <w:r w:rsidR="0043407C">
        <w:rPr>
          <w:rFonts w:cs="Times New Roman"/>
        </w:rPr>
        <w:t xml:space="preserve">   </w:t>
      </w:r>
      <w:r>
        <w:rPr>
          <w:rFonts w:cs="Times New Roman"/>
        </w:rPr>
        <w:t>eq</w:t>
      </w:r>
      <w:r w:rsidR="0043407C">
        <w:rPr>
          <w:rFonts w:cs="Times New Roman"/>
        </w:rPr>
        <w:t>v</w:t>
      </w:r>
      <w:r>
        <w:rPr>
          <w:rFonts w:cs="Times New Roman"/>
        </w:rPr>
        <w:t xml:space="preserve"> to</w:t>
      </w:r>
      <w:r>
        <w:rPr>
          <w:rFonts w:cs="Times New Roman"/>
          <w:rtl/>
        </w:rPr>
        <w:tab/>
      </w:r>
      <w:r>
        <w:t>ResourceWithCtor r1</w:t>
      </w:r>
      <w:r>
        <w:rPr>
          <w:rFonts w:cs="Times New Roman"/>
          <w:rtl/>
        </w:rPr>
        <w:t>{ "" };</w:t>
      </w:r>
    </w:p>
    <w:p w:rsidR="00BC25BE" w:rsidRDefault="00BC25BE" w:rsidP="006C6539">
      <w:pPr>
        <w:bidi w:val="0"/>
      </w:pPr>
      <w:r>
        <w:t>ResourceWithoutCtor rwc</w:t>
      </w:r>
      <w:r>
        <w:rPr>
          <w:rFonts w:cs="Times New Roman"/>
          <w:rtl/>
        </w:rPr>
        <w:t>;</w:t>
      </w:r>
      <w:r>
        <w:rPr>
          <w:rFonts w:cs="Times New Roman"/>
        </w:rPr>
        <w:t xml:space="preserve"> </w:t>
      </w:r>
      <w:r w:rsidR="0043407C">
        <w:rPr>
          <w:rFonts w:cs="Times New Roman"/>
        </w:rPr>
        <w:t xml:space="preserve">  </w:t>
      </w:r>
      <w:r>
        <w:rPr>
          <w:rFonts w:cs="Times New Roman"/>
        </w:rPr>
        <w:t>eq</w:t>
      </w:r>
      <w:r w:rsidR="0043407C">
        <w:rPr>
          <w:rFonts w:cs="Times New Roman"/>
        </w:rPr>
        <w:t>v</w:t>
      </w:r>
      <w:r>
        <w:rPr>
          <w:rFonts w:cs="Times New Roman"/>
        </w:rPr>
        <w:t xml:space="preserve"> to </w:t>
      </w:r>
      <w:r w:rsidR="0043407C">
        <w:rPr>
          <w:rFonts w:cs="Times New Roman"/>
        </w:rPr>
        <w:tab/>
      </w:r>
      <w:r>
        <w:t>ResourceWithoutCtor rwc1</w:t>
      </w:r>
      <w:r>
        <w:rPr>
          <w:rFonts w:cs="Times New Roman"/>
          <w:rtl/>
        </w:rPr>
        <w:t>{};</w:t>
      </w:r>
    </w:p>
    <w:p w:rsidR="0043407C" w:rsidRDefault="0043407C" w:rsidP="006C6539">
      <w:pPr>
        <w:bidi w:val="0"/>
      </w:pPr>
      <w:r>
        <w:t xml:space="preserve">ResourceWithoutCtor rwc1 = {}; </w:t>
      </w:r>
    </w:p>
    <w:p w:rsidR="00BC25BE" w:rsidRPr="0043407C" w:rsidRDefault="00BC25BE" w:rsidP="006C6539">
      <w:pPr>
        <w:bidi w:val="0"/>
      </w:pPr>
      <w:r w:rsidRPr="0043407C">
        <w:t xml:space="preserve"> init directly public vars (can’t be done if ctor exists)</w:t>
      </w:r>
    </w:p>
    <w:p w:rsidR="0043407C" w:rsidRDefault="00BC25BE" w:rsidP="006C6539">
      <w:pPr>
        <w:bidi w:val="0"/>
      </w:pPr>
      <w:r>
        <w:t xml:space="preserve">ResourceWithCtor2args { "", 1 };  </w:t>
      </w:r>
    </w:p>
    <w:p w:rsidR="00BC25BE" w:rsidRDefault="00BC25BE" w:rsidP="006C6539">
      <w:pPr>
        <w:bidi w:val="0"/>
      </w:pPr>
      <w:r>
        <w:t xml:space="preserve">ResourceWithoutCtor rwc3 = { "", 1}; </w:t>
      </w:r>
    </w:p>
    <w:p w:rsidR="00BC25BE" w:rsidRPr="0043407C" w:rsidRDefault="00BC25BE" w:rsidP="006C6539">
      <w:pPr>
        <w:bidi w:val="0"/>
      </w:pPr>
      <w:r w:rsidRPr="0043407C">
        <w:rPr>
          <w:rFonts w:cs="Times New Roman"/>
          <w:rtl/>
        </w:rPr>
        <w:t xml:space="preserve"> </w:t>
      </w:r>
      <w:r w:rsidRPr="0043407C">
        <w:t>init array</w:t>
      </w:r>
    </w:p>
    <w:p w:rsidR="00BC25BE" w:rsidRDefault="00BC25BE" w:rsidP="006C6539">
      <w:pPr>
        <w:bidi w:val="0"/>
      </w:pPr>
      <w:r>
        <w:t>int v[] = { 1, 2, 3</w:t>
      </w:r>
      <w:r w:rsidR="0043407C">
        <w:rPr>
          <w:rFonts w:cs="Times New Roman"/>
          <w:rtl/>
        </w:rPr>
        <w:t xml:space="preserve"> </w:t>
      </w:r>
      <w:r w:rsidR="0043407C">
        <w:rPr>
          <w:rFonts w:cs="Times New Roman"/>
        </w:rPr>
        <w:t>};</w:t>
      </w:r>
    </w:p>
    <w:p w:rsidR="00BC25BE" w:rsidRDefault="00BC25BE" w:rsidP="006C6539">
      <w:pPr>
        <w:bidi w:val="0"/>
        <w:rPr>
          <w:rFonts w:cs="Times New Roman"/>
        </w:rPr>
      </w:pPr>
      <w:r>
        <w:t>int * vp = new int[]{1, 2, 3</w:t>
      </w:r>
      <w:r w:rsidR="0043407C">
        <w:rPr>
          <w:rFonts w:cs="Times New Roman"/>
        </w:rPr>
        <w:t>};</w:t>
      </w:r>
    </w:p>
    <w:p w:rsidR="00F15D1D" w:rsidRDefault="00F15D1D" w:rsidP="006C6539">
      <w:pPr>
        <w:pStyle w:val="Heading3"/>
      </w:pPr>
      <w:bookmarkStart w:id="8" w:name="_Toc6234182"/>
      <w:r>
        <w:t>C++ methods given free by the compiler (Meyers, item 5)</w:t>
      </w:r>
      <w:bookmarkEnd w:id="8"/>
    </w:p>
    <w:p w:rsidR="00F15D1D" w:rsidRDefault="00137089" w:rsidP="006C6539">
      <w:pPr>
        <w:rPr>
          <w:rtl/>
        </w:rPr>
      </w:pPr>
      <w:r>
        <w:rPr>
          <w:rFonts w:hint="cs"/>
          <w:rtl/>
        </w:rPr>
        <w:t>הקומפיילר מייצר "בחינם" את ה: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Default c’tor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Copy c’tor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Copy assign operator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d’tor</w:t>
      </w:r>
    </w:p>
    <w:p w:rsidR="009A1FDC" w:rsidRDefault="009A1FDC" w:rsidP="006C6539">
      <w:r>
        <w:rPr>
          <w:rFonts w:hint="cs"/>
          <w:rtl/>
        </w:rPr>
        <w:t>(אגב, הקומפיילר מייצר אותם רק במידה ואכן משתמשים בהם)</w:t>
      </w:r>
    </w:p>
    <w:p w:rsidR="00137089" w:rsidRDefault="00137089" w:rsidP="006C6539">
      <w:pPr>
        <w:rPr>
          <w:rtl/>
        </w:rPr>
      </w:pPr>
      <w:r>
        <w:rPr>
          <w:rFonts w:hint="cs"/>
          <w:rtl/>
        </w:rPr>
        <w:t>אבל מה קורה אם אחד מחברי הקלאס הוא</w:t>
      </w:r>
      <w:r w:rsidR="00422656">
        <w:t xml:space="preserve"> </w:t>
      </w:r>
      <w:r w:rsidR="00422656">
        <w:rPr>
          <w:rFonts w:hint="cs"/>
          <w:rtl/>
        </w:rPr>
        <w:t xml:space="preserve"> </w:t>
      </w:r>
      <w:r w:rsidR="00422656">
        <w:t>ref</w:t>
      </w:r>
      <w:r w:rsidR="00422656">
        <w:rPr>
          <w:rFonts w:hint="cs"/>
          <w:rtl/>
        </w:rPr>
        <w:t xml:space="preserve"> או </w:t>
      </w:r>
      <w:r w:rsidR="00422656">
        <w:t>const</w:t>
      </w:r>
      <w:r w:rsidR="00422656">
        <w:rPr>
          <w:rFonts w:hint="cs"/>
          <w:rtl/>
        </w:rPr>
        <w:t xml:space="preserve"> כמו בדוגמא הבאה</w:t>
      </w:r>
    </w:p>
    <w:p w:rsidR="009A3DEE" w:rsidRDefault="008F7340" w:rsidP="006C6539">
      <w:pPr>
        <w:rPr>
          <w:rtl/>
        </w:rPr>
      </w:pPr>
      <w:r>
        <w:rPr>
          <w:noProof/>
        </w:rPr>
        <w:drawing>
          <wp:inline distT="0" distB="0" distL="0" distR="0" wp14:anchorId="78897DEA" wp14:editId="4DB0665B">
            <wp:extent cx="5486400" cy="1007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6" w:rsidRDefault="00422656" w:rsidP="006C6539">
      <w:pPr>
        <w:rPr>
          <w:rtl/>
        </w:rPr>
      </w:pPr>
      <w:r>
        <w:rPr>
          <w:rFonts w:hint="cs"/>
          <w:rtl/>
        </w:rPr>
        <w:t>את השדות הנ"ל אפשר רק לאתחל בכותרת של הקונסט', לא ניתן להציב להם ערך חדש.</w:t>
      </w:r>
    </w:p>
    <w:p w:rsidR="00422656" w:rsidRDefault="00422656" w:rsidP="006C6539">
      <w:pPr>
        <w:rPr>
          <w:rtl/>
        </w:rPr>
      </w:pPr>
      <w:r>
        <w:rPr>
          <w:rFonts w:hint="cs"/>
          <w:rtl/>
        </w:rPr>
        <w:t xml:space="preserve">במקרה כזה הקומפיילר לא יכול לייצר בעצמו </w:t>
      </w:r>
      <w:r>
        <w:t>assign oper.</w:t>
      </w:r>
      <w:r>
        <w:rPr>
          <w:rFonts w:hint="cs"/>
          <w:rtl/>
        </w:rPr>
        <w:t xml:space="preserve"> ותתקבל שגיאת קומפילציה.</w:t>
      </w:r>
    </w:p>
    <w:p w:rsidR="009A1FDC" w:rsidRDefault="009A1FDC" w:rsidP="006C6539">
      <w:pPr>
        <w:pStyle w:val="Heading3"/>
      </w:pPr>
      <w:bookmarkStart w:id="9" w:name="_Toc6234183"/>
      <w:r w:rsidRPr="009A1FDC">
        <w:t xml:space="preserve">Explicitly disallow the use of compiler-generated functions </w:t>
      </w:r>
      <w:r>
        <w:t>(Meyers, Item 6)</w:t>
      </w:r>
      <w:bookmarkEnd w:id="9"/>
    </w:p>
    <w:p w:rsidR="009A1FDC" w:rsidRDefault="009A1FDC" w:rsidP="006C6539">
      <w:r>
        <w:rPr>
          <w:rFonts w:hint="cs"/>
          <w:rtl/>
        </w:rPr>
        <w:t xml:space="preserve">יצירת קלאס שלא ניתן להעתקה\שכפול מחייב מניעה אקטיבית של </w:t>
      </w:r>
      <w:r>
        <w:t>copy-const’, assign oper.</w:t>
      </w:r>
    </w:p>
    <w:p w:rsidR="009A1FDC" w:rsidRDefault="009A1FDC" w:rsidP="006C6539">
      <w:pPr>
        <w:rPr>
          <w:rtl/>
        </w:rPr>
      </w:pPr>
      <w:r>
        <w:rPr>
          <w:rFonts w:hint="cs"/>
          <w:rtl/>
        </w:rPr>
        <w:t xml:space="preserve">הדרך הפשוטה היא לקבוע אותם בתור </w:t>
      </w:r>
      <w:r>
        <w:t>Private</w:t>
      </w:r>
      <w:r>
        <w:rPr>
          <w:rFonts w:hint="cs"/>
          <w:rtl/>
        </w:rPr>
        <w:t xml:space="preserve"> </w:t>
      </w:r>
    </w:p>
    <w:p w:rsidR="009A1FDC" w:rsidRDefault="009A1FDC" w:rsidP="006C6539">
      <w:pPr>
        <w:rPr>
          <w:rtl/>
        </w:rPr>
      </w:pPr>
      <w:r>
        <w:rPr>
          <w:rFonts w:hint="cs"/>
          <w:rtl/>
        </w:rPr>
        <w:t xml:space="preserve">אולם זה עדיין לא מספיק משום שמתכנת מתוחכם יכול לקרוא להם דרך מתודה אחרת או שאולי דרך </w:t>
      </w:r>
      <w:r>
        <w:t>friend class</w:t>
      </w:r>
      <w:r>
        <w:rPr>
          <w:rFonts w:hint="cs"/>
          <w:rtl/>
        </w:rPr>
        <w:t xml:space="preserve">. </w:t>
      </w:r>
    </w:p>
    <w:p w:rsidR="009A1FDC" w:rsidRDefault="00252685" w:rsidP="006C6539">
      <w:pPr>
        <w:rPr>
          <w:rtl/>
        </w:rPr>
      </w:pPr>
      <w:r>
        <w:rPr>
          <w:rFonts w:hint="cs"/>
          <w:rtl/>
        </w:rPr>
        <w:lastRenderedPageBreak/>
        <w:t xml:space="preserve">ועל כן, בנוסף להגדרתם כ </w:t>
      </w:r>
      <w:r>
        <w:t>Private</w:t>
      </w:r>
      <w:r>
        <w:rPr>
          <w:rFonts w:hint="cs"/>
          <w:rtl/>
        </w:rPr>
        <w:t xml:space="preserve"> </w:t>
      </w:r>
      <w:r w:rsidR="004211FA">
        <w:rPr>
          <w:rFonts w:hint="cs"/>
          <w:rtl/>
        </w:rPr>
        <w:t>צריך להימנע מ</w:t>
      </w:r>
      <w:r w:rsidR="009A1FDC">
        <w:rPr>
          <w:rFonts w:hint="cs"/>
          <w:rtl/>
        </w:rPr>
        <w:t xml:space="preserve">לתת להם מימוש. (אמנם במקרה כזה מי שינסה להשתמש בהם יראה בעיה ברמת ה </w:t>
      </w:r>
      <w:r w:rsidR="009A1FDC">
        <w:t>linker</w:t>
      </w:r>
      <w:r w:rsidR="009A1FDC">
        <w:rPr>
          <w:rFonts w:hint="cs"/>
          <w:rtl/>
        </w:rPr>
        <w:t>).</w:t>
      </w:r>
    </w:p>
    <w:p w:rsidR="00252685" w:rsidRDefault="00252685" w:rsidP="006C6539">
      <w:pPr>
        <w:rPr>
          <w:rtl/>
        </w:rPr>
      </w:pPr>
      <w:r>
        <w:rPr>
          <w:rFonts w:hint="cs"/>
          <w:rtl/>
        </w:rPr>
        <w:t>הערה</w:t>
      </w:r>
      <w:r w:rsidR="00991B6B">
        <w:rPr>
          <w:rFonts w:hint="cs"/>
          <w:rtl/>
        </w:rPr>
        <w:t>:</w:t>
      </w:r>
      <w:r>
        <w:rPr>
          <w:rFonts w:hint="cs"/>
          <w:rtl/>
        </w:rPr>
        <w:t xml:space="preserve"> בגרסא המודרנית של השפה ניתן לעשות זאת בקלות בעזרת </w:t>
      </w:r>
      <w:r w:rsidR="00991B6B">
        <w:rPr>
          <w:rFonts w:hint="cs"/>
          <w:rtl/>
        </w:rPr>
        <w:t xml:space="preserve">המילה השמורה </w:t>
      </w:r>
      <w:r w:rsidR="00991B6B">
        <w:t>delete</w:t>
      </w:r>
      <w:r w:rsidR="00991B6B">
        <w:rPr>
          <w:rFonts w:hint="cs"/>
          <w:rtl/>
        </w:rPr>
        <w:t>.</w:t>
      </w:r>
    </w:p>
    <w:p w:rsidR="00F24C0C" w:rsidRPr="00F24C0C" w:rsidRDefault="00F24C0C" w:rsidP="006C6539">
      <w:pPr>
        <w:pStyle w:val="Heading3"/>
        <w:rPr>
          <w:rtl/>
        </w:rPr>
      </w:pPr>
      <w:bookmarkStart w:id="10" w:name="_Toc6234184"/>
      <w:r>
        <w:t>Virtual d'tor (Meyers, Item 7)</w:t>
      </w:r>
      <w:bookmarkEnd w:id="10"/>
    </w:p>
    <w:p w:rsidR="00F24C0C" w:rsidRDefault="00F24C0C" w:rsidP="006C6539">
      <w:pPr>
        <w:rPr>
          <w:rtl/>
        </w:rPr>
      </w:pPr>
      <w:r>
        <w:rPr>
          <w:rFonts w:hint="cs"/>
          <w:rtl/>
        </w:rPr>
        <w:t>כלל ידוע בבניי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קלאסים שעתידים להיות להם יורשים לקבוע את ה דיסטר' כווירטואל</w:t>
      </w:r>
      <w:r>
        <w:rPr>
          <w:rFonts w:hint="eastAsia"/>
          <w:rtl/>
        </w:rPr>
        <w:t>י</w:t>
      </w:r>
      <w:r>
        <w:rPr>
          <w:rFonts w:hint="cs"/>
          <w:rtl/>
        </w:rPr>
        <w:t>, משום שאחרת, מצביע מטיפוס קלאס אב, יפעיל את הדיסט' של קלאס האב (למשל כשהוא יוצא מסקופ) למרות שבפועל הוא מצביע למופע של בן.</w:t>
      </w:r>
    </w:p>
    <w:p w:rsidR="00F24C0C" w:rsidRDefault="00F24C0C" w:rsidP="006C6539">
      <w:pPr>
        <w:rPr>
          <w:rtl/>
        </w:rPr>
      </w:pPr>
      <w:r>
        <w:rPr>
          <w:rFonts w:hint="cs"/>
          <w:rtl/>
        </w:rPr>
        <w:t xml:space="preserve">אין לעשות כן בקלאסים שלא צפויים להיות להם יורשים, משום שזה מעמיס את הישום של הקלאס ללא צורך. קלאס עם מתודה וירטואלית מקבל שדה (נסתר) בשם </w:t>
      </w:r>
      <w:r>
        <w:t>vptr</w:t>
      </w:r>
      <w:r>
        <w:rPr>
          <w:rFonts w:hint="cs"/>
          <w:rtl/>
        </w:rPr>
        <w:t xml:space="preserve"> אשר מצביע לטבלה וירטואלית </w:t>
      </w:r>
      <w:r>
        <w:t>vtable</w:t>
      </w:r>
      <w:r>
        <w:rPr>
          <w:rFonts w:hint="cs"/>
          <w:rtl/>
        </w:rPr>
        <w:t xml:space="preserve">. זה גם מכביד וגם מונע את האפשרות להעביר קלאס זה לשפת </w:t>
      </w:r>
      <w:r>
        <w:rPr>
          <w:rFonts w:hint="cs"/>
        </w:rPr>
        <w:t>C</w:t>
      </w:r>
      <w:r>
        <w:rPr>
          <w:rFonts w:hint="cs"/>
          <w:rtl/>
        </w:rPr>
        <w:t>.</w:t>
      </w:r>
    </w:p>
    <w:p w:rsidR="00F24C0C" w:rsidRDefault="00F24C0C" w:rsidP="006C6539">
      <w:pPr>
        <w:rPr>
          <w:rtl/>
        </w:rPr>
      </w:pPr>
      <w:r>
        <w:rPr>
          <w:rFonts w:hint="cs"/>
          <w:rtl/>
        </w:rPr>
        <w:t>אם רוצים להגדיר קלאס כאבסטרקטי אבל אין מתודה ספציפית לצורך כך, הבחירה הטבעית היא הדיסט'.</w:t>
      </w:r>
    </w:p>
    <w:p w:rsidR="00CA4E20" w:rsidRDefault="00CA4E20" w:rsidP="006C6539">
      <w:pPr>
        <w:pStyle w:val="Heading3"/>
      </w:pPr>
      <w:bookmarkStart w:id="11" w:name="_Toc6234185"/>
      <w:r>
        <w:rPr>
          <w:rFonts w:hint="cs"/>
        </w:rPr>
        <w:t>D</w:t>
      </w:r>
      <w:r>
        <w:t xml:space="preserve">on't allow </w:t>
      </w:r>
      <w:r w:rsidR="00777A3A">
        <w:t>destructors to throw exceptions (Meyers, item 8)</w:t>
      </w:r>
      <w:bookmarkEnd w:id="11"/>
      <w:r>
        <w:t xml:space="preserve"> </w:t>
      </w:r>
    </w:p>
    <w:p w:rsidR="00777A3A" w:rsidRDefault="00777A3A" w:rsidP="006C6539">
      <w:pPr>
        <w:rPr>
          <w:rtl/>
        </w:rPr>
      </w:pPr>
      <w:r>
        <w:rPr>
          <w:rFonts w:hint="cs"/>
          <w:rtl/>
        </w:rPr>
        <w:t>אם ווקטור מחזיק אובייקטים וכשהוא יוצא מסקופ הוא מוחק אותם אחד אחד, הרי אם אחד מהם יזרוק 'חריג' זה יקלקל את הפעולה כולם.</w:t>
      </w:r>
    </w:p>
    <w:p w:rsidR="00777A3A" w:rsidRPr="00777A3A" w:rsidRDefault="00777A3A" w:rsidP="006C6539">
      <w:pPr>
        <w:rPr>
          <w:rtl/>
        </w:rPr>
      </w:pPr>
      <w:r>
        <w:rPr>
          <w:rFonts w:hint="cs"/>
          <w:rtl/>
        </w:rPr>
        <w:t>אמנם 'בליעת חריגים' זה הרגל רע אולם במקרה זה אין ברירה אחרת, וכמובן שצריך להוציא הודעת לוג מתאימה.</w:t>
      </w:r>
    </w:p>
    <w:p w:rsidR="009B081E" w:rsidRDefault="00685C14" w:rsidP="006C6539">
      <w:pPr>
        <w:pStyle w:val="Heading2"/>
        <w:bidi w:val="0"/>
        <w:rPr>
          <w:rtl/>
        </w:rPr>
      </w:pPr>
      <w:bookmarkStart w:id="12" w:name="_Toc6234186"/>
      <w:r>
        <w:t>T</w:t>
      </w:r>
      <w:r w:rsidR="007875AF">
        <w:t>emplates</w:t>
      </w:r>
      <w:bookmarkEnd w:id="12"/>
    </w:p>
    <w:p w:rsidR="007902E0" w:rsidRDefault="00BC25BE" w:rsidP="006C6539">
      <w:pPr>
        <w:pStyle w:val="Heading3"/>
        <w:rPr>
          <w:rtl/>
        </w:rPr>
      </w:pPr>
      <w:bookmarkStart w:id="13" w:name="_Toc6234187"/>
      <w:r>
        <w:t>Using an existing template</w:t>
      </w:r>
      <w:bookmarkEnd w:id="13"/>
    </w:p>
    <w:p w:rsidR="009B081E" w:rsidRDefault="00A724FA" w:rsidP="006C6539">
      <w:pPr>
        <w:rPr>
          <w:rtl/>
        </w:rPr>
      </w:pPr>
      <w:r>
        <w:rPr>
          <w:rFonts w:hint="cs"/>
          <w:rtl/>
        </w:rPr>
        <w:t>דוגמת שימוש</w:t>
      </w:r>
      <w:r w:rsidR="00B95D3F">
        <w:rPr>
          <w:rFonts w:hint="cs"/>
          <w:rtl/>
        </w:rPr>
        <w:t xml:space="preserve"> ב </w:t>
      </w:r>
      <w:r w:rsidR="00B95D3F">
        <w:t>pair</w:t>
      </w:r>
    </w:p>
    <w:p w:rsidR="00B95D3F" w:rsidRDefault="00B95D3F" w:rsidP="006C6539">
      <w:pPr>
        <w:bidi w:val="0"/>
      </w:pPr>
      <w:r>
        <w:t>using std::pair;</w:t>
      </w:r>
    </w:p>
    <w:p w:rsidR="00B95D3F" w:rsidRDefault="00B95D3F" w:rsidP="006C6539">
      <w:pPr>
        <w:bidi w:val="0"/>
      </w:pPr>
      <w:r>
        <w:t>using std::string;</w:t>
      </w:r>
    </w:p>
    <w:p w:rsidR="00B95D3F" w:rsidRDefault="00B95D3F" w:rsidP="006C6539">
      <w:pPr>
        <w:bidi w:val="0"/>
      </w:pPr>
      <w:r>
        <w:t>pair&lt;int, string&gt; ValueToString(int val)</w:t>
      </w:r>
    </w:p>
    <w:p w:rsidR="00B95D3F" w:rsidRDefault="00B95D3F" w:rsidP="006C6539">
      <w:pPr>
        <w:bidi w:val="0"/>
        <w:rPr>
          <w:rtl/>
        </w:rPr>
      </w:pPr>
      <w:r>
        <w:t>{</w:t>
      </w:r>
    </w:p>
    <w:p w:rsidR="00B95D3F" w:rsidRDefault="00B95D3F" w:rsidP="006C6539">
      <w:pPr>
        <w:bidi w:val="0"/>
      </w:pPr>
      <w:r>
        <w:t xml:space="preserve">    string s = "someString";</w:t>
      </w:r>
    </w:p>
    <w:p w:rsidR="00B95D3F" w:rsidRDefault="00B95D3F" w:rsidP="006C6539">
      <w:pPr>
        <w:bidi w:val="0"/>
      </w:pPr>
      <w:r>
        <w:t xml:space="preserve">    return pair&lt;int, string&gt;(val, s);</w:t>
      </w:r>
    </w:p>
    <w:p w:rsidR="00B95D3F" w:rsidRDefault="00B95D3F" w:rsidP="006C6539">
      <w:pPr>
        <w:bidi w:val="0"/>
      </w:pPr>
      <w:r>
        <w:t>}</w:t>
      </w:r>
    </w:p>
    <w:p w:rsidR="00B95D3F" w:rsidRDefault="00B95D3F" w:rsidP="006C6539"/>
    <w:p w:rsidR="00882FFE" w:rsidRDefault="00A724FA" w:rsidP="006C6539">
      <w:pPr>
        <w:rPr>
          <w:rtl/>
        </w:rPr>
      </w:pPr>
      <w:r>
        <w:rPr>
          <w:rFonts w:hint="cs"/>
          <w:rtl/>
        </w:rPr>
        <w:t xml:space="preserve">הערה: בעוד ש </w:t>
      </w:r>
      <w:r>
        <w:t>pair</w:t>
      </w:r>
      <w:r>
        <w:rPr>
          <w:rFonts w:hint="cs"/>
          <w:rtl/>
        </w:rPr>
        <w:t xml:space="preserve"> מוגבל לשני ארגומנטים בלבד, </w:t>
      </w:r>
      <w:r>
        <w:t>tuple</w:t>
      </w:r>
      <w:r>
        <w:rPr>
          <w:rFonts w:hint="cs"/>
          <w:rtl/>
        </w:rPr>
        <w:t xml:space="preserve"> </w:t>
      </w:r>
      <w:r w:rsidRPr="009B081E">
        <w:rPr>
          <w:rFonts w:hint="cs"/>
          <w:b/>
          <w:bCs/>
          <w:rtl/>
        </w:rPr>
        <w:t>אינו מוגבל</w:t>
      </w:r>
      <w:r>
        <w:rPr>
          <w:rFonts w:hint="cs"/>
          <w:rtl/>
        </w:rPr>
        <w:t xml:space="preserve">, זהו </w:t>
      </w:r>
      <w:r>
        <w:t>variadic template</w:t>
      </w:r>
      <w:r w:rsidR="00795DF6">
        <w:rPr>
          <w:rFonts w:hint="cs"/>
          <w:rtl/>
        </w:rPr>
        <w:t xml:space="preserve"> ואם כן נשאל</w:t>
      </w:r>
      <w:r w:rsidR="008B5EA9">
        <w:rPr>
          <w:rFonts w:hint="cs"/>
          <w:rtl/>
        </w:rPr>
        <w:t>ת</w:t>
      </w:r>
      <w:r w:rsidR="00795DF6">
        <w:rPr>
          <w:rFonts w:hint="cs"/>
          <w:rtl/>
        </w:rPr>
        <w:t xml:space="preserve"> השאלה איך אפשר לקבל את ה</w:t>
      </w:r>
      <w:r>
        <w:rPr>
          <w:rFonts w:hint="cs"/>
          <w:rtl/>
        </w:rPr>
        <w:t>ארגומנטים ללא שם שמזהה אותם</w:t>
      </w:r>
      <w:r w:rsidR="00795DF6">
        <w:rPr>
          <w:rFonts w:hint="cs"/>
          <w:rtl/>
        </w:rPr>
        <w:t xml:space="preserve">? </w:t>
      </w:r>
    </w:p>
    <w:p w:rsidR="00795DF6" w:rsidRDefault="00A724FA" w:rsidP="006C6539">
      <w:pPr>
        <w:rPr>
          <w:rtl/>
        </w:rPr>
      </w:pPr>
      <w:r>
        <w:rPr>
          <w:rFonts w:hint="cs"/>
          <w:rtl/>
        </w:rPr>
        <w:t>כאן נכנס כתיב יחודי למקרה זה:</w:t>
      </w:r>
    </w:p>
    <w:p w:rsidR="009F1B0A" w:rsidRDefault="00A724FA" w:rsidP="0098136F">
      <w:pPr>
        <w:jc w:val="right"/>
      </w:pPr>
      <w:r>
        <w:rPr>
          <w:noProof/>
        </w:rPr>
        <w:drawing>
          <wp:inline distT="0" distB="0" distL="0" distR="0" wp14:anchorId="7B838CA9" wp14:editId="00B82783">
            <wp:extent cx="2759874" cy="70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359" cy="7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0A" w:rsidRDefault="00A724FA" w:rsidP="006C6539">
      <w:r>
        <w:t>Get&lt;0&gt;</w:t>
      </w:r>
      <w:r>
        <w:rPr>
          <w:rFonts w:hint="cs"/>
          <w:rtl/>
        </w:rPr>
        <w:t xml:space="preserve"> מחזיר את הארגומנט הראשון </w:t>
      </w:r>
      <w:r w:rsidR="008B5EA9">
        <w:rPr>
          <w:rFonts w:hint="cs"/>
          <w:rtl/>
        </w:rPr>
        <w:t>(</w:t>
      </w:r>
      <w:r>
        <w:rPr>
          <w:rFonts w:hint="cs"/>
          <w:rtl/>
        </w:rPr>
        <w:t xml:space="preserve">וזה לאו דווקא ב  </w:t>
      </w:r>
      <w:r>
        <w:t>tuple</w:t>
      </w:r>
      <w:r w:rsidR="008B5EA9">
        <w:rPr>
          <w:rFonts w:hint="cs"/>
          <w:rtl/>
        </w:rPr>
        <w:t>)</w:t>
      </w:r>
    </w:p>
    <w:p w:rsidR="008B5EA9" w:rsidRDefault="00547391" w:rsidP="006C6539">
      <w:pPr>
        <w:pStyle w:val="Heading3"/>
        <w:rPr>
          <w:rtl/>
        </w:rPr>
      </w:pPr>
      <w:bookmarkStart w:id="14" w:name="_Toc6234188"/>
      <w:r>
        <w:t>F</w:t>
      </w:r>
      <w:r w:rsidR="00BC25BE">
        <w:t>unction template</w:t>
      </w:r>
      <w:r>
        <w:t>s</w:t>
      </w:r>
      <w:bookmarkEnd w:id="14"/>
    </w:p>
    <w:p w:rsidR="00751025" w:rsidRDefault="00A724FA" w:rsidP="006C6539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154A7C1A" wp14:editId="6587BC12">
            <wp:extent cx="35814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7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3" w:rsidRDefault="00A724FA" w:rsidP="006C6539">
      <w:pPr>
        <w:rPr>
          <w:rtl/>
        </w:rPr>
      </w:pPr>
      <w:r>
        <w:rPr>
          <w:rFonts w:hint="cs"/>
          <w:rtl/>
        </w:rPr>
        <w:t>כאשר משתמשים בפונקציה תבניתית אז בניגוד לקלאס, אין צורך לומר במפורש מה טיפוס הארגו</w:t>
      </w:r>
      <w:r w:rsidR="00AB089A">
        <w:rPr>
          <w:rFonts w:hint="cs"/>
          <w:rtl/>
        </w:rPr>
        <w:t>מנטים. הקומפיילר מסיק זאת בעצמו</w:t>
      </w:r>
      <w:r w:rsidR="00AB089A">
        <w:t xml:space="preserve"> </w:t>
      </w:r>
      <w:r w:rsidR="00AB089A">
        <w:rPr>
          <w:rFonts w:hint="cs"/>
          <w:rtl/>
        </w:rPr>
        <w:t xml:space="preserve"> לפי סוג המשתנים  </w:t>
      </w:r>
      <w:r>
        <w:rPr>
          <w:rFonts w:hint="cs"/>
          <w:rtl/>
        </w:rPr>
        <w:t>ואם אפשר לפרש זאת בשני דרכים אז המתכנת צריך לכתוב מפורש. לדוגמא</w:t>
      </w:r>
    </w:p>
    <w:p w:rsidR="00793BC3" w:rsidRDefault="00A724FA" w:rsidP="006C6539">
      <w:pPr>
        <w:rPr>
          <w:rtl/>
        </w:rPr>
      </w:pPr>
      <w:r>
        <w:t>max&lt;double&gt;(10, 10.1)</w:t>
      </w:r>
    </w:p>
    <w:p w:rsidR="00576D02" w:rsidRDefault="00A724FA" w:rsidP="006C6539">
      <w:r>
        <w:rPr>
          <w:rFonts w:hint="cs"/>
          <w:rtl/>
        </w:rPr>
        <w:t>כאן, 10 יומר לדבל.</w:t>
      </w:r>
      <w:r w:rsidR="007E6326">
        <w:t xml:space="preserve"> </w:t>
      </w:r>
    </w:p>
    <w:p w:rsidR="00793BC3" w:rsidRDefault="00576D02" w:rsidP="006C6539">
      <w:pPr>
        <w:rPr>
          <w:rtl/>
        </w:rPr>
      </w:pPr>
      <w:r>
        <w:rPr>
          <w:rFonts w:hint="cs"/>
          <w:rtl/>
        </w:rPr>
        <w:t xml:space="preserve">שים לב לשימוש ב </w:t>
      </w:r>
      <w:r w:rsidR="00A724FA">
        <w:rPr>
          <w:rFonts w:hint="cs"/>
          <w:rtl/>
        </w:rPr>
        <w:t xml:space="preserve"> </w:t>
      </w:r>
      <w:r w:rsidR="00A724FA">
        <w:t>decltype</w:t>
      </w:r>
      <w:r w:rsidR="00A724FA">
        <w:rPr>
          <w:rFonts w:hint="cs"/>
        </w:rPr>
        <w:t xml:space="preserve"> </w:t>
      </w:r>
      <w:r w:rsidR="00A724FA">
        <w:rPr>
          <w:rFonts w:hint="cs"/>
          <w:rtl/>
        </w:rPr>
        <w:t xml:space="preserve"> </w:t>
      </w:r>
      <w:r>
        <w:rPr>
          <w:rFonts w:hint="cs"/>
          <w:rtl/>
        </w:rPr>
        <w:t xml:space="preserve"> זו מעין העברה של הטיפוסים אל צד שלישי. </w:t>
      </w:r>
      <w:r w:rsidR="00A724FA">
        <w:rPr>
          <w:rFonts w:hint="cs"/>
          <w:rtl/>
        </w:rPr>
        <w:t>אמנם היה אפשר לה</w:t>
      </w:r>
      <w:r>
        <w:rPr>
          <w:rFonts w:hint="cs"/>
          <w:rtl/>
        </w:rPr>
        <w:t>שתמש בשורה שבהערה, אולם יש מקומות שזה נדרש.</w:t>
      </w:r>
    </w:p>
    <w:p w:rsidR="00793BC3" w:rsidRDefault="00A724FA" w:rsidP="006C6539">
      <w:pPr>
        <w:rPr>
          <w:rtl/>
        </w:rPr>
      </w:pPr>
      <w:r>
        <w:rPr>
          <w:rFonts w:hint="cs"/>
          <w:rtl/>
        </w:rPr>
        <w:t>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</w:t>
      </w:r>
      <w:r w:rsidR="00547391">
        <w:rPr>
          <w:rFonts w:hint="cs"/>
          <w:rtl/>
        </w:rPr>
        <w:t>ש בקוד הקיים אלא לייצר קוד אחר.</w:t>
      </w:r>
    </w:p>
    <w:p w:rsidR="00AD294A" w:rsidRDefault="00547391" w:rsidP="006C6539">
      <w:pPr>
        <w:pStyle w:val="Heading3"/>
        <w:rPr>
          <w:rtl/>
        </w:rPr>
      </w:pPr>
      <w:bookmarkStart w:id="15" w:name="_Toc6234189"/>
      <w:r>
        <w:t>Class</w:t>
      </w:r>
      <w:r w:rsidR="00C61FEB">
        <w:t xml:space="preserve"> templates</w:t>
      </w:r>
      <w:bookmarkEnd w:id="15"/>
    </w:p>
    <w:p w:rsidR="004A110D" w:rsidRDefault="00A724FA" w:rsidP="006C6539">
      <w:r>
        <w:rPr>
          <w:rFonts w:hint="cs"/>
          <w:rtl/>
        </w:rPr>
        <w:t xml:space="preserve">בקלאס תבניתי אין להפריד את ה </w:t>
      </w:r>
      <w:r>
        <w:t>H</w:t>
      </w:r>
      <w:r>
        <w:rPr>
          <w:rFonts w:hint="cs"/>
          <w:rtl/>
        </w:rPr>
        <w:t xml:space="preserve"> מה </w:t>
      </w:r>
      <w:r>
        <w:t>CPP</w:t>
      </w:r>
      <w:r>
        <w:rPr>
          <w:rFonts w:hint="cs"/>
          <w:rtl/>
        </w:rPr>
        <w:t xml:space="preserve">. כלומר </w:t>
      </w:r>
      <w:r w:rsidR="00547391">
        <w:rPr>
          <w:rFonts w:hint="cs"/>
          <w:rtl/>
        </w:rPr>
        <w:t xml:space="preserve">צריך </w:t>
      </w:r>
      <w:r>
        <w:rPr>
          <w:rFonts w:hint="cs"/>
          <w:rtl/>
        </w:rPr>
        <w:t xml:space="preserve">להכניס את גוף המתודות במקום הגדרתם. </w:t>
      </w:r>
      <w:r>
        <w:t>(VS2013)</w:t>
      </w:r>
    </w:p>
    <w:p w:rsidR="000C4206" w:rsidRDefault="00A724FA" w:rsidP="006C6539">
      <w:pPr>
        <w:rPr>
          <w:rtl/>
        </w:rPr>
      </w:pPr>
      <w:r>
        <w:rPr>
          <w:rFonts w:hint="cs"/>
          <w:rtl/>
        </w:rPr>
        <w:t>אמנם יש דרכים להתגבר על זה אבל הם די מסורבלות.</w:t>
      </w:r>
    </w:p>
    <w:p w:rsidR="00576D02" w:rsidRDefault="00576D02" w:rsidP="006C6539">
      <w:pPr>
        <w:pStyle w:val="Heading3"/>
      </w:pPr>
      <w:bookmarkStart w:id="16" w:name="_Toc6234190"/>
      <w:r>
        <w:t>Template specialization</w:t>
      </w:r>
      <w:bookmarkEnd w:id="16"/>
    </w:p>
    <w:p w:rsidR="00576D02" w:rsidRDefault="00576D02" w:rsidP="006C6539">
      <w:pPr>
        <w:rPr>
          <w:rtl/>
        </w:rPr>
      </w:pPr>
      <w:r>
        <w:rPr>
          <w:rFonts w:hint="cs"/>
          <w:rtl/>
        </w:rPr>
        <w:t xml:space="preserve">תבנית באה ליצור כלל, דהיינו קלאס עם טיפוסים מידע כלליים. לעיתים נדרש יוצא מן הכלל, לדוגמא קלאס אשר מטפל בכל סוגי המשתנים המספריים, מטפל אחרת במחרוזות. </w:t>
      </w:r>
    </w:p>
    <w:p w:rsidR="00576D02" w:rsidRDefault="00576D02" w:rsidP="006C6539">
      <w:pPr>
        <w:rPr>
          <w:rtl/>
        </w:rPr>
      </w:pPr>
      <w:r>
        <w:rPr>
          <w:rFonts w:hint="cs"/>
          <w:rtl/>
        </w:rPr>
        <w:t>הקלאס הכללי:</w:t>
      </w:r>
    </w:p>
    <w:p w:rsidR="00576D02" w:rsidRDefault="00576D02" w:rsidP="006C6539">
      <w:pPr>
        <w:pStyle w:val="NoSpacing"/>
        <w:bidi w:val="0"/>
      </w:pPr>
      <w:r>
        <w:t>template &lt;typename T&gt;</w:t>
      </w:r>
    </w:p>
    <w:p w:rsidR="00576D02" w:rsidRDefault="00576D02" w:rsidP="006C6539">
      <w:pPr>
        <w:pStyle w:val="NoSpacing"/>
        <w:bidi w:val="0"/>
      </w:pPr>
      <w:r>
        <w:t>class Number</w:t>
      </w:r>
    </w:p>
    <w:p w:rsidR="00576D02" w:rsidRDefault="00576D02" w:rsidP="006C6539">
      <w:pPr>
        <w:pStyle w:val="NoSpacing"/>
        <w:bidi w:val="0"/>
      </w:pPr>
      <w:r>
        <w:t>{</w:t>
      </w:r>
    </w:p>
    <w:p w:rsidR="00576D02" w:rsidRDefault="00576D02" w:rsidP="006C6539">
      <w:pPr>
        <w:pStyle w:val="NoSpacing"/>
        <w:bidi w:val="0"/>
      </w:pPr>
      <w:r>
        <w:tab/>
        <w:t>Number(T t){}</w:t>
      </w:r>
    </w:p>
    <w:p w:rsidR="00576D02" w:rsidRDefault="00576D02" w:rsidP="006C6539">
      <w:pPr>
        <w:pStyle w:val="NoSpacing"/>
        <w:bidi w:val="0"/>
      </w:pPr>
      <w:r>
        <w:t>}</w:t>
      </w:r>
    </w:p>
    <w:p w:rsidR="00576D02" w:rsidRDefault="00576D02" w:rsidP="006C6539">
      <w:pPr>
        <w:pStyle w:val="NoSpacing"/>
        <w:rPr>
          <w:rtl/>
        </w:rPr>
      </w:pPr>
      <w:r>
        <w:rPr>
          <w:rFonts w:hint="cs"/>
          <w:rtl/>
        </w:rPr>
        <w:t>והקלאס הספציפי</w:t>
      </w:r>
    </w:p>
    <w:p w:rsidR="00576D02" w:rsidRDefault="00576D02" w:rsidP="006C6539">
      <w:pPr>
        <w:pStyle w:val="NoSpacing"/>
        <w:bidi w:val="0"/>
      </w:pPr>
      <w:r>
        <w:t>Template&lt;&gt;</w:t>
      </w:r>
    </w:p>
    <w:p w:rsidR="00576D02" w:rsidRDefault="00576D02" w:rsidP="006C6539">
      <w:pPr>
        <w:pStyle w:val="NoSpacing"/>
        <w:bidi w:val="0"/>
      </w:pPr>
      <w:r>
        <w:t>Class Number&lt;std::string&gt;</w:t>
      </w:r>
    </w:p>
    <w:p w:rsidR="00576D02" w:rsidRDefault="00576D02" w:rsidP="006C6539">
      <w:pPr>
        <w:pStyle w:val="NoSpacing"/>
        <w:bidi w:val="0"/>
      </w:pPr>
      <w:r>
        <w:t>{</w:t>
      </w:r>
    </w:p>
    <w:p w:rsidR="00576D02" w:rsidRDefault="00576D02" w:rsidP="006C6539">
      <w:pPr>
        <w:pStyle w:val="NoSpacing"/>
        <w:bidi w:val="0"/>
      </w:pPr>
      <w:r>
        <w:tab/>
        <w:t>Number(std::string s){}</w:t>
      </w:r>
    </w:p>
    <w:p w:rsidR="00576D02" w:rsidRPr="00576D02" w:rsidRDefault="00576D02" w:rsidP="006C6539">
      <w:pPr>
        <w:pStyle w:val="NoSpacing"/>
        <w:bidi w:val="0"/>
      </w:pPr>
      <w:r>
        <w:t>}</w:t>
      </w:r>
    </w:p>
    <w:p w:rsidR="00576D02" w:rsidRPr="000C4206" w:rsidRDefault="00576D02" w:rsidP="006C6539">
      <w:pPr>
        <w:rPr>
          <w:rtl/>
        </w:rPr>
      </w:pPr>
      <w:r>
        <w:rPr>
          <w:rFonts w:hint="cs"/>
          <w:rtl/>
        </w:rPr>
        <w:t xml:space="preserve">כאשר הקומפיילר יראה שכתוב   </w:t>
      </w:r>
      <w:r>
        <w:t>Number&lt;std::string&gt;</w:t>
      </w:r>
      <w:r>
        <w:rPr>
          <w:rFonts w:hint="cs"/>
          <w:rtl/>
        </w:rPr>
        <w:t xml:space="preserve"> הוא ידע להתייחס לקלאס הספציפי ולא לכללי.</w:t>
      </w:r>
    </w:p>
    <w:p w:rsidR="0086530C" w:rsidRDefault="0086530C" w:rsidP="006C6539">
      <w:pPr>
        <w:pStyle w:val="Heading3"/>
      </w:pPr>
      <w:bookmarkStart w:id="17" w:name="_Toc6234191"/>
      <w:r>
        <w:t>Special usage templates</w:t>
      </w:r>
      <w:bookmarkEnd w:id="17"/>
    </w:p>
    <w:p w:rsidR="0086530C" w:rsidRDefault="0086530C" w:rsidP="006C6539">
      <w:pPr>
        <w:bidi w:val="0"/>
      </w:pPr>
      <w:r>
        <w:t>std::is_floating_point&lt;T&gt;::value</w:t>
      </w:r>
    </w:p>
    <w:p w:rsidR="0086530C" w:rsidRDefault="0086530C" w:rsidP="006C6539">
      <w:r>
        <w:rPr>
          <w:rFonts w:hint="cs"/>
          <w:rtl/>
        </w:rPr>
        <w:t xml:space="preserve">מחזיר </w:t>
      </w:r>
      <w:r>
        <w:t>true</w:t>
      </w:r>
      <w:r>
        <w:rPr>
          <w:rFonts w:hint="cs"/>
          <w:rtl/>
        </w:rPr>
        <w:t xml:space="preserve"> או </w:t>
      </w:r>
      <w:r>
        <w:t>false</w:t>
      </w:r>
      <w:r>
        <w:rPr>
          <w:rFonts w:hint="cs"/>
          <w:rtl/>
        </w:rPr>
        <w:t>. מאד שימושי כאשר בתוך תבנית רוצים לשנות את המהלך לפי הטיפוס.</w:t>
      </w:r>
    </w:p>
    <w:p w:rsidR="0086530C" w:rsidRDefault="0086530C" w:rsidP="006C6539">
      <w:pPr>
        <w:rPr>
          <w:rtl/>
        </w:rPr>
      </w:pPr>
    </w:p>
    <w:p w:rsidR="0086530C" w:rsidRDefault="00F469E9" w:rsidP="006C6539">
      <w:pPr>
        <w:bidi w:val="0"/>
      </w:pPr>
      <w:r>
        <w:t>using</w:t>
      </w:r>
      <w:r w:rsidR="0086530C">
        <w:t xml:space="preserve"> </w:t>
      </w:r>
      <w:r>
        <w:tab/>
      </w:r>
      <w:r w:rsidR="0086530C">
        <w:t xml:space="preserve">xType </w:t>
      </w:r>
      <w:r>
        <w:t xml:space="preserve"> </w:t>
      </w:r>
      <w:r w:rsidR="0086530C">
        <w:t xml:space="preserve">= </w:t>
      </w:r>
      <w:r>
        <w:t xml:space="preserve"> typename</w:t>
      </w:r>
      <w:r w:rsidR="00053459">
        <w:rPr>
          <w:rStyle w:val="FootnoteReference"/>
        </w:rPr>
        <w:footnoteReference w:id="1"/>
      </w:r>
      <w:r>
        <w:t xml:space="preserve"> </w:t>
      </w:r>
      <w:r w:rsidR="0086530C">
        <w:t>std::conditional&lt;bool, TypeA, TypeB&gt;::type</w:t>
      </w:r>
    </w:p>
    <w:p w:rsidR="00F469E9" w:rsidRDefault="00F469E9" w:rsidP="006C6539">
      <w:r>
        <w:rPr>
          <w:rFonts w:hint="cs"/>
          <w:rtl/>
        </w:rPr>
        <w:lastRenderedPageBreak/>
        <w:t xml:space="preserve">הגדרת טיפוס לפי ערך בוליאני. גם כאן שימושי בתוך תבניות. הערך הבוליאני חייב להיות </w:t>
      </w:r>
      <w:r w:rsidRPr="00F469E9">
        <w:rPr>
          <w:rFonts w:hint="cs"/>
          <w:b/>
          <w:bCs/>
          <w:rtl/>
        </w:rPr>
        <w:t>ידוע</w:t>
      </w:r>
      <w:r>
        <w:rPr>
          <w:rFonts w:hint="cs"/>
          <w:rtl/>
        </w:rPr>
        <w:t xml:space="preserve"> בזמן קומפילציה.</w:t>
      </w:r>
    </w:p>
    <w:p w:rsidR="00721911" w:rsidRDefault="00721911" w:rsidP="006C6539">
      <w:pPr>
        <w:rPr>
          <w:rtl/>
        </w:rPr>
      </w:pPr>
    </w:p>
    <w:p w:rsidR="00F21C53" w:rsidRDefault="00721911" w:rsidP="006C6539">
      <w:pPr>
        <w:rPr>
          <w:rtl/>
        </w:rPr>
      </w:pPr>
      <w:r>
        <w:rPr>
          <w:rFonts w:hint="cs"/>
          <w:rtl/>
        </w:rPr>
        <w:t xml:space="preserve">נאמר שרוצים </w:t>
      </w:r>
      <w:r w:rsidR="00F21C53">
        <w:rPr>
          <w:rFonts w:hint="cs"/>
          <w:rtl/>
        </w:rPr>
        <w:t xml:space="preserve">סט פונקציות שיתנו </w:t>
      </w:r>
      <w:r>
        <w:rPr>
          <w:rFonts w:hint="cs"/>
          <w:rtl/>
        </w:rPr>
        <w:t xml:space="preserve">טיפול שונה לכל טיפוס מידע </w:t>
      </w:r>
      <w:r>
        <w:t>long, int, char</w:t>
      </w:r>
      <w:r>
        <w:rPr>
          <w:rFonts w:hint="cs"/>
          <w:rtl/>
        </w:rPr>
        <w:t xml:space="preserve">. </w:t>
      </w:r>
    </w:p>
    <w:p w:rsidR="00721911" w:rsidRDefault="00F21C53" w:rsidP="006C6539">
      <w:pPr>
        <w:rPr>
          <w:rtl/>
        </w:rPr>
      </w:pPr>
      <w:r>
        <w:rPr>
          <w:rFonts w:hint="cs"/>
          <w:rtl/>
        </w:rPr>
        <w:t xml:space="preserve">מגדירים מספר פונקציות ומכניסים </w:t>
      </w:r>
      <w:r w:rsidR="00721911">
        <w:rPr>
          <w:rFonts w:hint="cs"/>
          <w:rtl/>
        </w:rPr>
        <w:t xml:space="preserve">ארגומנט נוסף שכל תפקידו הוא לעזור בבחירת ה </w:t>
      </w:r>
      <w:r w:rsidR="00C14DBC">
        <w:t>template</w:t>
      </w:r>
      <w:r w:rsidR="00721911">
        <w:rPr>
          <w:rFonts w:hint="cs"/>
          <w:rtl/>
        </w:rPr>
        <w:t xml:space="preserve"> המתאים. </w:t>
      </w:r>
      <w:r w:rsidR="00C14DBC">
        <w:t xml:space="preserve">  </w:t>
      </w:r>
    </w:p>
    <w:p w:rsidR="00C14DBC" w:rsidRDefault="00C14DBC" w:rsidP="006C6539">
      <w:pPr>
        <w:bidi w:val="0"/>
      </w:pPr>
    </w:p>
    <w:p w:rsidR="00721911" w:rsidRDefault="00721911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 xml:space="preserve">typename T </w:t>
      </w:r>
      <w:r>
        <w:t>&gt;</w:t>
      </w:r>
      <w:r w:rsidR="00C14DBC">
        <w:t xml:space="preserve"> </w:t>
      </w:r>
      <w:r>
        <w:t>string FormatNumber(T number</w:t>
      </w:r>
      <w:r w:rsidR="00C14DBC">
        <w:t>, CLong</w:t>
      </w:r>
      <w:r>
        <w:t>)</w:t>
      </w:r>
      <w:r w:rsidR="00C14DBC">
        <w:t xml:space="preserve"> {}</w:t>
      </w:r>
    </w:p>
    <w:p w:rsidR="00721911" w:rsidRDefault="00C14DBC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 xml:space="preserve">typename T </w:t>
      </w:r>
      <w:r w:rsidR="00721911">
        <w:t>&gt;</w:t>
      </w:r>
      <w:r>
        <w:t xml:space="preserve"> </w:t>
      </w:r>
      <w:r w:rsidR="00721911">
        <w:t>string FormatNumber(T number</w:t>
      </w:r>
      <w:r>
        <w:t>, CInt</w:t>
      </w:r>
      <w:r w:rsidR="00721911">
        <w:t>)</w:t>
      </w:r>
      <w:r>
        <w:t>{}</w:t>
      </w:r>
    </w:p>
    <w:p w:rsidR="00721911" w:rsidRDefault="00721911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>typename T</w:t>
      </w:r>
      <w:r w:rsidR="00C14DBC">
        <w:t xml:space="preserve"> </w:t>
      </w:r>
      <w:r>
        <w:t>&gt;</w:t>
      </w:r>
      <w:r w:rsidR="00C14DBC">
        <w:t xml:space="preserve"> </w:t>
      </w:r>
      <w:r>
        <w:t>string FormatNumber(T number</w:t>
      </w:r>
      <w:r w:rsidR="00C14DBC">
        <w:t>, CShort</w:t>
      </w:r>
      <w:r>
        <w:t>)</w:t>
      </w:r>
      <w:r w:rsidR="00C14DBC">
        <w:t>{}</w:t>
      </w:r>
    </w:p>
    <w:p w:rsidR="00C14DBC" w:rsidRDefault="00C14DBC" w:rsidP="006C6539">
      <w:pPr>
        <w:bidi w:val="0"/>
      </w:pPr>
    </w:p>
    <w:p w:rsidR="00721911" w:rsidRDefault="00721911" w:rsidP="006C6539">
      <w:pPr>
        <w:bidi w:val="0"/>
      </w:pPr>
      <w:r>
        <w:t>template&lt;typename T&gt;</w:t>
      </w:r>
    </w:p>
    <w:p w:rsidR="00721911" w:rsidRDefault="00721911" w:rsidP="006C6539">
      <w:pPr>
        <w:bidi w:val="0"/>
      </w:pPr>
      <w:r>
        <w:t>string FormatNumber(T number)</w:t>
      </w:r>
    </w:p>
    <w:p w:rsidR="00721911" w:rsidRDefault="00721911" w:rsidP="006C6539">
      <w:pPr>
        <w:bidi w:val="0"/>
      </w:pPr>
      <w:r>
        <w:t>{</w:t>
      </w:r>
    </w:p>
    <w:p w:rsidR="00C14DBC" w:rsidRDefault="00C14DBC" w:rsidP="006C6539">
      <w:pPr>
        <w:bidi w:val="0"/>
      </w:pPr>
      <w:r>
        <w:t xml:space="preserve">    If (sizeof(T)==8) </w:t>
      </w:r>
    </w:p>
    <w:p w:rsidR="00C14DBC" w:rsidRDefault="00C14DBC" w:rsidP="006C6539">
      <w:pPr>
        <w:bidi w:val="0"/>
      </w:pPr>
      <w:r>
        <w:tab/>
        <w:t>FormartNumber(number, CLong());</w:t>
      </w:r>
    </w:p>
    <w:p w:rsidR="00C14DBC" w:rsidRDefault="00C14DBC" w:rsidP="006C6539">
      <w:pPr>
        <w:bidi w:val="0"/>
      </w:pPr>
      <w:r>
        <w:t xml:space="preserve">    If (sizeof(T)==4) </w:t>
      </w:r>
    </w:p>
    <w:p w:rsidR="00C14DBC" w:rsidRDefault="00C14DBC" w:rsidP="006C6539">
      <w:pPr>
        <w:bidi w:val="0"/>
      </w:pPr>
      <w:r>
        <w:tab/>
        <w:t>FormartNumber(number, CInt());</w:t>
      </w:r>
    </w:p>
    <w:p w:rsidR="00C14DBC" w:rsidRDefault="00C14DBC" w:rsidP="006C6539">
      <w:pPr>
        <w:bidi w:val="0"/>
      </w:pPr>
      <w:r>
        <w:t xml:space="preserve">    If (sizeof(T)==1) </w:t>
      </w:r>
    </w:p>
    <w:p w:rsidR="00C14DBC" w:rsidRDefault="00C14DBC" w:rsidP="006C6539">
      <w:pPr>
        <w:bidi w:val="0"/>
      </w:pPr>
      <w:r>
        <w:tab/>
        <w:t>FormartNumber(number, CChar());</w:t>
      </w:r>
    </w:p>
    <w:p w:rsidR="00C14DBC" w:rsidRDefault="00C14DBC" w:rsidP="006C6539">
      <w:pPr>
        <w:bidi w:val="0"/>
      </w:pPr>
      <w:r>
        <w:t>}</w:t>
      </w:r>
    </w:p>
    <w:p w:rsidR="00546C07" w:rsidRDefault="00546C07" w:rsidP="006C6539">
      <w:r>
        <w:rPr>
          <w:rFonts w:hint="cs"/>
          <w:rtl/>
        </w:rPr>
        <w:t xml:space="preserve">יש דרך יותר נקיה ויפה. אם ההחלטה היא בוליאנית, נאמר שהשאלה היא האם מדובר ב </w:t>
      </w:r>
      <w:r>
        <w:t>float</w:t>
      </w:r>
      <w:r>
        <w:rPr>
          <w:rFonts w:hint="cs"/>
          <w:rtl/>
        </w:rPr>
        <w:t xml:space="preserve"> או ב </w:t>
      </w:r>
      <w:r>
        <w:t>int</w:t>
      </w:r>
      <w:r>
        <w:rPr>
          <w:rFonts w:hint="cs"/>
          <w:rtl/>
        </w:rPr>
        <w:t xml:space="preserve">. אז אפשר להיעזר ב </w:t>
      </w:r>
      <w:r>
        <w:t>std::conditional</w:t>
      </w:r>
      <w:r>
        <w:rPr>
          <w:rFonts w:hint="cs"/>
          <w:rtl/>
        </w:rPr>
        <w:t xml:space="preserve"> אשר מצידו יקרא ל </w:t>
      </w:r>
      <w:r>
        <w:t>std::is_floating_point</w:t>
      </w:r>
      <w:r>
        <w:rPr>
          <w:rFonts w:hint="cs"/>
          <w:rtl/>
        </w:rPr>
        <w:t xml:space="preserve"> </w:t>
      </w:r>
    </w:p>
    <w:p w:rsidR="00546C07" w:rsidRDefault="00546C07" w:rsidP="006C6539">
      <w:pPr>
        <w:rPr>
          <w:rtl/>
        </w:rPr>
      </w:pPr>
      <w:r>
        <w:rPr>
          <w:rFonts w:hint="cs"/>
          <w:rtl/>
        </w:rPr>
        <w:t>זה נראה כך</w:t>
      </w:r>
      <w:r w:rsidR="004F400B">
        <w:rPr>
          <w:rFonts w:hint="cs"/>
          <w:rtl/>
        </w:rPr>
        <w:t xml:space="preserve"> (הוא תיקן אחר כך ל </w:t>
      </w:r>
      <w:r w:rsidR="004F400B">
        <w:t>conditionanl</w:t>
      </w:r>
      <w:r w:rsidR="004F400B" w:rsidRPr="004F400B">
        <w:rPr>
          <w:b/>
          <w:bCs/>
        </w:rPr>
        <w:t>_t</w:t>
      </w:r>
      <w:r w:rsidR="00214B67">
        <w:rPr>
          <w:rFonts w:hint="cs"/>
          <w:b/>
          <w:bCs/>
          <w:rtl/>
        </w:rPr>
        <w:t xml:space="preserve"> </w:t>
      </w:r>
      <w:r w:rsidR="00214B67">
        <w:rPr>
          <w:rFonts w:hint="cs"/>
          <w:rtl/>
        </w:rPr>
        <w:t xml:space="preserve">לחילופין אפשר להוסיף </w:t>
      </w:r>
      <w:r w:rsidR="00214B67">
        <w:t>typename</w:t>
      </w:r>
      <w:r w:rsidR="00214B67">
        <w:rPr>
          <w:rFonts w:hint="cs"/>
          <w:rtl/>
        </w:rPr>
        <w:t xml:space="preserve"> לפני</w:t>
      </w:r>
      <w:r w:rsidR="004F400B">
        <w:rPr>
          <w:rFonts w:hint="cs"/>
          <w:rtl/>
        </w:rPr>
        <w:t>)</w:t>
      </w:r>
    </w:p>
    <w:p w:rsidR="00546C07" w:rsidRDefault="00546C07" w:rsidP="006C6539">
      <w:pPr>
        <w:rPr>
          <w:rtl/>
        </w:rPr>
      </w:pPr>
      <w:r>
        <w:rPr>
          <w:noProof/>
        </w:rPr>
        <w:drawing>
          <wp:inline distT="0" distB="0" distL="0" distR="0" wp14:anchorId="6C4AB2EF" wp14:editId="2ED3637C">
            <wp:extent cx="4886325" cy="2278588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835" cy="22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07" w:rsidRDefault="0014065C" w:rsidP="006C6539">
      <w:pPr>
        <w:rPr>
          <w:rtl/>
        </w:rPr>
      </w:pPr>
      <w:hyperlink r:id="rId20" w:history="1">
        <w:r w:rsidR="00546C07" w:rsidRPr="00546C07">
          <w:rPr>
            <w:rStyle w:val="Hyperlink"/>
            <w:rFonts w:hint="cs"/>
            <w:rtl/>
          </w:rPr>
          <w:t>ראה</w:t>
        </w:r>
      </w:hyperlink>
      <w:r w:rsidR="00546C07">
        <w:rPr>
          <w:rFonts w:hint="cs"/>
          <w:rtl/>
        </w:rPr>
        <w:t>.</w:t>
      </w:r>
    </w:p>
    <w:p w:rsidR="00546C07" w:rsidRDefault="00F21C53" w:rsidP="006C6539">
      <w:r>
        <w:rPr>
          <w:rFonts w:hint="cs"/>
          <w:rtl/>
        </w:rPr>
        <w:t xml:space="preserve">או חפש ביוטיוב:   </w:t>
      </w:r>
      <w:r w:rsidR="00546C07" w:rsidRPr="00546C07">
        <w:t>C++ Templates - Part 2: Basic syntax, specialization, tag dispatch and SFINAE</w:t>
      </w:r>
    </w:p>
    <w:p w:rsidR="00F21C53" w:rsidRDefault="00F21C53" w:rsidP="006C6539">
      <w:pPr>
        <w:rPr>
          <w:rtl/>
        </w:rPr>
      </w:pPr>
      <w:r>
        <w:rPr>
          <w:rFonts w:hint="cs"/>
          <w:rtl/>
        </w:rPr>
        <w:t xml:space="preserve">מימוש לדוגמא בפרויקט </w:t>
      </w:r>
      <w:r>
        <w:t>learnTemplates</w:t>
      </w:r>
    </w:p>
    <w:p w:rsidR="00A54E9A" w:rsidRDefault="00A54E9A" w:rsidP="006C6539">
      <w:pPr>
        <w:bidi w:val="0"/>
        <w:rPr>
          <w:highlight w:val="white"/>
        </w:rPr>
      </w:pPr>
    </w:p>
    <w:p w:rsidR="00805720" w:rsidRPr="00805720" w:rsidRDefault="00805720" w:rsidP="00A76522">
      <w:pPr>
        <w:rPr>
          <w:highlight w:val="white"/>
        </w:rPr>
      </w:pPr>
      <w:r w:rsidRPr="00805720">
        <w:rPr>
          <w:color w:val="0000FF"/>
          <w:highlight w:val="white"/>
        </w:rPr>
        <w:t>return</w:t>
      </w:r>
      <w:r w:rsidRPr="00805720">
        <w:rPr>
          <w:highlight w:val="white"/>
        </w:rPr>
        <w:t xml:space="preserve"> IsEqual(lhs, rhs, conditional_t&lt;is_floating_point&lt;T&gt;::value, true_type, false_type&gt;{});</w:t>
      </w:r>
    </w:p>
    <w:p w:rsidR="00805720" w:rsidRPr="00805720" w:rsidRDefault="00805720" w:rsidP="006C6539">
      <w:pPr>
        <w:bidi w:val="0"/>
        <w:rPr>
          <w:highlight w:val="white"/>
        </w:rPr>
      </w:pPr>
    </w:p>
    <w:p w:rsidR="00805720" w:rsidRDefault="00805720" w:rsidP="00053459">
      <w:pPr>
        <w:bidi w:val="0"/>
        <w:jc w:val="left"/>
        <w:rPr>
          <w:highlight w:val="white"/>
        </w:rPr>
      </w:pPr>
      <w:r w:rsidRPr="00805720">
        <w:rPr>
          <w:color w:val="0000FF"/>
          <w:highlight w:val="white"/>
        </w:rPr>
        <w:t>return</w:t>
      </w:r>
      <w:r w:rsidRPr="00805720">
        <w:rPr>
          <w:highlight w:val="white"/>
        </w:rPr>
        <w:t xml:space="preserve"> IsEqual(lhs, rhs, </w:t>
      </w:r>
      <w:r w:rsidRPr="00805720">
        <w:rPr>
          <w:color w:val="0000FF"/>
          <w:highlight w:val="white"/>
        </w:rPr>
        <w:t>typename</w:t>
      </w:r>
      <w:r w:rsidRPr="00805720">
        <w:rPr>
          <w:highlight w:val="white"/>
        </w:rPr>
        <w:t xml:space="preserve"> conditional&lt;is_floating_point&lt;T&gt;::value, true_type,</w:t>
      </w:r>
      <w:r>
        <w:rPr>
          <w:highlight w:val="white"/>
        </w:rPr>
        <w:t xml:space="preserve"> </w:t>
      </w:r>
      <w:r w:rsidRPr="00805720">
        <w:rPr>
          <w:highlight w:val="white"/>
        </w:rPr>
        <w:t>false_type&gt;::type{});</w:t>
      </w:r>
    </w:p>
    <w:p w:rsidR="0038005E" w:rsidRDefault="0038005E" w:rsidP="0038005E">
      <w:pPr>
        <w:bidi w:val="0"/>
        <w:jc w:val="left"/>
        <w:rPr>
          <w:highlight w:val="white"/>
          <w:rtl/>
        </w:rPr>
      </w:pPr>
    </w:p>
    <w:p w:rsidR="0038005E" w:rsidRDefault="0038005E" w:rsidP="0038005E">
      <w:pPr>
        <w:pStyle w:val="Heading2"/>
        <w:rPr>
          <w:highlight w:val="white"/>
        </w:rPr>
      </w:pPr>
    </w:p>
    <w:p w:rsidR="00053459" w:rsidRPr="0038005E" w:rsidRDefault="00053459" w:rsidP="0038005E">
      <w:pPr>
        <w:pStyle w:val="Heading3"/>
        <w:rPr>
          <w:highlight w:val="white"/>
        </w:rPr>
      </w:pPr>
      <w:bookmarkStart w:id="18" w:name="_Toc6234192"/>
      <w:r w:rsidRPr="0038005E">
        <w:rPr>
          <w:highlight w:val="white"/>
        </w:rPr>
        <w:t>typename keyword</w:t>
      </w:r>
      <w:bookmarkEnd w:id="18"/>
    </w:p>
    <w:p w:rsidR="00B158D9" w:rsidRDefault="0014065C" w:rsidP="00B158D9">
      <w:pPr>
        <w:bidi w:val="0"/>
        <w:rPr>
          <w:highlight w:val="white"/>
        </w:rPr>
      </w:pPr>
      <w:hyperlink r:id="rId21" w:history="1">
        <w:r w:rsidR="00B158D9">
          <w:rPr>
            <w:rStyle w:val="Hyperlink"/>
          </w:rPr>
          <w:t>https://en.wikipedia.org/wiki/Typename</w:t>
        </w:r>
      </w:hyperlink>
    </w:p>
    <w:p w:rsidR="00053459" w:rsidRDefault="00053459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המילה השמורה </w:t>
      </w:r>
      <w:r>
        <w:rPr>
          <w:highlight w:val="white"/>
        </w:rPr>
        <w:t>typename</w:t>
      </w:r>
      <w:r>
        <w:rPr>
          <w:rFonts w:hint="cs"/>
          <w:highlight w:val="white"/>
          <w:rtl/>
        </w:rPr>
        <w:t xml:space="preserve"> מוכרת בהגדרת טמפלט, אולם יש לה שימוש נוסף שקצת קשור לצורה המודרנית של השפה.</w:t>
      </w:r>
    </w:p>
    <w:p w:rsidR="00D0398C" w:rsidRPr="00D0398C" w:rsidRDefault="00D0398C" w:rsidP="00C9100E">
      <w:pPr>
        <w:rPr>
          <w:highlight w:val="white"/>
          <w:u w:val="single"/>
          <w:rtl/>
        </w:rPr>
      </w:pPr>
      <w:r w:rsidRPr="00D0398C">
        <w:rPr>
          <w:rFonts w:hint="cs"/>
          <w:highlight w:val="white"/>
          <w:u w:val="single"/>
          <w:rtl/>
        </w:rPr>
        <w:t>הקדמה:</w:t>
      </w:r>
    </w:p>
    <w:p w:rsidR="00D0398C" w:rsidRDefault="00C9100E" w:rsidP="00C9100E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בקוד הבא, הטיפוס של </w:t>
      </w:r>
      <w:r>
        <w:rPr>
          <w:highlight w:val="white"/>
        </w:rPr>
        <w:t>p</w:t>
      </w:r>
      <w:r>
        <w:rPr>
          <w:rFonts w:hint="cs"/>
          <w:highlight w:val="white"/>
          <w:rtl/>
        </w:rPr>
        <w:t xml:space="preserve"> תלוי במימוש הספציפי של הפונקציה. </w:t>
      </w:r>
    </w:p>
    <w:p w:rsidR="00C9100E" w:rsidRPr="00C9100E" w:rsidRDefault="00C9100E" w:rsidP="00D0398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אומרים ש </w:t>
      </w:r>
      <w:r w:rsidRPr="00C9100E">
        <w:rPr>
          <w:rFonts w:cs="Times New Roman"/>
          <w:rtl/>
        </w:rPr>
        <w:t xml:space="preserve">   </w:t>
      </w:r>
      <w:r w:rsidRPr="00C9100E">
        <w:t>T::bar</w:t>
      </w:r>
      <w:r>
        <w:rPr>
          <w:rFonts w:hint="cs"/>
          <w:rtl/>
        </w:rPr>
        <w:t xml:space="preserve"> הוא </w:t>
      </w:r>
      <w:r>
        <w:t>dependent type</w:t>
      </w:r>
    </w:p>
    <w:p w:rsidR="0098136F" w:rsidRDefault="0098136F" w:rsidP="00053459">
      <w:pPr>
        <w:rPr>
          <w:highlight w:val="white"/>
          <w:rtl/>
        </w:rPr>
      </w:pPr>
    </w:p>
    <w:p w:rsidR="0098136F" w:rsidRPr="00733717" w:rsidRDefault="0098136F" w:rsidP="0098136F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template &lt;typename T&gt;</w:t>
      </w:r>
    </w:p>
    <w:p w:rsidR="0098136F" w:rsidRPr="00733717" w:rsidRDefault="0098136F" w:rsidP="0098136F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void foo(const T&amp; t)</w:t>
      </w:r>
    </w:p>
    <w:p w:rsidR="0098136F" w:rsidRPr="00733717" w:rsidRDefault="00C9100E" w:rsidP="0098136F">
      <w:pPr>
        <w:bidi w:val="0"/>
        <w:rPr>
          <w:rFonts w:ascii="Consolas" w:hAnsi="Consolas" w:cs="Courier New"/>
          <w:rtl/>
        </w:rPr>
      </w:pPr>
      <w:r w:rsidRPr="00733717">
        <w:rPr>
          <w:rFonts w:ascii="Consolas" w:hAnsi="Consolas" w:cs="Courier New"/>
          <w:rtl/>
        </w:rPr>
        <w:t>}</w:t>
      </w:r>
    </w:p>
    <w:p w:rsidR="0098136F" w:rsidRPr="00733717" w:rsidRDefault="0098136F" w:rsidP="0098136F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rtl/>
        </w:rPr>
        <w:t xml:space="preserve">   </w:t>
      </w:r>
      <w:r w:rsidRPr="00733717">
        <w:rPr>
          <w:rFonts w:ascii="Consolas" w:hAnsi="Consolas" w:cs="Courier New"/>
        </w:rPr>
        <w:t>T::bar * p</w:t>
      </w:r>
      <w:r w:rsidRPr="00733717">
        <w:rPr>
          <w:rFonts w:ascii="Consolas" w:hAnsi="Consolas" w:cs="Courier New"/>
          <w:rtl/>
        </w:rPr>
        <w:t>;</w:t>
      </w:r>
    </w:p>
    <w:p w:rsidR="00053459" w:rsidRPr="00733717" w:rsidRDefault="00C9100E" w:rsidP="0098136F">
      <w:pPr>
        <w:bidi w:val="0"/>
        <w:rPr>
          <w:rFonts w:ascii="Consolas" w:hAnsi="Consolas" w:cs="Courier New"/>
          <w:highlight w:val="white"/>
        </w:rPr>
      </w:pPr>
      <w:r w:rsidRPr="00733717">
        <w:rPr>
          <w:rFonts w:ascii="Consolas" w:hAnsi="Consolas" w:cs="Courier New"/>
          <w:rtl/>
        </w:rPr>
        <w:t>{</w:t>
      </w:r>
    </w:p>
    <w:p w:rsidR="00053459" w:rsidRDefault="00D0398C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t>ה</w:t>
      </w:r>
      <w:r w:rsidR="00C9100E">
        <w:rPr>
          <w:rFonts w:hint="cs"/>
          <w:highlight w:val="white"/>
          <w:rtl/>
        </w:rPr>
        <w:t>קלאס הבא</w:t>
      </w:r>
      <w:r>
        <w:rPr>
          <w:rFonts w:hint="cs"/>
          <w:highlight w:val="white"/>
          <w:rtl/>
        </w:rPr>
        <w:t xml:space="preserve"> מכיל הגדרת טיפוס</w:t>
      </w:r>
    </w:p>
    <w:p w:rsidR="00C9100E" w:rsidRPr="00733717" w:rsidRDefault="00C9100E" w:rsidP="00C9100E">
      <w:pPr>
        <w:bidi w:val="0"/>
        <w:rPr>
          <w:rFonts w:ascii="Consolas" w:hAnsi="Consolas" w:cs="Courier New"/>
          <w:rtl/>
        </w:rPr>
      </w:pPr>
      <w:r w:rsidRPr="00733717">
        <w:rPr>
          <w:rFonts w:ascii="Consolas" w:hAnsi="Consolas" w:cs="Courier New"/>
        </w:rPr>
        <w:t>struct StructWithBarAsType</w:t>
      </w:r>
    </w:p>
    <w:p w:rsidR="00C9100E" w:rsidRPr="00733717" w:rsidRDefault="00C9100E" w:rsidP="00C910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{</w:t>
      </w:r>
    </w:p>
    <w:p w:rsidR="00C9100E" w:rsidRPr="00733717" w:rsidRDefault="00C9100E" w:rsidP="00C910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 xml:space="preserve">   typedef int bar;</w:t>
      </w:r>
    </w:p>
    <w:p w:rsidR="00C9100E" w:rsidRPr="00733717" w:rsidRDefault="00C9100E" w:rsidP="00C9100E">
      <w:pPr>
        <w:bidi w:val="0"/>
        <w:rPr>
          <w:rFonts w:ascii="Consolas" w:hAnsi="Consolas" w:cs="Courier New"/>
          <w:rtl/>
        </w:rPr>
      </w:pPr>
      <w:r w:rsidRPr="00733717">
        <w:rPr>
          <w:rFonts w:ascii="Consolas" w:hAnsi="Consolas" w:cs="Courier New"/>
        </w:rPr>
        <w:t>};</w:t>
      </w:r>
    </w:p>
    <w:p w:rsidR="00C9100E" w:rsidRDefault="00D0398C" w:rsidP="00D0398C">
      <w:pPr>
        <w:rPr>
          <w:rtl/>
        </w:rPr>
      </w:pPr>
      <w:r>
        <w:rPr>
          <w:rFonts w:hint="cs"/>
          <w:rtl/>
        </w:rPr>
        <w:t xml:space="preserve">כך שלפי הקוד הבא, הטיפוס של </w:t>
      </w:r>
      <w:r>
        <w:t>p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הוא מצביע ל </w:t>
      </w:r>
      <w:r>
        <w:t>int</w:t>
      </w:r>
    </w:p>
    <w:p w:rsidR="00C9100E" w:rsidRPr="00733717" w:rsidRDefault="00C9100E" w:rsidP="00D0398C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int main</w:t>
      </w:r>
      <w:r w:rsidRPr="00733717">
        <w:rPr>
          <w:rFonts w:ascii="Consolas" w:hAnsi="Consolas" w:cs="Courier New"/>
          <w:rtl/>
        </w:rPr>
        <w:t>()</w:t>
      </w:r>
      <w:r w:rsidRPr="00733717">
        <w:rPr>
          <w:rFonts w:ascii="Consolas" w:hAnsi="Consolas" w:cs="Courier New"/>
        </w:rPr>
        <w:t>{</w:t>
      </w:r>
    </w:p>
    <w:p w:rsidR="00C9100E" w:rsidRPr="00733717" w:rsidRDefault="00C9100E" w:rsidP="00C910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rtl/>
        </w:rPr>
        <w:t xml:space="preserve">   </w:t>
      </w:r>
      <w:r w:rsidRPr="00733717">
        <w:rPr>
          <w:rFonts w:ascii="Consolas" w:hAnsi="Consolas" w:cs="Courier New"/>
        </w:rPr>
        <w:t>StructWithBarAsType x</w:t>
      </w:r>
      <w:r w:rsidRPr="00733717">
        <w:rPr>
          <w:rFonts w:ascii="Consolas" w:hAnsi="Consolas" w:cs="Courier New"/>
          <w:rtl/>
        </w:rPr>
        <w:t>;</w:t>
      </w:r>
    </w:p>
    <w:p w:rsidR="00C9100E" w:rsidRPr="00733717" w:rsidRDefault="00C9100E" w:rsidP="00C910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rtl/>
        </w:rPr>
        <w:t xml:space="preserve">   </w:t>
      </w:r>
      <w:r w:rsidRPr="00733717">
        <w:rPr>
          <w:rFonts w:ascii="Consolas" w:hAnsi="Consolas" w:cs="Courier New"/>
        </w:rPr>
        <w:t>foo(x)</w:t>
      </w:r>
      <w:r w:rsidRPr="00733717">
        <w:rPr>
          <w:rFonts w:ascii="Consolas" w:hAnsi="Consolas" w:cs="Courier New"/>
          <w:rtl/>
        </w:rPr>
        <w:t>;</w:t>
      </w:r>
    </w:p>
    <w:p w:rsidR="00C9100E" w:rsidRPr="00733717" w:rsidRDefault="00C9100E" w:rsidP="00C9100E">
      <w:pPr>
        <w:bidi w:val="0"/>
        <w:rPr>
          <w:rFonts w:ascii="Consolas" w:hAnsi="Consolas"/>
          <w:rtl/>
        </w:rPr>
      </w:pPr>
      <w:r w:rsidRPr="00733717">
        <w:rPr>
          <w:rFonts w:ascii="Consolas" w:hAnsi="Consolas" w:cs="Courier New"/>
        </w:rPr>
        <w:t>}</w:t>
      </w:r>
    </w:p>
    <w:p w:rsidR="00D0398C" w:rsidRDefault="00D0398C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אבל קוד זה, כמות שהוא, </w:t>
      </w:r>
      <w:r w:rsidR="00C9100E">
        <w:rPr>
          <w:rFonts w:hint="cs"/>
          <w:highlight w:val="white"/>
          <w:rtl/>
        </w:rPr>
        <w:t>לא יתקמפל</w:t>
      </w:r>
      <w:r>
        <w:rPr>
          <w:rFonts w:hint="cs"/>
          <w:highlight w:val="white"/>
          <w:rtl/>
        </w:rPr>
        <w:t>!</w:t>
      </w:r>
    </w:p>
    <w:p w:rsidR="00D0398C" w:rsidRDefault="00D0398C" w:rsidP="00D0398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איך הקומפיילר אמור להתייחס ל  *  </w:t>
      </w:r>
      <w:r>
        <w:rPr>
          <w:highlight w:val="white"/>
        </w:rPr>
        <w:t>T::bar</w:t>
      </w:r>
      <w:r>
        <w:rPr>
          <w:rFonts w:hint="cs"/>
          <w:highlight w:val="white"/>
          <w:rtl/>
        </w:rPr>
        <w:t xml:space="preserve"> בגוף הטמפלט?  זו פעולת כפל? זה מצביע?</w:t>
      </w:r>
    </w:p>
    <w:p w:rsidR="00C9100E" w:rsidRDefault="00D0398C" w:rsidP="00D0398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כדי להבהיר את הכוונה יש </w:t>
      </w:r>
      <w:r w:rsidR="006F0715">
        <w:rPr>
          <w:rFonts w:hint="cs"/>
          <w:highlight w:val="white"/>
          <w:rtl/>
        </w:rPr>
        <w:t xml:space="preserve">להוסיף את המילה השמורה </w:t>
      </w:r>
      <w:r w:rsidR="006F0715">
        <w:rPr>
          <w:highlight w:val="white"/>
        </w:rPr>
        <w:t>typename</w:t>
      </w:r>
      <w:r w:rsidR="006F0715">
        <w:rPr>
          <w:rFonts w:hint="cs"/>
          <w:highlight w:val="white"/>
          <w:rtl/>
        </w:rPr>
        <w:t>.</w:t>
      </w:r>
    </w:p>
    <w:p w:rsidR="00463A2B" w:rsidRPr="00733717" w:rsidRDefault="00463A2B" w:rsidP="00463A2B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b/>
          <w:bCs/>
        </w:rPr>
        <w:t>typename</w:t>
      </w:r>
      <w:r w:rsidRPr="00733717">
        <w:rPr>
          <w:rFonts w:ascii="Consolas" w:hAnsi="Consolas" w:cs="Courier New"/>
          <w:rtl/>
        </w:rPr>
        <w:t xml:space="preserve">   </w:t>
      </w:r>
      <w:r w:rsidRPr="00733717">
        <w:rPr>
          <w:rFonts w:ascii="Consolas" w:hAnsi="Consolas" w:cs="Courier New"/>
        </w:rPr>
        <w:t>T::bar * p</w:t>
      </w:r>
      <w:r w:rsidRPr="00733717">
        <w:rPr>
          <w:rFonts w:ascii="Consolas" w:hAnsi="Consolas" w:cs="Courier New"/>
          <w:rtl/>
        </w:rPr>
        <w:t>;</w:t>
      </w:r>
    </w:p>
    <w:p w:rsidR="006F0715" w:rsidRDefault="00D0398C" w:rsidP="00053459">
      <w:pPr>
        <w:rPr>
          <w:highlight w:val="white"/>
        </w:rPr>
      </w:pPr>
      <w:r>
        <w:rPr>
          <w:rFonts w:hint="cs"/>
          <w:highlight w:val="white"/>
          <w:rtl/>
        </w:rPr>
        <w:t xml:space="preserve">וזהו השימוש הנוסף שיש ל </w:t>
      </w:r>
      <w:r>
        <w:rPr>
          <w:highlight w:val="white"/>
        </w:rPr>
        <w:t>typename</w:t>
      </w:r>
      <w:r>
        <w:rPr>
          <w:rFonts w:hint="cs"/>
          <w:highlight w:val="white"/>
          <w:rtl/>
        </w:rPr>
        <w:t>.</w:t>
      </w:r>
    </w:p>
    <w:p w:rsidR="007B73D0" w:rsidRDefault="007B73D0" w:rsidP="004A5256">
      <w:pPr>
        <w:pStyle w:val="Heading3"/>
        <w:rPr>
          <w:highlight w:val="white"/>
        </w:rPr>
      </w:pPr>
      <w:bookmarkStart w:id="19" w:name="_Toc6234193"/>
      <w:r>
        <w:rPr>
          <w:highlight w:val="white"/>
        </w:rPr>
        <w:t>Perfect forwarding</w:t>
      </w:r>
      <w:bookmarkEnd w:id="19"/>
    </w:p>
    <w:p w:rsidR="00E03F43" w:rsidRDefault="00E03F43" w:rsidP="008816AC">
      <w:pPr>
        <w:pStyle w:val="Heading4"/>
        <w:rPr>
          <w:highlight w:val="white"/>
          <w:rtl/>
        </w:rPr>
      </w:pPr>
      <w:r>
        <w:rPr>
          <w:rFonts w:hint="cs"/>
          <w:highlight w:val="white"/>
          <w:rtl/>
        </w:rPr>
        <w:t>הצגת הבעיה</w:t>
      </w:r>
    </w:p>
    <w:p w:rsidR="004A5256" w:rsidRDefault="004A5256" w:rsidP="004A5256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הקונטיינר </w:t>
      </w:r>
      <w:r>
        <w:rPr>
          <w:highlight w:val="white"/>
        </w:rPr>
        <w:t>vector</w:t>
      </w:r>
      <w:r>
        <w:rPr>
          <w:rFonts w:hint="cs"/>
          <w:highlight w:val="white"/>
          <w:rtl/>
        </w:rPr>
        <w:t xml:space="preserve"> מכיל, במקביל ל </w:t>
      </w:r>
      <w:r>
        <w:rPr>
          <w:highlight w:val="white"/>
        </w:rPr>
        <w:t>push_back</w:t>
      </w:r>
      <w:r>
        <w:rPr>
          <w:rFonts w:hint="cs"/>
          <w:highlight w:val="white"/>
          <w:rtl/>
        </w:rPr>
        <w:t xml:space="preserve">, מתודה הנקראת </w:t>
      </w:r>
      <w:r>
        <w:rPr>
          <w:highlight w:val="white"/>
        </w:rPr>
        <w:t>emplace_back</w:t>
      </w:r>
      <w:r>
        <w:rPr>
          <w:rFonts w:hint="cs"/>
          <w:highlight w:val="white"/>
          <w:rtl/>
        </w:rPr>
        <w:t>.</w:t>
      </w:r>
    </w:p>
    <w:p w:rsidR="004A5256" w:rsidRDefault="0014065C" w:rsidP="004A5256">
      <w:pPr>
        <w:bidi w:val="0"/>
        <w:rPr>
          <w:rFonts w:ascii="Consolas" w:hAnsi="Consolas"/>
          <w:highlight w:val="white"/>
        </w:rPr>
      </w:pPr>
      <w:r>
        <w:rPr>
          <w:rFonts w:ascii="Consolas" w:hAnsi="Consolas"/>
          <w:highlight w:val="white"/>
        </w:rPr>
        <w:t xml:space="preserve">1 </w:t>
      </w:r>
      <w:r w:rsidR="004A5256">
        <w:rPr>
          <w:rFonts w:ascii="Consolas" w:hAnsi="Consolas"/>
          <w:highlight w:val="white"/>
        </w:rPr>
        <w:t>vector&lt;Class1&gt; v;</w:t>
      </w:r>
    </w:p>
    <w:p w:rsidR="004A5256" w:rsidRDefault="0014065C" w:rsidP="004A5256">
      <w:pPr>
        <w:bidi w:val="0"/>
        <w:rPr>
          <w:rFonts w:ascii="Consolas" w:hAnsi="Consolas"/>
          <w:highlight w:val="white"/>
        </w:rPr>
      </w:pPr>
      <w:r>
        <w:rPr>
          <w:rFonts w:ascii="Consolas" w:hAnsi="Consolas"/>
          <w:highlight w:val="white"/>
        </w:rPr>
        <w:t xml:space="preserve">2 </w:t>
      </w:r>
      <w:r w:rsidR="004A5256">
        <w:rPr>
          <w:rFonts w:ascii="Consolas" w:hAnsi="Consolas"/>
          <w:highlight w:val="white"/>
        </w:rPr>
        <w:t>v.push_back(Class1(2, 3.14f));</w:t>
      </w:r>
    </w:p>
    <w:p w:rsidR="004A5256" w:rsidRDefault="0014065C" w:rsidP="004A5256">
      <w:pPr>
        <w:bidi w:val="0"/>
        <w:rPr>
          <w:rFonts w:ascii="Consolas" w:hAnsi="Consolas"/>
          <w:highlight w:val="white"/>
        </w:rPr>
      </w:pPr>
      <w:r>
        <w:rPr>
          <w:rFonts w:ascii="Consolas" w:hAnsi="Consolas"/>
          <w:highlight w:val="white"/>
        </w:rPr>
        <w:t xml:space="preserve">3 </w:t>
      </w:r>
      <w:r w:rsidR="004A5256">
        <w:rPr>
          <w:rFonts w:ascii="Consolas" w:hAnsi="Consolas"/>
          <w:highlight w:val="white"/>
        </w:rPr>
        <w:t>v.emplace_back(2, 3.14f));</w:t>
      </w:r>
    </w:p>
    <w:p w:rsidR="004A5256" w:rsidRDefault="004A5256" w:rsidP="0014065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בשורה </w:t>
      </w:r>
      <w:r w:rsidR="0014065C">
        <w:rPr>
          <w:highlight w:val="white"/>
        </w:rPr>
        <w:t xml:space="preserve"> 2 </w:t>
      </w:r>
      <w:r>
        <w:rPr>
          <w:rFonts w:hint="cs"/>
          <w:highlight w:val="white"/>
          <w:rtl/>
        </w:rPr>
        <w:t>נעשות שלוש פעולות</w:t>
      </w:r>
    </w:p>
    <w:p w:rsidR="00BD612E" w:rsidRDefault="00BD612E" w:rsidP="00BD612E">
      <w:pPr>
        <w:pStyle w:val="ListParagraph"/>
        <w:numPr>
          <w:ilvl w:val="0"/>
          <w:numId w:val="9"/>
        </w:numPr>
        <w:bidi w:val="0"/>
        <w:rPr>
          <w:highlight w:val="white"/>
        </w:rPr>
      </w:pPr>
      <w:r>
        <w:rPr>
          <w:highlight w:val="white"/>
        </w:rPr>
        <w:t>c-tor</w:t>
      </w:r>
    </w:p>
    <w:p w:rsidR="00BD612E" w:rsidRDefault="00BD612E" w:rsidP="00BD612E">
      <w:pPr>
        <w:pStyle w:val="ListParagraph"/>
        <w:numPr>
          <w:ilvl w:val="0"/>
          <w:numId w:val="9"/>
        </w:numPr>
        <w:bidi w:val="0"/>
        <w:rPr>
          <w:highlight w:val="white"/>
        </w:rPr>
      </w:pPr>
      <w:r>
        <w:rPr>
          <w:highlight w:val="white"/>
        </w:rPr>
        <w:t>move or copy ctor</w:t>
      </w:r>
    </w:p>
    <w:p w:rsidR="00BD612E" w:rsidRPr="00BD612E" w:rsidRDefault="00BD612E" w:rsidP="00BD612E">
      <w:pPr>
        <w:pStyle w:val="ListParagraph"/>
        <w:numPr>
          <w:ilvl w:val="0"/>
          <w:numId w:val="9"/>
        </w:numPr>
        <w:bidi w:val="0"/>
        <w:rPr>
          <w:highlight w:val="white"/>
        </w:rPr>
      </w:pPr>
      <w:r>
        <w:rPr>
          <w:highlight w:val="white"/>
        </w:rPr>
        <w:t>d-tor.</w:t>
      </w:r>
    </w:p>
    <w:p w:rsidR="00805720" w:rsidRDefault="00BD612E" w:rsidP="00BD612E">
      <w:pPr>
        <w:rPr>
          <w:rtl/>
        </w:rPr>
      </w:pPr>
      <w:r>
        <w:rPr>
          <w:rFonts w:hint="cs"/>
          <w:rtl/>
        </w:rPr>
        <w:t>די מיותר</w:t>
      </w:r>
      <w:r w:rsidR="003224ED">
        <w:rPr>
          <w:rFonts w:hint="cs"/>
          <w:rtl/>
        </w:rPr>
        <w:t>.</w:t>
      </w:r>
    </w:p>
    <w:p w:rsidR="003224ED" w:rsidRPr="00BD612E" w:rsidRDefault="003224ED" w:rsidP="0014065C">
      <w:r>
        <w:rPr>
          <w:rFonts w:hint="cs"/>
          <w:rtl/>
        </w:rPr>
        <w:t xml:space="preserve">לעומת זאת בשורה </w:t>
      </w:r>
      <w:r w:rsidR="0014065C">
        <w:t>3</w:t>
      </w:r>
      <w:r>
        <w:rPr>
          <w:rFonts w:hint="cs"/>
          <w:rtl/>
        </w:rPr>
        <w:t xml:space="preserve"> יש מעין קסם, האובייקט נוצר ישירות בתוך הקונטיינר. פעולה אחת בלבד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c-tor</w:t>
      </w:r>
    </w:p>
    <w:p w:rsidR="00F21C53" w:rsidRDefault="003224ED" w:rsidP="006C6539">
      <w:pPr>
        <w:rPr>
          <w:rtl/>
        </w:rPr>
      </w:pPr>
      <w:r>
        <w:rPr>
          <w:rFonts w:hint="cs"/>
          <w:rtl/>
        </w:rPr>
        <w:lastRenderedPageBreak/>
        <w:t>איך נעשה הקסם הזה?</w:t>
      </w:r>
    </w:p>
    <w:p w:rsidR="0014065C" w:rsidRDefault="003224ED" w:rsidP="007512B6">
      <w:r>
        <w:rPr>
          <w:rFonts w:hint="cs"/>
          <w:rtl/>
        </w:rPr>
        <w:t xml:space="preserve">הרי </w:t>
      </w:r>
      <w:r>
        <w:t>emplace_back</w:t>
      </w:r>
      <w:r>
        <w:rPr>
          <w:rFonts w:hint="cs"/>
          <w:rtl/>
        </w:rPr>
        <w:t xml:space="preserve"> צריך בסופו של יום לקרוא ל </w:t>
      </w:r>
      <w:r>
        <w:t>c-tor</w:t>
      </w:r>
      <w:r>
        <w:rPr>
          <w:rFonts w:hint="cs"/>
          <w:rtl/>
        </w:rPr>
        <w:t xml:space="preserve"> של </w:t>
      </w:r>
      <w:r>
        <w:t>Class1</w:t>
      </w:r>
      <w:r>
        <w:rPr>
          <w:rFonts w:hint="cs"/>
          <w:rtl/>
        </w:rPr>
        <w:t xml:space="preserve"> </w:t>
      </w:r>
      <w:r w:rsidR="007512B6">
        <w:rPr>
          <w:rFonts w:hint="cs"/>
          <w:rtl/>
        </w:rPr>
        <w:t xml:space="preserve">ולהעביר אליו את הארגומנטים "כמות שהם", כלומר </w:t>
      </w:r>
    </w:p>
    <w:p w:rsidR="0014065C" w:rsidRDefault="007512B6" w:rsidP="007512B6">
      <w:r>
        <w:rPr>
          <w:rFonts w:hint="cs"/>
          <w:rtl/>
        </w:rPr>
        <w:t xml:space="preserve">א) מבלי לשכפל אותם </w:t>
      </w:r>
    </w:p>
    <w:p w:rsidR="0014065C" w:rsidRDefault="007512B6" w:rsidP="007512B6">
      <w:r>
        <w:rPr>
          <w:rFonts w:hint="cs"/>
          <w:rtl/>
        </w:rPr>
        <w:t xml:space="preserve">ב) לשמר את תכונת ה </w:t>
      </w:r>
      <w:r>
        <w:t>rvalue/lvalue</w:t>
      </w:r>
      <w:r>
        <w:rPr>
          <w:rFonts w:hint="cs"/>
          <w:rtl/>
        </w:rPr>
        <w:t xml:space="preserve"> שלהם. </w:t>
      </w:r>
    </w:p>
    <w:p w:rsidR="003224ED" w:rsidRDefault="007512B6" w:rsidP="007512B6">
      <w:pPr>
        <w:rPr>
          <w:rtl/>
        </w:rPr>
      </w:pPr>
      <w:r>
        <w:rPr>
          <w:rFonts w:hint="cs"/>
          <w:rtl/>
        </w:rPr>
        <w:t>לא פשוט.</w:t>
      </w:r>
    </w:p>
    <w:p w:rsidR="0014065C" w:rsidRDefault="0014065C" w:rsidP="00E03F43">
      <w:pPr>
        <w:rPr>
          <w:rFonts w:hint="cs"/>
          <w:rtl/>
        </w:rPr>
      </w:pPr>
      <w:r>
        <w:rPr>
          <w:rFonts w:hint="cs"/>
          <w:rtl/>
        </w:rPr>
        <w:t>נדון בפתרון:</w:t>
      </w:r>
    </w:p>
    <w:p w:rsidR="0014065C" w:rsidRDefault="00A038FC" w:rsidP="00E03F43">
      <w:pPr>
        <w:rPr>
          <w:rFonts w:hint="cs"/>
          <w:rtl/>
        </w:rPr>
      </w:pPr>
      <w:r>
        <w:rPr>
          <w:rFonts w:hint="cs"/>
          <w:rtl/>
        </w:rPr>
        <w:t>בוודאי שהעברת ארגומנט לפי ערך לא מתאימה</w:t>
      </w:r>
      <w:r w:rsidR="0014065C">
        <w:rPr>
          <w:rFonts w:hint="cs"/>
          <w:rtl/>
        </w:rPr>
        <w:t xml:space="preserve"> כי מה שמועבר זה העתק ולא מקור.</w:t>
      </w:r>
    </w:p>
    <w:p w:rsidR="007512B6" w:rsidRDefault="00A038FC" w:rsidP="00E03F43">
      <w:pPr>
        <w:rPr>
          <w:rtl/>
        </w:rPr>
      </w:pPr>
      <w:r>
        <w:rPr>
          <w:rFonts w:hint="cs"/>
          <w:rtl/>
        </w:rPr>
        <w:t xml:space="preserve">העברה לפי </w:t>
      </w:r>
      <w:r>
        <w:t>ref</w:t>
      </w:r>
      <w:r w:rsidR="0014065C">
        <w:rPr>
          <w:rFonts w:hint="cs"/>
          <w:rtl/>
        </w:rPr>
        <w:t xml:space="preserve"> לכאורה תעשה את העבודה</w:t>
      </w:r>
    </w:p>
    <w:p w:rsidR="00A038FC" w:rsidRDefault="00A038FC" w:rsidP="00E03F43">
      <w:pPr>
        <w:bidi w:val="0"/>
        <w:rPr>
          <w:rFonts w:ascii="Consolas" w:hAnsi="Consolas"/>
        </w:rPr>
      </w:pPr>
      <w:r>
        <w:t>f</w:t>
      </w:r>
      <w:r>
        <w:rPr>
          <w:rFonts w:ascii="Consolas" w:hAnsi="Consolas"/>
        </w:rPr>
        <w:t>(int &amp; n)</w:t>
      </w:r>
    </w:p>
    <w:p w:rsidR="00E03F43" w:rsidRDefault="0014065C" w:rsidP="0014065C">
      <w:pPr>
        <w:rPr>
          <w:rtl/>
        </w:rPr>
      </w:pPr>
      <w:r>
        <w:rPr>
          <w:rFonts w:hint="cs"/>
          <w:rtl/>
        </w:rPr>
        <w:t>אבל ל</w:t>
      </w:r>
      <w:r w:rsidR="00A038FC" w:rsidRPr="00A038FC">
        <w:rPr>
          <w:rFonts w:hint="cs"/>
          <w:rtl/>
        </w:rPr>
        <w:t xml:space="preserve">א ניתן לתת </w:t>
      </w:r>
      <w:r w:rsidR="00A038FC" w:rsidRPr="00A038FC">
        <w:t>rvalue</w:t>
      </w:r>
      <w:r w:rsidR="00E03F43">
        <w:rPr>
          <w:rFonts w:hint="cs"/>
          <w:rtl/>
        </w:rPr>
        <w:t xml:space="preserve">. </w:t>
      </w:r>
    </w:p>
    <w:p w:rsidR="0014065C" w:rsidRDefault="0014065C" w:rsidP="0014065C">
      <w:pPr>
        <w:rPr>
          <w:rFonts w:hint="cs"/>
          <w:rtl/>
        </w:rPr>
      </w:pPr>
      <w:r>
        <w:rPr>
          <w:rFonts w:hint="cs"/>
          <w:rtl/>
        </w:rPr>
        <w:t>אם כן</w:t>
      </w:r>
    </w:p>
    <w:p w:rsidR="0014065C" w:rsidRDefault="0014065C" w:rsidP="0014065C">
      <w:pPr>
        <w:bidi w:val="0"/>
        <w:rPr>
          <w:rtl/>
        </w:rPr>
      </w:pPr>
      <w:r>
        <w:t>f</w:t>
      </w:r>
      <w:r>
        <w:rPr>
          <w:rFonts w:ascii="Consolas" w:hAnsi="Consolas"/>
        </w:rPr>
        <w:t>(const int &amp; n)</w:t>
      </w:r>
    </w:p>
    <w:p w:rsidR="0014065C" w:rsidRDefault="0014065C" w:rsidP="0014065C">
      <w:pPr>
        <w:rPr>
          <w:rtl/>
        </w:rPr>
      </w:pPr>
      <w:r>
        <w:rPr>
          <w:rFonts w:hint="cs"/>
          <w:rtl/>
        </w:rPr>
        <w:t xml:space="preserve">אבל זה מונע שינוי של הארגומנט ואי אפשר לאלץ את </w:t>
      </w:r>
      <w:r>
        <w:t>Class1</w:t>
      </w:r>
      <w:r>
        <w:rPr>
          <w:rFonts w:hint="cs"/>
          <w:rtl/>
        </w:rPr>
        <w:t xml:space="preserve"> לקבל דווקא </w:t>
      </w:r>
      <w:r>
        <w:t>const</w:t>
      </w:r>
      <w:r>
        <w:rPr>
          <w:rFonts w:hint="cs"/>
          <w:rtl/>
        </w:rPr>
        <w:t>.</w:t>
      </w:r>
    </w:p>
    <w:p w:rsidR="0014065C" w:rsidRDefault="0014065C" w:rsidP="0014065C">
      <w:pPr>
        <w:rPr>
          <w:rFonts w:hint="cs"/>
          <w:rtl/>
        </w:rPr>
      </w:pPr>
      <w:r>
        <w:rPr>
          <w:rFonts w:hint="cs"/>
          <w:rtl/>
        </w:rPr>
        <w:t>כך שאת הפתרון צריך לחפש במקום אחר.</w:t>
      </w:r>
    </w:p>
    <w:p w:rsidR="00E03F43" w:rsidRDefault="00E03F43" w:rsidP="001375A6">
      <w:pPr>
        <w:pStyle w:val="Heading4"/>
        <w:bidi w:val="0"/>
      </w:pPr>
      <w:r>
        <w:t>Reference collapsing</w:t>
      </w:r>
    </w:p>
    <w:p w:rsidR="00E03F43" w:rsidRDefault="00E03F43" w:rsidP="00E03F43">
      <w:r>
        <w:rPr>
          <w:rFonts w:hint="cs"/>
          <w:rtl/>
        </w:rPr>
        <w:t>שים לב לקוד הבא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template &lt;typename T&gt;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void baz(T t) {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T&amp; k = t;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}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int i = 4;</w:t>
      </w:r>
    </w:p>
    <w:p w:rsidR="008816AC" w:rsidRDefault="008816AC" w:rsidP="008816AC">
      <w:pPr>
        <w:bidi w:val="0"/>
        <w:rPr>
          <w:rFonts w:ascii="Consolas" w:hAnsi="Consolas"/>
        </w:rPr>
      </w:pPr>
      <w:r>
        <w:rPr>
          <w:rFonts w:ascii="Consolas" w:hAnsi="Consolas"/>
        </w:rPr>
        <w:t>baz&lt;int&amp;&gt;(i);</w:t>
      </w:r>
    </w:p>
    <w:p w:rsidR="008816AC" w:rsidRDefault="008816AC" w:rsidP="008816AC">
      <w:r w:rsidRPr="008816AC">
        <w:rPr>
          <w:rFonts w:hint="cs"/>
          <w:rtl/>
        </w:rPr>
        <w:t xml:space="preserve">מה הטיפוס של </w:t>
      </w:r>
      <w:r w:rsidRPr="008816AC">
        <w:t>k</w:t>
      </w:r>
      <w:r w:rsidRPr="008816AC">
        <w:rPr>
          <w:rFonts w:hint="cs"/>
          <w:rtl/>
        </w:rPr>
        <w:t xml:space="preserve">? הווה אומר </w:t>
      </w:r>
      <w:r w:rsidRPr="008816AC">
        <w:t>int &amp; &amp;</w:t>
      </w:r>
      <w:r w:rsidRPr="008816AC">
        <w:rPr>
          <w:rFonts w:hint="cs"/>
          <w:rtl/>
        </w:rPr>
        <w:t xml:space="preserve"> כלומר </w:t>
      </w:r>
      <w:r w:rsidRPr="008816AC">
        <w:t>ref to ref</w:t>
      </w:r>
      <w:r w:rsidRPr="008816AC">
        <w:rPr>
          <w:rFonts w:hint="cs"/>
          <w:rtl/>
        </w:rPr>
        <w:t>.</w:t>
      </w:r>
    </w:p>
    <w:p w:rsidR="008816AC" w:rsidRDefault="008816AC" w:rsidP="008816AC">
      <w:pPr>
        <w:rPr>
          <w:rtl/>
        </w:rPr>
      </w:pPr>
      <w:r>
        <w:rPr>
          <w:rFonts w:hint="cs"/>
          <w:rtl/>
        </w:rPr>
        <w:t xml:space="preserve">אין דבר כזה ב </w:t>
      </w:r>
      <w:r>
        <w:t>c++</w:t>
      </w:r>
      <w:r>
        <w:rPr>
          <w:rFonts w:hint="cs"/>
          <w:rtl/>
        </w:rPr>
        <w:t>.</w:t>
      </w:r>
    </w:p>
    <w:p w:rsidR="008816AC" w:rsidRDefault="008816AC" w:rsidP="008816AC">
      <w:pPr>
        <w:rPr>
          <w:rtl/>
        </w:rPr>
      </w:pPr>
      <w:r>
        <w:rPr>
          <w:rFonts w:hint="cs"/>
          <w:rtl/>
        </w:rPr>
        <w:t xml:space="preserve">בעבר הקומפיילרים היו פותרים את זה בדרכים יחודיות. כיום זה סטנדרט וזה נקרא </w:t>
      </w:r>
      <w:r>
        <w:t>reference collapsing</w:t>
      </w:r>
      <w:r>
        <w:rPr>
          <w:rFonts w:hint="cs"/>
          <w:rtl/>
        </w:rPr>
        <w:t>.</w:t>
      </w:r>
    </w:p>
    <w:p w:rsidR="008816AC" w:rsidRDefault="008816AC" w:rsidP="008816AC">
      <w:pPr>
        <w:rPr>
          <w:rtl/>
        </w:rPr>
      </w:pPr>
      <w:r w:rsidRPr="008816AC">
        <w:rPr>
          <w:rFonts w:hint="cs"/>
          <w:rtl/>
        </w:rPr>
        <w:t xml:space="preserve">הכלל הוא פשוט: שניים הופכים לאחד. הטיפוס של </w:t>
      </w:r>
      <w:r w:rsidRPr="008816AC">
        <w:t xml:space="preserve">k </w:t>
      </w:r>
      <w:r w:rsidRPr="008816AC">
        <w:rPr>
          <w:rFonts w:hint="cs"/>
          <w:rtl/>
        </w:rPr>
        <w:t xml:space="preserve"> הוא פשוט </w:t>
      </w:r>
      <w:r w:rsidRPr="008816AC">
        <w:t>int&amp;</w:t>
      </w:r>
      <w:r w:rsidRPr="008816AC">
        <w:rPr>
          <w:rFonts w:hint="cs"/>
          <w:rtl/>
        </w:rPr>
        <w:t>.</w:t>
      </w:r>
    </w:p>
    <w:p w:rsidR="008816AC" w:rsidRDefault="0014065C" w:rsidP="008816AC">
      <w:pPr>
        <w:rPr>
          <w:rtl/>
        </w:rPr>
      </w:pPr>
      <w:r>
        <w:rPr>
          <w:rFonts w:hint="cs"/>
          <w:rtl/>
        </w:rPr>
        <w:t>נשתמש בכלל זה בהמשך</w:t>
      </w:r>
      <w:r w:rsidR="008816AC">
        <w:rPr>
          <w:rFonts w:hint="cs"/>
          <w:rtl/>
        </w:rPr>
        <w:t>.</w:t>
      </w:r>
    </w:p>
    <w:p w:rsidR="0014065C" w:rsidRDefault="0014065C" w:rsidP="0014065C">
      <w:pPr>
        <w:rPr>
          <w:rtl/>
        </w:rPr>
      </w:pPr>
      <w:r>
        <w:rPr>
          <w:rFonts w:hint="cs"/>
          <w:rtl/>
        </w:rPr>
        <w:t>(יש הרחבה לכלל זה, לא נדון בו עכשיו)</w:t>
      </w:r>
    </w:p>
    <w:p w:rsidR="00F97347" w:rsidRDefault="00F97347" w:rsidP="001375A6">
      <w:pPr>
        <w:pStyle w:val="Heading4"/>
        <w:rPr>
          <w:rtl/>
        </w:rPr>
      </w:pPr>
      <w:r>
        <w:rPr>
          <w:rFonts w:hint="cs"/>
          <w:rtl/>
        </w:rPr>
        <w:t>הקסם</w:t>
      </w:r>
    </w:p>
    <w:p w:rsidR="00F97347" w:rsidRDefault="00F97347" w:rsidP="0014065C">
      <w:pPr>
        <w:rPr>
          <w:rtl/>
        </w:rPr>
      </w:pPr>
      <w:r>
        <w:rPr>
          <w:rFonts w:hint="cs"/>
          <w:rtl/>
        </w:rPr>
        <w:t xml:space="preserve">נאמר שהפונקציה </w:t>
      </w:r>
      <w:r>
        <w:t>wrapper</w:t>
      </w:r>
      <w:r>
        <w:rPr>
          <w:rFonts w:hint="cs"/>
          <w:rtl/>
        </w:rPr>
        <w:t xml:space="preserve"> רוצה להעביר את הארגומנטים שלה כמות שהם. </w:t>
      </w:r>
      <w:r w:rsidR="0014065C">
        <w:rPr>
          <w:rFonts w:hint="cs"/>
          <w:rtl/>
        </w:rPr>
        <w:t>יש כתיב יחודי למטרה זו ו</w:t>
      </w:r>
      <w:r>
        <w:rPr>
          <w:rFonts w:hint="cs"/>
          <w:rtl/>
        </w:rPr>
        <w:t>הוא</w:t>
      </w:r>
    </w:p>
    <w:p w:rsidR="00F97347" w:rsidRDefault="00F97347" w:rsidP="00F97347">
      <w:pPr>
        <w:bidi w:val="0"/>
        <w:rPr>
          <w:rFonts w:ascii="Consolas" w:hAnsi="Consolas"/>
        </w:rPr>
      </w:pPr>
      <w:r>
        <w:rPr>
          <w:rFonts w:ascii="Consolas" w:hAnsi="Consolas"/>
        </w:rPr>
        <w:t>template &lt;typename T&gt;</w:t>
      </w:r>
    </w:p>
    <w:p w:rsidR="00F97347" w:rsidRDefault="00F97347" w:rsidP="00F97347">
      <w:pPr>
        <w:bidi w:val="0"/>
        <w:rPr>
          <w:rFonts w:ascii="Consolas" w:hAnsi="Consolas"/>
        </w:rPr>
      </w:pPr>
      <w:r>
        <w:rPr>
          <w:rFonts w:ascii="Consolas" w:hAnsi="Consolas"/>
        </w:rPr>
        <w:t>void wrapper(</w:t>
      </w:r>
      <w:r w:rsidRPr="0014065C">
        <w:rPr>
          <w:rFonts w:ascii="Consolas" w:hAnsi="Consolas"/>
          <w:b/>
          <w:bCs/>
        </w:rPr>
        <w:t>T&amp;&amp;</w:t>
      </w:r>
      <w:r>
        <w:rPr>
          <w:rFonts w:ascii="Consolas" w:hAnsi="Consolas"/>
        </w:rPr>
        <w:t xml:space="preserve"> t1)</w:t>
      </w:r>
    </w:p>
    <w:p w:rsidR="0014065C" w:rsidRDefault="00F97347" w:rsidP="00F97347">
      <w:pPr>
        <w:bidi w:val="0"/>
        <w:rPr>
          <w:rFonts w:ascii="Consolas" w:hAnsi="Consolas"/>
          <w:rtl/>
        </w:rPr>
      </w:pPr>
      <w:r>
        <w:rPr>
          <w:rFonts w:ascii="Consolas" w:hAnsi="Consolas"/>
        </w:rPr>
        <w:t xml:space="preserve">{ </w:t>
      </w:r>
    </w:p>
    <w:p w:rsidR="0014065C" w:rsidRDefault="00F97347" w:rsidP="0014065C">
      <w:pPr>
        <w:bidi w:val="0"/>
        <w:rPr>
          <w:rFonts w:ascii="Consolas" w:hAnsi="Consolas"/>
          <w:rtl/>
        </w:rPr>
      </w:pPr>
      <w:r>
        <w:rPr>
          <w:rFonts w:ascii="Consolas" w:hAnsi="Consolas"/>
        </w:rPr>
        <w:t xml:space="preserve">// etc.. </w:t>
      </w:r>
    </w:p>
    <w:p w:rsidR="00F97347" w:rsidRPr="00F97347" w:rsidRDefault="00F97347" w:rsidP="0014065C">
      <w:pPr>
        <w:bidi w:val="0"/>
        <w:rPr>
          <w:rFonts w:ascii="Consolas" w:hAnsi="Consolas"/>
        </w:rPr>
      </w:pPr>
      <w:r>
        <w:rPr>
          <w:rFonts w:ascii="Consolas" w:hAnsi="Consolas"/>
        </w:rPr>
        <w:t>}</w:t>
      </w:r>
    </w:p>
    <w:p w:rsidR="008816AC" w:rsidRPr="008816AC" w:rsidRDefault="008816AC" w:rsidP="008816AC">
      <w:pPr>
        <w:rPr>
          <w:rtl/>
        </w:rPr>
      </w:pPr>
    </w:p>
    <w:p w:rsidR="00E03F43" w:rsidRDefault="00F97347" w:rsidP="0014065C">
      <w:pPr>
        <w:rPr>
          <w:rtl/>
        </w:rPr>
      </w:pPr>
      <w:r>
        <w:rPr>
          <w:rFonts w:hint="cs"/>
          <w:rtl/>
        </w:rPr>
        <w:t>(</w:t>
      </w:r>
      <w:r>
        <w:t>T&amp;&amp;</w:t>
      </w:r>
      <w:r>
        <w:rPr>
          <w:rFonts w:hint="cs"/>
          <w:rtl/>
        </w:rPr>
        <w:t xml:space="preserve"> </w:t>
      </w:r>
      <w:r w:rsidRPr="00F97347">
        <w:rPr>
          <w:rFonts w:hint="cs"/>
          <w:b/>
          <w:bCs/>
          <w:rtl/>
        </w:rPr>
        <w:t>לא</w:t>
      </w:r>
      <w:r>
        <w:rPr>
          <w:rFonts w:hint="cs"/>
          <w:rtl/>
        </w:rPr>
        <w:t xml:space="preserve"> קשור ל </w:t>
      </w:r>
      <w:r>
        <w:t>move c-tor</w:t>
      </w:r>
      <w:r>
        <w:rPr>
          <w:rFonts w:hint="cs"/>
          <w:rtl/>
        </w:rPr>
        <w:t>)</w:t>
      </w:r>
    </w:p>
    <w:p w:rsidR="00F97347" w:rsidRDefault="00F97347" w:rsidP="00015528">
      <w:r>
        <w:rPr>
          <w:rFonts w:hint="cs"/>
          <w:rtl/>
        </w:rPr>
        <w:t xml:space="preserve">הטיפוס </w:t>
      </w:r>
      <w:r>
        <w:t>t1</w:t>
      </w:r>
      <w:r>
        <w:rPr>
          <w:rFonts w:hint="cs"/>
          <w:rtl/>
        </w:rPr>
        <w:t xml:space="preserve"> הוא </w:t>
      </w:r>
      <w:r w:rsidR="006C47CD">
        <w:rPr>
          <w:rFonts w:hint="cs"/>
          <w:rtl/>
        </w:rPr>
        <w:t>'קסם</w:t>
      </w:r>
      <w:r>
        <w:rPr>
          <w:rFonts w:hint="cs"/>
          <w:rtl/>
        </w:rPr>
        <w:t xml:space="preserve">. </w:t>
      </w:r>
      <w:r w:rsidR="00015528">
        <w:rPr>
          <w:rFonts w:hint="cs"/>
          <w:rtl/>
        </w:rPr>
        <w:t xml:space="preserve">הוא מתפרש כ </w:t>
      </w:r>
      <w:r>
        <w:t>lvalue</w:t>
      </w:r>
      <w:r w:rsidR="00A17090">
        <w:t>-ref</w:t>
      </w:r>
      <w:r>
        <w:rPr>
          <w:rFonts w:hint="cs"/>
          <w:rtl/>
        </w:rPr>
        <w:t xml:space="preserve"> </w:t>
      </w:r>
      <w:r w:rsidRPr="00015528">
        <w:rPr>
          <w:rFonts w:hint="cs"/>
          <w:b/>
          <w:bCs/>
          <w:rtl/>
        </w:rPr>
        <w:t>או</w:t>
      </w:r>
      <w:r>
        <w:rPr>
          <w:rFonts w:hint="cs"/>
          <w:rtl/>
        </w:rPr>
        <w:t xml:space="preserve"> </w:t>
      </w:r>
      <w:r w:rsidR="00015528">
        <w:rPr>
          <w:rFonts w:hint="cs"/>
          <w:rtl/>
        </w:rPr>
        <w:t>כ</w:t>
      </w:r>
      <w:r>
        <w:rPr>
          <w:rFonts w:hint="cs"/>
          <w:rtl/>
        </w:rPr>
        <w:t xml:space="preserve"> </w:t>
      </w:r>
      <w:r w:rsidR="00A17090">
        <w:t>l</w:t>
      </w:r>
      <w:r>
        <w:t>value</w:t>
      </w:r>
      <w:r>
        <w:rPr>
          <w:rFonts w:hint="cs"/>
          <w:rtl/>
        </w:rPr>
        <w:t xml:space="preserve"> </w:t>
      </w:r>
      <w:r w:rsidRPr="00F97347">
        <w:rPr>
          <w:rFonts w:hint="cs"/>
          <w:b/>
          <w:bCs/>
          <w:rtl/>
        </w:rPr>
        <w:t>תלוי</w:t>
      </w:r>
      <w:r>
        <w:rPr>
          <w:rFonts w:hint="cs"/>
          <w:rtl/>
        </w:rPr>
        <w:t xml:space="preserve"> איך משתמשים בתבנית.</w:t>
      </w:r>
    </w:p>
    <w:p w:rsidR="00FF1642" w:rsidRDefault="00FF1642" w:rsidP="00015528">
      <w:pPr>
        <w:rPr>
          <w:rFonts w:hint="cs"/>
          <w:rtl/>
        </w:rPr>
      </w:pPr>
      <w:r>
        <w:rPr>
          <w:rFonts w:hint="cs"/>
          <w:rtl/>
        </w:rPr>
        <w:t>נתבונן בקוד הבא:</w:t>
      </w:r>
    </w:p>
    <w:p w:rsidR="00A17090" w:rsidRPr="00A17090" w:rsidRDefault="00A17090" w:rsidP="00A17090">
      <w:pPr>
        <w:bidi w:val="0"/>
        <w:rPr>
          <w:rFonts w:ascii="Consolas" w:hAnsi="Consolas"/>
        </w:rPr>
      </w:pPr>
      <w:r>
        <w:rPr>
          <w:rFonts w:ascii="Consolas" w:hAnsi="Consolas"/>
        </w:rPr>
        <w:t xml:space="preserve">1 </w:t>
      </w:r>
      <w:r w:rsidRPr="00A17090">
        <w:rPr>
          <w:rFonts w:ascii="Consolas" w:hAnsi="Consolas"/>
        </w:rPr>
        <w:t>int x=10;</w:t>
      </w:r>
    </w:p>
    <w:p w:rsidR="00A17090" w:rsidRPr="00A17090" w:rsidRDefault="00A17090" w:rsidP="00A17090">
      <w:pPr>
        <w:bidi w:val="0"/>
        <w:rPr>
          <w:rFonts w:ascii="Consolas" w:hAnsi="Consolas"/>
        </w:rPr>
      </w:pPr>
      <w:r>
        <w:rPr>
          <w:rFonts w:ascii="Consolas" w:hAnsi="Consolas"/>
        </w:rPr>
        <w:t xml:space="preserve">2 </w:t>
      </w:r>
      <w:r w:rsidRPr="00A17090">
        <w:rPr>
          <w:rFonts w:ascii="Consolas" w:hAnsi="Consolas"/>
        </w:rPr>
        <w:t>wrapper(x);</w:t>
      </w:r>
    </w:p>
    <w:p w:rsidR="00A17090" w:rsidRDefault="00A17090" w:rsidP="00A17090">
      <w:pPr>
        <w:bidi w:val="0"/>
        <w:rPr>
          <w:rFonts w:ascii="Consolas" w:hAnsi="Consolas"/>
        </w:rPr>
      </w:pPr>
      <w:r>
        <w:rPr>
          <w:rFonts w:ascii="Consolas" w:hAnsi="Consolas"/>
        </w:rPr>
        <w:t xml:space="preserve">3 </w:t>
      </w:r>
      <w:r w:rsidRPr="00A17090">
        <w:rPr>
          <w:rFonts w:ascii="Consolas" w:hAnsi="Consolas"/>
        </w:rPr>
        <w:t>wrapper(10);</w:t>
      </w:r>
    </w:p>
    <w:p w:rsidR="006C47CD" w:rsidRDefault="00FF1642" w:rsidP="00FF1642">
      <w:r>
        <w:rPr>
          <w:rFonts w:hint="cs"/>
          <w:rtl/>
        </w:rPr>
        <w:lastRenderedPageBreak/>
        <w:t>ב</w:t>
      </w:r>
      <w:r w:rsidR="006C47CD">
        <w:rPr>
          <w:rFonts w:hint="cs"/>
          <w:rtl/>
        </w:rPr>
        <w:t xml:space="preserve">שורה 2: </w:t>
      </w:r>
      <w:r w:rsidR="006C47CD">
        <w:rPr>
          <w:rFonts w:hint="cs"/>
        </w:rPr>
        <w:t>T</w:t>
      </w:r>
      <w:r w:rsidR="006C47CD">
        <w:rPr>
          <w:rFonts w:hint="cs"/>
          <w:rtl/>
        </w:rPr>
        <w:t xml:space="preserve"> מתפרש כ </w:t>
      </w:r>
      <w:r w:rsidR="006C47CD">
        <w:t>int&amp;</w:t>
      </w:r>
      <w:r w:rsidR="006C47CD">
        <w:rPr>
          <w:rFonts w:hint="cs"/>
          <w:rtl/>
        </w:rPr>
        <w:t xml:space="preserve"> ו</w:t>
      </w:r>
      <w:r>
        <w:rPr>
          <w:rFonts w:hint="cs"/>
          <w:rtl/>
        </w:rPr>
        <w:t xml:space="preserve"> </w:t>
      </w:r>
      <w:r>
        <w:t>t1</w:t>
      </w:r>
      <w:r>
        <w:rPr>
          <w:rFonts w:hint="cs"/>
          <w:rtl/>
        </w:rPr>
        <w:t xml:space="preserve"> הינו </w:t>
      </w:r>
      <w:r w:rsidR="006C47CD">
        <w:rPr>
          <w:rFonts w:hint="cs"/>
          <w:rtl/>
        </w:rPr>
        <w:t xml:space="preserve"> </w:t>
      </w:r>
      <w:r w:rsidR="006C47CD">
        <w:t>lvalue-ref</w:t>
      </w:r>
    </w:p>
    <w:p w:rsidR="006C47CD" w:rsidRDefault="00FF1642" w:rsidP="00FF1642">
      <w:pPr>
        <w:rPr>
          <w:rtl/>
        </w:rPr>
      </w:pPr>
      <w:r>
        <w:rPr>
          <w:rFonts w:hint="cs"/>
          <w:rtl/>
        </w:rPr>
        <w:t>ב</w:t>
      </w:r>
      <w:r w:rsidR="006C47CD">
        <w:rPr>
          <w:rFonts w:hint="cs"/>
          <w:rtl/>
        </w:rPr>
        <w:t xml:space="preserve">שורה 3: </w:t>
      </w:r>
      <w:r w:rsidR="006C47CD">
        <w:rPr>
          <w:rFonts w:hint="cs"/>
        </w:rPr>
        <w:t>T</w:t>
      </w:r>
      <w:r w:rsidR="006C47CD">
        <w:rPr>
          <w:rFonts w:hint="cs"/>
          <w:rtl/>
        </w:rPr>
        <w:t xml:space="preserve"> מתפרש כ </w:t>
      </w:r>
      <w:r w:rsidR="006C47CD">
        <w:t xml:space="preserve">int </w:t>
      </w:r>
      <w:r w:rsidR="006C47CD">
        <w:rPr>
          <w:rFonts w:hint="cs"/>
          <w:rtl/>
        </w:rPr>
        <w:t xml:space="preserve"> ו</w:t>
      </w:r>
      <w:r>
        <w:rPr>
          <w:rFonts w:hint="cs"/>
          <w:rtl/>
        </w:rPr>
        <w:t xml:space="preserve"> </w:t>
      </w:r>
      <w:r>
        <w:t>t1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הינו </w:t>
      </w:r>
      <w:r w:rsidR="006C47CD">
        <w:t>lvalue</w:t>
      </w:r>
    </w:p>
    <w:p w:rsidR="000B5DB2" w:rsidRDefault="000B5DB2" w:rsidP="00FF1642">
      <w:r>
        <w:rPr>
          <w:rFonts w:hint="cs"/>
          <w:rtl/>
        </w:rPr>
        <w:t xml:space="preserve">ניתן לבחון זאת בעזרת </w:t>
      </w:r>
    </w:p>
    <w:p w:rsidR="000B5DB2" w:rsidRPr="000B5DB2" w:rsidRDefault="000B5DB2" w:rsidP="000B5DB2">
      <w:pPr>
        <w:bidi w:val="0"/>
        <w:rPr>
          <w:rFonts w:ascii="Consolas" w:hAnsi="Consolas"/>
        </w:rPr>
      </w:pPr>
      <w:r>
        <w:rPr>
          <w:rFonts w:ascii="Consolas" w:hAnsi="Consolas"/>
        </w:rPr>
        <w:t>std::is_lvalue_refernce&lt;T&gt;::value</w:t>
      </w:r>
    </w:p>
    <w:p w:rsidR="00375CEE" w:rsidRDefault="00375CEE" w:rsidP="00A70255"/>
    <w:p w:rsidR="006C47CD" w:rsidRDefault="006C47CD" w:rsidP="00A70255">
      <w:pPr>
        <w:rPr>
          <w:rtl/>
        </w:rPr>
      </w:pPr>
      <w:bookmarkStart w:id="20" w:name="_GoBack"/>
      <w:bookmarkEnd w:id="20"/>
      <w:r>
        <w:rPr>
          <w:rFonts w:hint="cs"/>
          <w:rtl/>
        </w:rPr>
        <w:t xml:space="preserve">קוראים לסוג זה של הגדרה </w:t>
      </w:r>
      <w:r>
        <w:t>forwarding reference</w:t>
      </w:r>
      <w:r>
        <w:rPr>
          <w:rFonts w:hint="cs"/>
          <w:rtl/>
        </w:rPr>
        <w:t xml:space="preserve"> או במינוח של מאיירס </w:t>
      </w:r>
      <w:r>
        <w:t>universal re</w:t>
      </w:r>
      <w:r w:rsidR="00A70255">
        <w:t>f</w:t>
      </w:r>
      <w:r>
        <w:t>erence</w:t>
      </w:r>
    </w:p>
    <w:p w:rsidR="00FF1642" w:rsidRDefault="00FF1642" w:rsidP="006C47CD">
      <w:pPr>
        <w:rPr>
          <w:rtl/>
        </w:rPr>
      </w:pPr>
    </w:p>
    <w:p w:rsidR="00A17090" w:rsidRDefault="00FF1642" w:rsidP="00FF1642">
      <w:pPr>
        <w:rPr>
          <w:b/>
          <w:bCs/>
          <w:rtl/>
        </w:rPr>
      </w:pPr>
      <w:r>
        <w:rPr>
          <w:rFonts w:hint="cs"/>
          <w:rtl/>
        </w:rPr>
        <w:t xml:space="preserve">הרווח כאן הוא </w:t>
      </w:r>
      <w:r w:rsidR="006C47CD">
        <w:rPr>
          <w:rFonts w:hint="cs"/>
          <w:rtl/>
        </w:rPr>
        <w:t>ש</w:t>
      </w:r>
      <w:r w:rsidR="00A17090">
        <w:rPr>
          <w:rFonts w:hint="cs"/>
          <w:rtl/>
        </w:rPr>
        <w:t>ב</w:t>
      </w:r>
      <w:r w:rsidR="006C47CD">
        <w:rPr>
          <w:rFonts w:hint="cs"/>
          <w:rtl/>
        </w:rPr>
        <w:t xml:space="preserve">כל מקרה הקומפיילר לא מבצע שכפול של הארגומנטים, </w:t>
      </w:r>
      <w:r w:rsidR="006C47CD" w:rsidRPr="006C47CD">
        <w:rPr>
          <w:rFonts w:hint="cs"/>
          <w:b/>
          <w:bCs/>
          <w:rtl/>
        </w:rPr>
        <w:t>הם עוברים "כמות שהם".</w:t>
      </w:r>
    </w:p>
    <w:p w:rsidR="000B5DB2" w:rsidRDefault="000B5DB2" w:rsidP="00FF1642">
      <w:pPr>
        <w:rPr>
          <w:b/>
          <w:bCs/>
          <w:rtl/>
        </w:rPr>
      </w:pPr>
    </w:p>
    <w:p w:rsidR="006C47CD" w:rsidRDefault="00C717FA" w:rsidP="001375A6">
      <w:pPr>
        <w:pStyle w:val="Heading4"/>
      </w:pPr>
      <w:r>
        <w:t>forward</w:t>
      </w:r>
    </w:p>
    <w:p w:rsidR="00C717FA" w:rsidRDefault="00C717FA" w:rsidP="00C717FA">
      <w:pPr>
        <w:rPr>
          <w:rtl/>
        </w:rPr>
      </w:pPr>
      <w:r>
        <w:rPr>
          <w:rFonts w:hint="cs"/>
          <w:rtl/>
        </w:rPr>
        <w:t xml:space="preserve">אבל עדיין, </w:t>
      </w:r>
      <w:r>
        <w:t>x</w:t>
      </w:r>
      <w:r>
        <w:rPr>
          <w:rFonts w:hint="cs"/>
          <w:rtl/>
        </w:rPr>
        <w:t xml:space="preserve"> צריך לעבור הלאה </w:t>
      </w:r>
      <w:r w:rsidR="000B5DB2">
        <w:rPr>
          <w:rFonts w:hint="cs"/>
          <w:rtl/>
        </w:rPr>
        <w:t xml:space="preserve">אל </w:t>
      </w:r>
      <w:r w:rsidR="000B5DB2">
        <w:t>Class1</w:t>
      </w:r>
      <w:r w:rsidR="000B5DB2">
        <w:rPr>
          <w:rFonts w:hint="cs"/>
          <w:rtl/>
        </w:rPr>
        <w:t xml:space="preserve"> </w:t>
      </w:r>
      <w:r>
        <w:rPr>
          <w:rFonts w:hint="cs"/>
          <w:rtl/>
        </w:rPr>
        <w:t xml:space="preserve">בתור </w:t>
      </w:r>
      <w:r>
        <w:t>lval-ref</w:t>
      </w:r>
      <w:r>
        <w:rPr>
          <w:rFonts w:hint="cs"/>
          <w:rtl/>
        </w:rPr>
        <w:t xml:space="preserve"> וה 10 צריך לעבור בתור </w:t>
      </w:r>
      <w:r>
        <w:t>rval</w:t>
      </w:r>
      <w:r>
        <w:rPr>
          <w:rFonts w:hint="cs"/>
          <w:rtl/>
        </w:rPr>
        <w:t>.</w:t>
      </w:r>
    </w:p>
    <w:p w:rsidR="00C717FA" w:rsidRDefault="00C717FA" w:rsidP="00C717FA">
      <w:pPr>
        <w:rPr>
          <w:rtl/>
        </w:rPr>
      </w:pPr>
      <w:r>
        <w:rPr>
          <w:rFonts w:hint="cs"/>
          <w:rtl/>
        </w:rPr>
        <w:t xml:space="preserve">את התפקיד הזה ממלא </w:t>
      </w:r>
      <w:r>
        <w:t>forward</w:t>
      </w:r>
      <w:r>
        <w:rPr>
          <w:rFonts w:hint="cs"/>
          <w:rtl/>
        </w:rPr>
        <w:t xml:space="preserve"> אופרטור זה יודע לעשות את ההמרה הנכונה בהתאם לסוג הארגומנט.</w:t>
      </w:r>
    </w:p>
    <w:p w:rsidR="00C717FA" w:rsidRDefault="00C717FA" w:rsidP="001375A6">
      <w:pPr>
        <w:pStyle w:val="Heading4"/>
        <w:rPr>
          <w:rtl/>
        </w:rPr>
      </w:pPr>
      <w:r>
        <w:rPr>
          <w:rFonts w:hint="cs"/>
          <w:rtl/>
        </w:rPr>
        <w:t>דוגמא מסכמת</w:t>
      </w:r>
    </w:p>
    <w:p w:rsidR="00C717FA" w:rsidRDefault="00C717FA" w:rsidP="00C717FA">
      <w:pPr>
        <w:rPr>
          <w:rtl/>
        </w:rPr>
      </w:pPr>
      <w:r>
        <w:rPr>
          <w:rFonts w:hint="cs"/>
          <w:rtl/>
        </w:rPr>
        <w:t>כך זה נראה:</w:t>
      </w:r>
    </w:p>
    <w:p w:rsidR="00C717FA" w:rsidRDefault="00C717FA" w:rsidP="00C717FA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struct PerfFwd</w:t>
      </w:r>
    </w:p>
    <w:p w:rsidR="00C717FA" w:rsidRDefault="00C717FA" w:rsidP="00C717FA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{</w:t>
      </w:r>
    </w:p>
    <w:p w:rsidR="00C717FA" w:rsidRDefault="00C717FA" w:rsidP="00C717FA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>template&lt;typename T&gt;</w:t>
      </w:r>
    </w:p>
    <w:p w:rsidR="00C717FA" w:rsidRDefault="00C717FA" w:rsidP="00C717FA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 xml:space="preserve">void AddItem(T &amp;&amp; </w:t>
      </w:r>
      <w:r w:rsidR="001375A6">
        <w:rPr>
          <w:rFonts w:ascii="Consolas" w:hAnsi="Consolas"/>
        </w:rPr>
        <w:t>t) {</w:t>
      </w:r>
    </w:p>
    <w:p w:rsidR="001375A6" w:rsidRDefault="001375A6" w:rsidP="001375A6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v.emplace_back(forward&lt;T&gt;(t));</w:t>
      </w:r>
    </w:p>
    <w:p w:rsidR="001375A6" w:rsidRDefault="001375A6" w:rsidP="001375A6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>}</w:t>
      </w:r>
    </w:p>
    <w:p w:rsidR="001375A6" w:rsidRDefault="001375A6" w:rsidP="001375A6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}</w:t>
      </w:r>
    </w:p>
    <w:p w:rsidR="001375A6" w:rsidRDefault="001375A6" w:rsidP="001375A6">
      <w:pPr>
        <w:rPr>
          <w:rtl/>
        </w:rPr>
      </w:pPr>
      <w:r>
        <w:rPr>
          <w:rFonts w:hint="cs"/>
          <w:rtl/>
        </w:rPr>
        <w:t xml:space="preserve">יש כאן כמובן הנחה ש </w:t>
      </w:r>
      <w:r>
        <w:rPr>
          <w:rFonts w:hint="cs"/>
        </w:rPr>
        <w:t>V</w:t>
      </w:r>
      <w:r>
        <w:rPr>
          <w:rFonts w:hint="cs"/>
          <w:rtl/>
        </w:rPr>
        <w:t xml:space="preserve"> הוא ווקטור של אובייקטים המקבלים ארגומנט אחד בלבד ב </w:t>
      </w:r>
      <w:r>
        <w:t>c-tor</w:t>
      </w:r>
    </w:p>
    <w:p w:rsidR="001375A6" w:rsidRDefault="001375A6" w:rsidP="001375A6">
      <w:r>
        <w:rPr>
          <w:rFonts w:hint="cs"/>
          <w:rtl/>
        </w:rPr>
        <w:t xml:space="preserve">במקרה הכללי, יש להשתמש ב </w:t>
      </w:r>
      <w:r>
        <w:t>variadic template</w:t>
      </w:r>
      <w:r>
        <w:rPr>
          <w:rFonts w:hint="cs"/>
          <w:rtl/>
        </w:rPr>
        <w:t>.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struct PerfFwd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{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>template&lt;typename ... Args&gt;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>void AddItem(Args&amp;&amp; ... args) {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v.emplace_back(forward&lt;Args&gt;(args)...);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ab/>
        <w:t>}</w:t>
      </w:r>
    </w:p>
    <w:p w:rsidR="00B9051E" w:rsidRDefault="00B9051E" w:rsidP="00B9051E">
      <w:pPr>
        <w:bidi w:val="0"/>
        <w:jc w:val="left"/>
        <w:rPr>
          <w:rFonts w:ascii="Consolas" w:hAnsi="Consolas"/>
        </w:rPr>
      </w:pPr>
      <w:r>
        <w:rPr>
          <w:rFonts w:ascii="Consolas" w:hAnsi="Consolas"/>
        </w:rPr>
        <w:t>}</w:t>
      </w:r>
    </w:p>
    <w:p w:rsidR="00B9051E" w:rsidRPr="001375A6" w:rsidRDefault="00B9051E" w:rsidP="001375A6">
      <w:pPr>
        <w:rPr>
          <w:rtl/>
        </w:rPr>
      </w:pPr>
    </w:p>
    <w:p w:rsidR="00BE7BA8" w:rsidRDefault="00A724FA" w:rsidP="00BE7BA8">
      <w:pPr>
        <w:pStyle w:val="Heading2"/>
        <w:bidi w:val="0"/>
      </w:pPr>
      <w:r>
        <w:rPr>
          <w:rtl/>
        </w:rPr>
        <w:br w:type="page"/>
      </w:r>
      <w:bookmarkStart w:id="21" w:name="_Toc6234194"/>
      <w:r w:rsidR="00BE7BA8">
        <w:lastRenderedPageBreak/>
        <w:t>Containters</w:t>
      </w:r>
      <w:bookmarkEnd w:id="21"/>
    </w:p>
    <w:p w:rsidR="00A27E41" w:rsidRDefault="00DA2815" w:rsidP="006C6539">
      <w:pPr>
        <w:pStyle w:val="Heading3"/>
      </w:pPr>
      <w:bookmarkStart w:id="22" w:name="_Toc6234195"/>
      <w:r>
        <w:t>Standard containters</w:t>
      </w:r>
      <w:bookmarkEnd w:id="22"/>
    </w:p>
    <w:p w:rsidR="00DA2815" w:rsidRDefault="00DA2815" w:rsidP="006C6539">
      <w:pPr>
        <w:bidi w:val="0"/>
        <w:rPr>
          <w:rtl/>
        </w:rPr>
      </w:pPr>
      <w:r w:rsidRPr="00DA2815">
        <w:t>PS: C++ Advanced Topics;  Kate Gregory</w:t>
      </w:r>
    </w:p>
    <w:p w:rsidR="002D7B78" w:rsidRPr="00DA2815" w:rsidRDefault="002D7B78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4399D596" wp14:editId="7FA3C703">
            <wp:extent cx="4703673" cy="75672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673" cy="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41" w:rsidRDefault="00F232CF" w:rsidP="006C6539">
      <w:pPr>
        <w:pStyle w:val="Heading3"/>
      </w:pPr>
      <w:bookmarkStart w:id="23" w:name="_Toc6234196"/>
      <w:r>
        <w:t>vector</w:t>
      </w:r>
      <w:bookmarkEnd w:id="23"/>
    </w:p>
    <w:p w:rsidR="001E0857" w:rsidRPr="001E0857" w:rsidRDefault="001E0857" w:rsidP="006C6539">
      <w:pPr>
        <w:rPr>
          <w:rtl/>
        </w:rPr>
      </w:pPr>
      <w:r>
        <w:rPr>
          <w:rFonts w:hint="cs"/>
          <w:rtl/>
        </w:rPr>
        <w:t>(כלל אצבע: אם צריך קונטיינר, זה ברירת המחדל)</w:t>
      </w:r>
    </w:p>
    <w:p w:rsidR="00A27E41" w:rsidRPr="00C91256" w:rsidRDefault="00A724FA" w:rsidP="00C91256">
      <w:pPr>
        <w:bidi w:val="0"/>
        <w:rPr>
          <w:rFonts w:ascii="Consolas" w:hAnsi="Consolas"/>
          <w:highlight w:val="white"/>
        </w:rPr>
      </w:pPr>
      <w:r w:rsidRPr="00C91256">
        <w:rPr>
          <w:rFonts w:ascii="Consolas" w:hAnsi="Consolas"/>
          <w:highlight w:val="white"/>
        </w:rPr>
        <w:tab/>
        <w:t>std::vector&lt;Resource&gt; vp;</w:t>
      </w:r>
    </w:p>
    <w:p w:rsidR="00A27E41" w:rsidRPr="00C91256" w:rsidRDefault="00A724FA" w:rsidP="00C91256">
      <w:pPr>
        <w:bidi w:val="0"/>
        <w:rPr>
          <w:rFonts w:ascii="Consolas" w:hAnsi="Consolas"/>
          <w:highlight w:val="white"/>
        </w:rPr>
      </w:pPr>
      <w:r w:rsidRPr="00C91256">
        <w:rPr>
          <w:rFonts w:ascii="Consolas" w:hAnsi="Consolas"/>
          <w:highlight w:val="white"/>
        </w:rPr>
        <w:tab/>
        <w:t>{</w:t>
      </w:r>
    </w:p>
    <w:p w:rsidR="00A27E41" w:rsidRPr="00C91256" w:rsidRDefault="00A724FA" w:rsidP="00C91256">
      <w:pPr>
        <w:bidi w:val="0"/>
        <w:rPr>
          <w:rFonts w:ascii="Consolas" w:hAnsi="Consolas"/>
          <w:highlight w:val="white"/>
        </w:rPr>
      </w:pPr>
      <w:r w:rsidRPr="00C91256">
        <w:rPr>
          <w:rFonts w:ascii="Consolas" w:hAnsi="Consolas"/>
          <w:highlight w:val="white"/>
        </w:rPr>
        <w:tab/>
      </w:r>
      <w:r w:rsidRPr="00C91256">
        <w:rPr>
          <w:rFonts w:ascii="Consolas" w:hAnsi="Consolas"/>
          <w:highlight w:val="white"/>
        </w:rPr>
        <w:tab/>
      </w:r>
      <w:r w:rsidRPr="00C91256">
        <w:rPr>
          <w:rFonts w:ascii="Consolas" w:hAnsi="Consolas"/>
          <w:color w:val="2B91AF"/>
          <w:highlight w:val="white"/>
        </w:rPr>
        <w:t>Resource</w:t>
      </w:r>
      <w:r w:rsidRPr="00C91256">
        <w:rPr>
          <w:rFonts w:ascii="Consolas" w:hAnsi="Consolas"/>
          <w:highlight w:val="white"/>
        </w:rPr>
        <w:t xml:space="preserve"> r(</w:t>
      </w:r>
      <w:r w:rsidRPr="00C91256">
        <w:rPr>
          <w:rFonts w:ascii="Consolas" w:hAnsi="Consolas"/>
          <w:color w:val="A31515"/>
          <w:highlight w:val="white"/>
        </w:rPr>
        <w:t>"x"</w:t>
      </w:r>
      <w:r w:rsidRPr="00C91256">
        <w:rPr>
          <w:rFonts w:ascii="Consolas" w:hAnsi="Consolas"/>
          <w:highlight w:val="white"/>
        </w:rPr>
        <w:t>);</w:t>
      </w:r>
    </w:p>
    <w:p w:rsidR="00A27E41" w:rsidRPr="00C91256" w:rsidRDefault="00A724FA" w:rsidP="00C91256">
      <w:pPr>
        <w:bidi w:val="0"/>
        <w:rPr>
          <w:rFonts w:ascii="Consolas" w:hAnsi="Consolas"/>
          <w:highlight w:val="white"/>
        </w:rPr>
      </w:pPr>
      <w:r w:rsidRPr="00C91256">
        <w:rPr>
          <w:rFonts w:ascii="Consolas" w:hAnsi="Consolas"/>
          <w:highlight w:val="white"/>
        </w:rPr>
        <w:tab/>
      </w:r>
      <w:r w:rsidRPr="00C91256">
        <w:rPr>
          <w:rFonts w:ascii="Consolas" w:hAnsi="Consolas"/>
          <w:highlight w:val="white"/>
        </w:rPr>
        <w:tab/>
        <w:t>vp.push_back(r);</w:t>
      </w:r>
    </w:p>
    <w:p w:rsidR="00A27E41" w:rsidRPr="00C91256" w:rsidRDefault="00A724FA" w:rsidP="00C91256">
      <w:pPr>
        <w:bidi w:val="0"/>
        <w:rPr>
          <w:rFonts w:ascii="Consolas" w:hAnsi="Consolas"/>
          <w:highlight w:val="white"/>
        </w:rPr>
      </w:pPr>
      <w:r w:rsidRPr="00C91256">
        <w:rPr>
          <w:rFonts w:ascii="Consolas" w:hAnsi="Consolas"/>
          <w:highlight w:val="white"/>
        </w:rPr>
        <w:tab/>
        <w:t>}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>מה קורה בקוד הנ"ל</w:t>
      </w:r>
      <w:r w:rsidR="006522D9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  <w:r>
        <w:t>r</w:t>
      </w:r>
      <w:r>
        <w:rPr>
          <w:rFonts w:hint="cs"/>
          <w:rtl/>
        </w:rPr>
        <w:t xml:space="preserve"> הוא מקומי ויוצא מסקופ בסיום הבלוק. </w:t>
      </w:r>
      <w:r w:rsidR="006522D9">
        <w:rPr>
          <w:rFonts w:hint="cs"/>
          <w:rtl/>
        </w:rPr>
        <w:t xml:space="preserve">ואם כן </w:t>
      </w:r>
      <w:r>
        <w:rPr>
          <w:rFonts w:hint="cs"/>
          <w:rtl/>
        </w:rPr>
        <w:t xml:space="preserve">מה מצבו של הווקטור? 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 xml:space="preserve">התשובה הפשוטה שהיא שהווקטור לא לוקח את </w:t>
      </w:r>
      <w:r>
        <w:t>r</w:t>
      </w:r>
      <w:r>
        <w:rPr>
          <w:rFonts w:hint="cs"/>
          <w:rtl/>
        </w:rPr>
        <w:t xml:space="preserve"> כמות שהוא, הוא מעתיק אותו! בעזרת </w:t>
      </w:r>
      <w:r>
        <w:t>copy c-tor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 xml:space="preserve">נמצא שבווקטור </w:t>
      </w:r>
      <w:r w:rsidR="006522D9">
        <w:rPr>
          <w:rFonts w:hint="cs"/>
          <w:rtl/>
        </w:rPr>
        <w:t>יש</w:t>
      </w:r>
      <w:r>
        <w:rPr>
          <w:rFonts w:hint="cs"/>
          <w:rtl/>
        </w:rPr>
        <w:t xml:space="preserve"> העתק </w:t>
      </w:r>
      <w:r w:rsidRPr="00A27E41">
        <w:rPr>
          <w:rFonts w:hint="cs"/>
          <w:b/>
          <w:bCs/>
          <w:rtl/>
        </w:rPr>
        <w:t>נפרד</w:t>
      </w:r>
      <w:r>
        <w:rPr>
          <w:rFonts w:hint="cs"/>
          <w:rtl/>
        </w:rPr>
        <w:t xml:space="preserve"> של </w:t>
      </w:r>
      <w:r>
        <w:t>r</w:t>
      </w:r>
      <w:r>
        <w:rPr>
          <w:rFonts w:hint="cs"/>
          <w:rtl/>
        </w:rPr>
        <w:t>, ואם כן</w:t>
      </w:r>
      <w:r w:rsidR="00CC198B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CC198B">
        <w:rPr>
          <w:rFonts w:hint="cs"/>
          <w:rtl/>
        </w:rPr>
        <w:t xml:space="preserve">במידה וצריך העתקה עמוקה, </w:t>
      </w:r>
      <w:r>
        <w:rPr>
          <w:rFonts w:hint="cs"/>
          <w:rtl/>
        </w:rPr>
        <w:t xml:space="preserve">באחריות המתכנת להעמיס את </w:t>
      </w:r>
      <w:r w:rsidR="00F8153F">
        <w:rPr>
          <w:rFonts w:hint="cs"/>
          <w:rtl/>
        </w:rPr>
        <w:t>קונסט' העתקה.</w:t>
      </w:r>
    </w:p>
    <w:p w:rsidR="00FD26B2" w:rsidRDefault="00F8153F" w:rsidP="006C6539">
      <w:pPr>
        <w:rPr>
          <w:rtl/>
        </w:rPr>
      </w:pPr>
      <w:r>
        <w:rPr>
          <w:rFonts w:hint="cs"/>
          <w:rtl/>
        </w:rPr>
        <w:t xml:space="preserve">אם לא רוצים לשכפל, אפשר להשתמש במצביע ורצוי במצביע אוטומטי כמו </w:t>
      </w:r>
      <w:r w:rsidR="00CC068D">
        <w:rPr>
          <w:rFonts w:hint="cs"/>
          <w:rtl/>
        </w:rPr>
        <w:t xml:space="preserve"> </w:t>
      </w:r>
      <w:r w:rsidR="00CC068D">
        <w:t>unique_ptr</w:t>
      </w:r>
      <w:r>
        <w:rPr>
          <w:rFonts w:hint="cs"/>
          <w:rtl/>
        </w:rPr>
        <w:t>:</w:t>
      </w:r>
    </w:p>
    <w:p w:rsidR="00A54E9A" w:rsidRDefault="00A54E9A" w:rsidP="00A76522">
      <w:pPr>
        <w:rPr>
          <w:highlight w:val="white"/>
        </w:rPr>
      </w:pPr>
    </w:p>
    <w:p w:rsidR="00B82566" w:rsidRPr="00A01D99" w:rsidRDefault="00A724FA" w:rsidP="00A01D99">
      <w:pPr>
        <w:bidi w:val="0"/>
        <w:rPr>
          <w:rFonts w:ascii="Consolas" w:hAnsi="Consolas"/>
          <w:highlight w:val="white"/>
        </w:rPr>
      </w:pPr>
      <w:r w:rsidRPr="00A01D99">
        <w:rPr>
          <w:rFonts w:ascii="Consolas" w:hAnsi="Consolas"/>
          <w:highlight w:val="white"/>
        </w:rPr>
        <w:t>vector&lt;unique_ptr&lt;Resource&gt;&gt; vp1;</w:t>
      </w:r>
    </w:p>
    <w:p w:rsidR="00B82566" w:rsidRDefault="00A724FA" w:rsidP="00A01D99">
      <w:pPr>
        <w:bidi w:val="0"/>
        <w:rPr>
          <w:highlight w:val="white"/>
          <w:rtl/>
        </w:rPr>
      </w:pPr>
      <w:r w:rsidRPr="00A01D99">
        <w:rPr>
          <w:rFonts w:ascii="Consolas" w:hAnsi="Consolas"/>
          <w:highlight w:val="white"/>
        </w:rPr>
        <w:t>vp1.push_back(unique_ptr&lt;Resource&gt;(</w:t>
      </w:r>
      <w:r w:rsidRPr="00A01D99">
        <w:rPr>
          <w:rFonts w:ascii="Consolas" w:hAnsi="Consolas"/>
          <w:color w:val="0000FF"/>
          <w:highlight w:val="white"/>
        </w:rPr>
        <w:t>new</w:t>
      </w:r>
      <w:r w:rsidRPr="00A01D99">
        <w:rPr>
          <w:rFonts w:ascii="Consolas" w:hAnsi="Consolas"/>
          <w:highlight w:val="white"/>
        </w:rPr>
        <w:t xml:space="preserve"> Resource(</w:t>
      </w:r>
      <w:r w:rsidRPr="00A01D99">
        <w:rPr>
          <w:rFonts w:ascii="Consolas" w:hAnsi="Consolas"/>
          <w:color w:val="A31515"/>
          <w:highlight w:val="white"/>
        </w:rPr>
        <w:t>"x1"</w:t>
      </w:r>
      <w:r w:rsidRPr="00A01D99">
        <w:rPr>
          <w:rFonts w:ascii="Consolas" w:hAnsi="Consolas"/>
          <w:highlight w:val="white"/>
        </w:rPr>
        <w:t>)))</w:t>
      </w:r>
      <w:r>
        <w:rPr>
          <w:highlight w:val="white"/>
        </w:rPr>
        <w:t>;</w:t>
      </w:r>
    </w:p>
    <w:p w:rsidR="0073163A" w:rsidRDefault="0073163A" w:rsidP="006C6539">
      <w:pPr>
        <w:bidi w:val="0"/>
        <w:rPr>
          <w:highlight w:val="white"/>
          <w:rtl/>
        </w:rPr>
      </w:pPr>
    </w:p>
    <w:p w:rsidR="00B6002B" w:rsidRDefault="00B6002B" w:rsidP="006C6539">
      <w:pPr>
        <w:rPr>
          <w:rtl/>
        </w:rPr>
      </w:pPr>
      <w:r>
        <w:rPr>
          <w:rFonts w:hint="cs"/>
          <w:rtl/>
        </w:rPr>
        <w:t>חסרון משמעותי של ווקטור שאם נדרש להוסיף לו איברים הוא צריך לבנות את עצמו מחדש. לדוגמא אם יש לו 2 איברים ורוצים להוסיף שלישי. הוא יבנה את עצמו מחדש בתור ווקטור עם ארבעה איברים ויעתי</w:t>
      </w:r>
      <w:r w:rsidR="00F55D0F">
        <w:rPr>
          <w:rFonts w:hint="cs"/>
          <w:rtl/>
        </w:rPr>
        <w:t>ק את שני האיברים הקיימים מהישן אל החדש. כמובן שקונסט' העתקה יופעלו כאן ובאחריות המתכנת לדאוג לבנות קונסט' העתקה במידת הצורך.</w:t>
      </w:r>
    </w:p>
    <w:p w:rsidR="006C6539" w:rsidRDefault="006C6539" w:rsidP="006C6539">
      <w:pPr>
        <w:rPr>
          <w:rtl/>
        </w:rPr>
      </w:pPr>
      <w:r>
        <w:rPr>
          <w:rFonts w:hint="cs"/>
          <w:rtl/>
        </w:rPr>
        <w:t>אפשר להגדיר מראש את גודלו של הווקטור ולחסוך את השכפולים הנ"ל.</w:t>
      </w:r>
    </w:p>
    <w:p w:rsidR="006C6539" w:rsidRPr="00B6002B" w:rsidRDefault="006C6539" w:rsidP="006C6539">
      <w:pPr>
        <w:bidi w:val="0"/>
        <w:rPr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v.reserve(10);</w:t>
      </w:r>
    </w:p>
    <w:p w:rsidR="00DD13C7" w:rsidRDefault="00DD13C7" w:rsidP="006C6539">
      <w:pPr>
        <w:pStyle w:val="Heading3"/>
      </w:pPr>
      <w:bookmarkStart w:id="24" w:name="_Toc6234197"/>
      <w:r>
        <w:t>List</w:t>
      </w:r>
      <w:bookmarkEnd w:id="24"/>
    </w:p>
    <w:p w:rsidR="00DF7A25" w:rsidRPr="00A54E9A" w:rsidRDefault="00DA2815" w:rsidP="006C6539">
      <w:pPr>
        <w:bidi w:val="0"/>
        <w:rPr>
          <w:rtl/>
        </w:rPr>
      </w:pPr>
      <w:r w:rsidRPr="00A54E9A">
        <w:t xml:space="preserve">PS: </w:t>
      </w:r>
      <w:r w:rsidR="00DF7A25" w:rsidRPr="00A54E9A">
        <w:t>C++ Advanced Topics by Kate Gregory</w:t>
      </w:r>
    </w:p>
    <w:p w:rsidR="00DF7A25" w:rsidRPr="00A54E9A" w:rsidRDefault="00DF7A25" w:rsidP="006C6539">
      <w:pPr>
        <w:bidi w:val="0"/>
      </w:pPr>
      <w:r w:rsidRPr="00A54E9A">
        <w:t>adv-cpp\materials\advcpp-03-containers-exercise-files\Demo\Begin\ListAndVector\</w:t>
      </w:r>
    </w:p>
    <w:p w:rsidR="00DD13C7" w:rsidRDefault="00DD13C7" w:rsidP="006C6539">
      <w:pPr>
        <w:rPr>
          <w:rtl/>
        </w:rPr>
      </w:pPr>
      <w:r>
        <w:rPr>
          <w:rFonts w:hint="cs"/>
          <w:rtl/>
        </w:rPr>
        <w:t xml:space="preserve">וקטור שומר את האיברים שלו ברצף. </w:t>
      </w:r>
      <w:r w:rsidR="00BA72F7">
        <w:rPr>
          <w:rFonts w:hint="cs"/>
          <w:rtl/>
        </w:rPr>
        <w:t xml:space="preserve">דילוג אל </w:t>
      </w:r>
      <w:r>
        <w:rPr>
          <w:rFonts w:hint="cs"/>
          <w:rtl/>
        </w:rPr>
        <w:t>איבר</w:t>
      </w:r>
      <w:r>
        <w:t xml:space="preserve">N </w:t>
      </w:r>
      <w:r>
        <w:rPr>
          <w:rFonts w:hint="cs"/>
          <w:rtl/>
        </w:rPr>
        <w:t xml:space="preserve"> הוא טריוואלי. החסרון הוא כמובן כשרוצים להוסיף אלמנטים לו</w:t>
      </w:r>
      <w:r w:rsidR="00A01D99">
        <w:rPr>
          <w:rFonts w:hint="cs"/>
          <w:rtl/>
        </w:rPr>
        <w:t>ו</w:t>
      </w:r>
      <w:r>
        <w:rPr>
          <w:rFonts w:hint="cs"/>
          <w:rtl/>
        </w:rPr>
        <w:t>קטור נתון. הוא פשוט צריך לבנות את עצמו מחדש</w:t>
      </w:r>
      <w:r w:rsidR="00BA72F7">
        <w:rPr>
          <w:rFonts w:hint="cs"/>
          <w:rtl/>
        </w:rPr>
        <w:t xml:space="preserve"> ואז מופעלים ה </w:t>
      </w:r>
      <w:r w:rsidR="00BA72F7">
        <w:t>copy-ctor</w:t>
      </w:r>
      <w:r w:rsidR="00BA72F7">
        <w:rPr>
          <w:rFonts w:hint="cs"/>
          <w:rtl/>
        </w:rPr>
        <w:t xml:space="preserve"> של כל אלמנט וכו'. קצת כבד.</w:t>
      </w:r>
    </w:p>
    <w:p w:rsidR="00BA72F7" w:rsidRDefault="00DD13C7" w:rsidP="006C6539">
      <w:pPr>
        <w:rPr>
          <w:rtl/>
        </w:rPr>
      </w:pPr>
      <w:r>
        <w:rPr>
          <w:rFonts w:hint="cs"/>
          <w:rtl/>
        </w:rPr>
        <w:t xml:space="preserve">לעומת זאת </w:t>
      </w:r>
      <w:r>
        <w:t xml:space="preserve">List </w:t>
      </w:r>
      <w:r>
        <w:rPr>
          <w:rFonts w:hint="cs"/>
          <w:rtl/>
        </w:rPr>
        <w:t xml:space="preserve"> זו רשימה משורשרת</w:t>
      </w:r>
      <w:r w:rsidR="00BA72F7">
        <w:rPr>
          <w:rFonts w:hint="cs"/>
          <w:rtl/>
        </w:rPr>
        <w:t>, האיברים אינם רצופים בזכרון</w:t>
      </w:r>
      <w:r w:rsidR="00A01D99">
        <w:rPr>
          <w:rFonts w:hint="cs"/>
          <w:rtl/>
        </w:rPr>
        <w:t>.</w:t>
      </w:r>
    </w:p>
    <w:p w:rsidR="00DD13C7" w:rsidRDefault="00BA72F7" w:rsidP="006C6539">
      <w:pPr>
        <w:rPr>
          <w:rtl/>
        </w:rPr>
      </w:pPr>
      <w:r>
        <w:rPr>
          <w:rFonts w:hint="cs"/>
          <w:rtl/>
        </w:rPr>
        <w:t xml:space="preserve">אמנם </w:t>
      </w:r>
      <w:r w:rsidR="00DD13C7">
        <w:rPr>
          <w:rFonts w:hint="cs"/>
          <w:rtl/>
        </w:rPr>
        <w:t xml:space="preserve">אפשר בקלות להוסיף אלמנטים אבל גישה לאיבר </w:t>
      </w:r>
      <w:r w:rsidR="00DD13C7">
        <w:t>N</w:t>
      </w:r>
      <w:r w:rsidR="00DD13C7">
        <w:rPr>
          <w:rFonts w:hint="cs"/>
          <w:rtl/>
        </w:rPr>
        <w:t xml:space="preserve"> </w:t>
      </w:r>
      <w:r w:rsidR="00DD13C7">
        <w:t xml:space="preserve"> </w:t>
      </w:r>
      <w:r w:rsidR="00DD13C7">
        <w:rPr>
          <w:rFonts w:hint="cs"/>
          <w:rtl/>
        </w:rPr>
        <w:t>אינה פשוטה, ואפילו חישוב מספר האיברים זו משימה שדורשת לעבור על כל האיברים.</w:t>
      </w:r>
    </w:p>
    <w:p w:rsidR="000A3F45" w:rsidRDefault="0038005E" w:rsidP="006C6539">
      <w:pPr>
        <w:pStyle w:val="Heading3"/>
        <w:rPr>
          <w:highlight w:val="white"/>
        </w:rPr>
      </w:pPr>
      <w:bookmarkStart w:id="25" w:name="_Toc6234198"/>
      <w:r>
        <w:rPr>
          <w:highlight w:val="white"/>
        </w:rPr>
        <w:t>M</w:t>
      </w:r>
      <w:r w:rsidR="000A3F45">
        <w:rPr>
          <w:highlight w:val="white"/>
        </w:rPr>
        <w:t>ap</w:t>
      </w:r>
      <w:bookmarkEnd w:id="25"/>
    </w:p>
    <w:p w:rsidR="00F8153F" w:rsidRDefault="00F8153F" w:rsidP="006C6539">
      <w:pPr>
        <w:rPr>
          <w:rtl/>
        </w:rPr>
      </w:pPr>
      <w:r>
        <w:rPr>
          <w:rFonts w:hint="cs"/>
          <w:rtl/>
        </w:rPr>
        <w:t xml:space="preserve">זוגות של ערכי </w:t>
      </w:r>
      <w:r>
        <w:t>key-value</w:t>
      </w:r>
      <w:r>
        <w:rPr>
          <w:rFonts w:hint="cs"/>
          <w:rtl/>
        </w:rPr>
        <w:t xml:space="preserve"> ניתן לגשת לערך לפי המפתח. הרשימה מסודרת.</w:t>
      </w:r>
    </w:p>
    <w:p w:rsidR="00F8153F" w:rsidRDefault="00F8153F" w:rsidP="006C6539">
      <w:pPr>
        <w:rPr>
          <w:rtl/>
        </w:rPr>
      </w:pPr>
      <w:r>
        <w:rPr>
          <w:rFonts w:hint="cs"/>
          <w:rtl/>
        </w:rPr>
        <w:lastRenderedPageBreak/>
        <w:t xml:space="preserve">מתאים ל </w:t>
      </w:r>
      <w:r>
        <w:t>lookup-table</w:t>
      </w:r>
      <w:r>
        <w:rPr>
          <w:rFonts w:hint="cs"/>
          <w:rtl/>
        </w:rPr>
        <w:t>.</w:t>
      </w:r>
    </w:p>
    <w:p w:rsidR="005E36CD" w:rsidRDefault="005E36CD">
      <w:pPr>
        <w:bidi w:val="0"/>
        <w:spacing w:before="0" w:after="200"/>
        <w:jc w:val="left"/>
        <w:rPr>
          <w:color w:val="622423" w:themeColor="accent2" w:themeShade="7F"/>
          <w:sz w:val="24"/>
          <w:szCs w:val="24"/>
        </w:rPr>
      </w:pPr>
      <w:r>
        <w:br w:type="page"/>
      </w:r>
    </w:p>
    <w:p w:rsidR="000A3F45" w:rsidRDefault="0024036E" w:rsidP="0024036E">
      <w:pPr>
        <w:pStyle w:val="Heading3"/>
      </w:pPr>
      <w:bookmarkStart w:id="26" w:name="_Toc6234199"/>
      <w:r>
        <w:lastRenderedPageBreak/>
        <w:t xml:space="preserve">Range based </w:t>
      </w:r>
      <w:r w:rsidR="001A7E09">
        <w:t>`for`</w:t>
      </w:r>
      <w:bookmarkEnd w:id="26"/>
    </w:p>
    <w:p w:rsidR="005E36CD" w:rsidRDefault="0024036E" w:rsidP="0024036E">
      <w:pPr>
        <w:rPr>
          <w:rtl/>
        </w:rPr>
      </w:pPr>
      <w:r>
        <w:rPr>
          <w:rFonts w:hint="cs"/>
          <w:rtl/>
        </w:rPr>
        <w:t>לולאה על איברים של 'אוסף' מתבצעת כך</w:t>
      </w:r>
    </w:p>
    <w:p w:rsidR="00DE439C" w:rsidRPr="00A01D99" w:rsidRDefault="00DE439C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 xml:space="preserve">    vector&lt;string&gt; v = {"one", "two", "three"};</w:t>
      </w:r>
    </w:p>
    <w:p w:rsidR="005E36CD" w:rsidRPr="00A01D99" w:rsidRDefault="00DE439C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 xml:space="preserve">    for(auto it = begin(v); it!=end(v); it++)</w:t>
      </w:r>
    </w:p>
    <w:p w:rsidR="005E36CD" w:rsidRPr="00A01D99" w:rsidRDefault="00DE439C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 xml:space="preserve">    {        </w:t>
      </w:r>
    </w:p>
    <w:p w:rsidR="005E36CD" w:rsidRPr="00A01D99" w:rsidRDefault="00DE439C" w:rsidP="00A01D99">
      <w:pPr>
        <w:bidi w:val="0"/>
        <w:ind w:firstLine="720"/>
        <w:rPr>
          <w:rFonts w:ascii="Consolas" w:hAnsi="Consolas"/>
        </w:rPr>
      </w:pPr>
      <w:r w:rsidRPr="00A01D99">
        <w:rPr>
          <w:rFonts w:ascii="Consolas" w:hAnsi="Consolas"/>
        </w:rPr>
        <w:t xml:space="preserve">cout &lt;&lt; *it &lt;&lt; "\n";    </w:t>
      </w:r>
    </w:p>
    <w:p w:rsidR="00DE439C" w:rsidRDefault="005E36CD" w:rsidP="00A01D99">
      <w:pPr>
        <w:bidi w:val="0"/>
      </w:pPr>
      <w:r w:rsidRPr="00A01D99">
        <w:rPr>
          <w:rFonts w:ascii="Consolas" w:hAnsi="Consolas"/>
        </w:rPr>
        <w:t xml:space="preserve">    </w:t>
      </w:r>
      <w:r w:rsidR="00DE439C" w:rsidRPr="00A01D99">
        <w:rPr>
          <w:rFonts w:ascii="Consolas" w:hAnsi="Consolas"/>
        </w:rPr>
        <w:t>}</w:t>
      </w:r>
    </w:p>
    <w:p w:rsidR="005E36CD" w:rsidRDefault="005E36CD" w:rsidP="005E36CD">
      <w:pPr>
        <w:rPr>
          <w:rtl/>
        </w:rPr>
      </w:pPr>
      <w:r>
        <w:rPr>
          <w:rFonts w:hint="cs"/>
          <w:rtl/>
        </w:rPr>
        <w:t xml:space="preserve">ואפשר לעשות איטרציה בכוון ההפוך בעזרת </w:t>
      </w:r>
      <w:r>
        <w:t>rbegin(),rend();</w:t>
      </w:r>
    </w:p>
    <w:p w:rsidR="00A76522" w:rsidRPr="005E36CD" w:rsidRDefault="0024036E" w:rsidP="0024036E">
      <w:r>
        <w:rPr>
          <w:rFonts w:hint="cs"/>
          <w:rtl/>
        </w:rPr>
        <w:t xml:space="preserve">או </w:t>
      </w:r>
      <w:r w:rsidR="00A76522">
        <w:t>cbegin(),cend();</w:t>
      </w:r>
      <w:r w:rsidR="00A76522">
        <w:rPr>
          <w:rFonts w:hint="cs"/>
          <w:rtl/>
        </w:rPr>
        <w:t xml:space="preserve"> </w:t>
      </w:r>
      <w:r>
        <w:rPr>
          <w:rFonts w:hint="cs"/>
          <w:rtl/>
        </w:rPr>
        <w:t xml:space="preserve">כאשר </w:t>
      </w:r>
      <w:r>
        <w:t>c</w:t>
      </w:r>
      <w:r>
        <w:rPr>
          <w:rFonts w:hint="cs"/>
          <w:rtl/>
        </w:rPr>
        <w:t xml:space="preserve"> עומד עבור </w:t>
      </w:r>
      <w:r>
        <w:t>const</w:t>
      </w:r>
      <w:r>
        <w:rPr>
          <w:rFonts w:hint="cs"/>
          <w:rtl/>
        </w:rPr>
        <w:t xml:space="preserve">. זה מכריח </w:t>
      </w:r>
      <w:r w:rsidR="00A76522">
        <w:rPr>
          <w:rFonts w:hint="cs"/>
          <w:rtl/>
        </w:rPr>
        <w:t>שימוש רק במתודות</w:t>
      </w:r>
      <w:r>
        <w:rPr>
          <w:rFonts w:hint="cs"/>
          <w:rtl/>
        </w:rPr>
        <w:t xml:space="preserve"> המסומנות</w:t>
      </w:r>
      <w:r w:rsidR="00A76522">
        <w:rPr>
          <w:rFonts w:hint="cs"/>
          <w:rtl/>
        </w:rPr>
        <w:t xml:space="preserve"> </w:t>
      </w:r>
      <w:r w:rsidR="00A76522">
        <w:t>const</w:t>
      </w:r>
    </w:p>
    <w:p w:rsidR="005E36CD" w:rsidRDefault="0024036E" w:rsidP="005E36CD">
      <w:pPr>
        <w:rPr>
          <w:rtl/>
        </w:rPr>
      </w:pPr>
      <w:r>
        <w:rPr>
          <w:rFonts w:hint="cs"/>
          <w:rtl/>
        </w:rPr>
        <w:t xml:space="preserve">בשפה התחדש כתיב מקוצר (קצת דומה ל </w:t>
      </w:r>
      <w:r>
        <w:t>foreach</w:t>
      </w:r>
      <w:r>
        <w:rPr>
          <w:rFonts w:hint="cs"/>
          <w:rtl/>
        </w:rPr>
        <w:t>)</w:t>
      </w:r>
    </w:p>
    <w:p w:rsidR="00A76522" w:rsidRPr="00A01D99" w:rsidRDefault="00A76522" w:rsidP="00A01D99">
      <w:pPr>
        <w:bidi w:val="0"/>
        <w:rPr>
          <w:rFonts w:ascii="Consolas" w:hAnsi="Consolas"/>
          <w:highlight w:val="white"/>
        </w:rPr>
      </w:pPr>
      <w:r w:rsidRPr="00A01D99">
        <w:rPr>
          <w:rFonts w:ascii="Consolas" w:hAnsi="Consolas"/>
          <w:highlight w:val="white"/>
        </w:rPr>
        <w:tab/>
      </w:r>
      <w:r w:rsidRPr="00A01D99">
        <w:rPr>
          <w:rFonts w:ascii="Consolas" w:hAnsi="Consolas"/>
          <w:color w:val="0000FF"/>
          <w:highlight w:val="white"/>
        </w:rPr>
        <w:t>for</w:t>
      </w:r>
      <w:r w:rsidRPr="00A01D99">
        <w:rPr>
          <w:rFonts w:ascii="Consolas" w:hAnsi="Consolas"/>
          <w:highlight w:val="white"/>
        </w:rPr>
        <w:t xml:space="preserve"> (</w:t>
      </w:r>
      <w:r w:rsidRPr="00A01D99">
        <w:rPr>
          <w:rFonts w:ascii="Consolas" w:hAnsi="Consolas"/>
          <w:color w:val="0000FF"/>
          <w:highlight w:val="white"/>
        </w:rPr>
        <w:t>auto</w:t>
      </w:r>
      <w:r w:rsidRPr="00A01D99">
        <w:rPr>
          <w:rFonts w:ascii="Consolas" w:hAnsi="Consolas"/>
          <w:highlight w:val="white"/>
        </w:rPr>
        <w:t xml:space="preserve"> a : v)</w:t>
      </w:r>
    </w:p>
    <w:p w:rsidR="00A76522" w:rsidRPr="00A01D99" w:rsidRDefault="00A76522" w:rsidP="00A01D99">
      <w:pPr>
        <w:bidi w:val="0"/>
        <w:rPr>
          <w:rFonts w:ascii="Consolas" w:hAnsi="Consolas"/>
          <w:highlight w:val="white"/>
        </w:rPr>
      </w:pPr>
      <w:r w:rsidRPr="00A01D99">
        <w:rPr>
          <w:rFonts w:ascii="Consolas" w:hAnsi="Consolas"/>
          <w:highlight w:val="white"/>
        </w:rPr>
        <w:tab/>
        <w:t>{</w:t>
      </w:r>
    </w:p>
    <w:p w:rsidR="00A76522" w:rsidRPr="00A01D99" w:rsidRDefault="00A76522" w:rsidP="00A01D99">
      <w:pPr>
        <w:bidi w:val="0"/>
        <w:rPr>
          <w:rFonts w:ascii="Consolas" w:hAnsi="Consolas"/>
          <w:highlight w:val="white"/>
        </w:rPr>
      </w:pPr>
      <w:r w:rsidRPr="00A01D99">
        <w:rPr>
          <w:rFonts w:ascii="Consolas" w:hAnsi="Consolas"/>
          <w:highlight w:val="white"/>
        </w:rPr>
        <w:tab/>
      </w:r>
      <w:r w:rsidRPr="00A01D99">
        <w:rPr>
          <w:rFonts w:ascii="Consolas" w:hAnsi="Consolas"/>
          <w:highlight w:val="white"/>
        </w:rPr>
        <w:tab/>
        <w:t xml:space="preserve">std::cout </w:t>
      </w:r>
      <w:r w:rsidRPr="00A01D99">
        <w:rPr>
          <w:rFonts w:ascii="Consolas" w:hAnsi="Consolas"/>
          <w:color w:val="008080"/>
          <w:highlight w:val="white"/>
        </w:rPr>
        <w:t>&lt;&lt;</w:t>
      </w:r>
      <w:r w:rsidRPr="00A01D99">
        <w:rPr>
          <w:rFonts w:ascii="Consolas" w:hAnsi="Consolas"/>
          <w:highlight w:val="white"/>
        </w:rPr>
        <w:t xml:space="preserve"> a.GetId() </w:t>
      </w:r>
      <w:r w:rsidRPr="00A01D99">
        <w:rPr>
          <w:rFonts w:ascii="Consolas" w:hAnsi="Consolas"/>
          <w:color w:val="008080"/>
          <w:highlight w:val="white"/>
        </w:rPr>
        <w:t>&lt;&lt;</w:t>
      </w:r>
      <w:r w:rsidRPr="00A01D99">
        <w:rPr>
          <w:rFonts w:ascii="Consolas" w:hAnsi="Consolas"/>
          <w:highlight w:val="white"/>
        </w:rPr>
        <w:t xml:space="preserve"> </w:t>
      </w:r>
      <w:r w:rsidRPr="00A01D99">
        <w:rPr>
          <w:rFonts w:ascii="Consolas" w:hAnsi="Consolas"/>
          <w:color w:val="A31515"/>
          <w:highlight w:val="white"/>
        </w:rPr>
        <w:t>"\n"</w:t>
      </w:r>
      <w:r w:rsidRPr="00A01D99">
        <w:rPr>
          <w:rFonts w:ascii="Consolas" w:hAnsi="Consolas"/>
          <w:highlight w:val="white"/>
        </w:rPr>
        <w:t>;</w:t>
      </w:r>
    </w:p>
    <w:p w:rsidR="00A76522" w:rsidRPr="00A01D99" w:rsidRDefault="00A76522" w:rsidP="00A01D99">
      <w:pPr>
        <w:bidi w:val="0"/>
        <w:rPr>
          <w:rFonts w:ascii="Consolas" w:hAnsi="Consolas"/>
          <w:highlight w:val="white"/>
        </w:rPr>
      </w:pPr>
      <w:r w:rsidRPr="00A01D99">
        <w:rPr>
          <w:rFonts w:ascii="Consolas" w:hAnsi="Consolas"/>
          <w:highlight w:val="white"/>
        </w:rPr>
        <w:tab/>
        <w:t>}</w:t>
      </w:r>
    </w:p>
    <w:p w:rsidR="0024036E" w:rsidRDefault="0024036E" w:rsidP="00A76522">
      <w:pPr>
        <w:rPr>
          <w:highlight w:val="white"/>
          <w:rtl/>
        </w:rPr>
      </w:pPr>
      <w:r>
        <w:rPr>
          <w:rFonts w:hint="cs"/>
          <w:highlight w:val="white"/>
          <w:rtl/>
        </w:rPr>
        <w:t>הפריסה של הצהרה כזו הינה כדלקמן:</w:t>
      </w:r>
    </w:p>
    <w:p w:rsidR="00E31AC0" w:rsidRDefault="0024036E" w:rsidP="00E31AC0">
      <w:pPr>
        <w:keepNext/>
        <w:bidi w:val="0"/>
      </w:pPr>
      <w:r>
        <w:rPr>
          <w:noProof/>
        </w:rPr>
        <w:drawing>
          <wp:inline distT="0" distB="0" distL="0" distR="0">
            <wp:extent cx="4397049" cy="2176650"/>
            <wp:effectExtent l="0" t="0" r="3810" b="0"/>
            <wp:docPr id="31" name="Picture 31" descr="cid:168dded7bbd4cff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2180040047759233975Picture 1" descr="cid:168dded7bbd4cff311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79" cy="2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6E" w:rsidRDefault="00E31AC0" w:rsidP="00E31AC0">
      <w:pPr>
        <w:pStyle w:val="Caption"/>
        <w:bidi w:val="0"/>
        <w:rPr>
          <w:highlight w:val="white"/>
          <w:rtl/>
        </w:rPr>
      </w:pPr>
      <w:r w:rsidRPr="00C452C0">
        <w:rPr>
          <w:noProof/>
        </w:rPr>
        <w:t>C++11 Language Features</w:t>
      </w:r>
      <w:r>
        <w:rPr>
          <w:noProof/>
        </w:rPr>
        <w:t>/ Korban.</w:t>
      </w:r>
    </w:p>
    <w:p w:rsidR="0024036E" w:rsidRDefault="0024036E" w:rsidP="00A76522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(אם יש תמיכה ב </w:t>
      </w:r>
      <w:r>
        <w:rPr>
          <w:highlight w:val="white"/>
        </w:rPr>
        <w:t>begin(seq)</w:t>
      </w:r>
      <w:r>
        <w:rPr>
          <w:rFonts w:hint="cs"/>
          <w:highlight w:val="white"/>
          <w:rtl/>
        </w:rPr>
        <w:t xml:space="preserve"> אז נבחרת האפשרות השניה)</w:t>
      </w:r>
    </w:p>
    <w:p w:rsidR="00E31AC0" w:rsidRDefault="0024036E" w:rsidP="0024036E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אחת המשמעויות של שימוש בכתיב זה, הינה שיש בהכרח העתקה של האיבר הנוכחי אל משתנה חיצוני, כלומר מופעל </w:t>
      </w:r>
      <w:r>
        <w:rPr>
          <w:highlight w:val="white"/>
        </w:rPr>
        <w:t>copy-ctor</w:t>
      </w:r>
      <w:r>
        <w:rPr>
          <w:rFonts w:hint="cs"/>
          <w:highlight w:val="white"/>
          <w:rtl/>
        </w:rPr>
        <w:t xml:space="preserve">. אם רוצים למנוע זאת אפשר להשתמש ב </w:t>
      </w:r>
      <w:r w:rsidR="00A76522">
        <w:rPr>
          <w:rFonts w:hint="cs"/>
          <w:highlight w:val="white"/>
          <w:rtl/>
        </w:rPr>
        <w:t xml:space="preserve">&amp;. </w:t>
      </w:r>
    </w:p>
    <w:p w:rsidR="008D313C" w:rsidRPr="00A76522" w:rsidRDefault="008D313C" w:rsidP="006D0F5D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אפשר להשתמש בכתיב זה גם למערכים </w:t>
      </w:r>
      <w:r w:rsidRPr="008D313C">
        <w:rPr>
          <w:rFonts w:hint="cs"/>
          <w:b/>
          <w:bCs/>
          <w:highlight w:val="white"/>
          <w:rtl/>
        </w:rPr>
        <w:t>רגילים</w:t>
      </w:r>
      <w:r>
        <w:rPr>
          <w:rStyle w:val="FootnoteReference"/>
          <w:b/>
          <w:bCs/>
          <w:highlight w:val="white"/>
          <w:rtl/>
        </w:rPr>
        <w:footnoteReference w:id="2"/>
      </w:r>
      <w:r>
        <w:rPr>
          <w:rFonts w:hint="cs"/>
          <w:highlight w:val="white"/>
          <w:rtl/>
        </w:rPr>
        <w:t xml:space="preserve"> ו</w:t>
      </w:r>
      <w:r w:rsidR="006D0F5D">
        <w:rPr>
          <w:rFonts w:hint="cs"/>
          <w:highlight w:val="white"/>
          <w:rtl/>
        </w:rPr>
        <w:t>באמת זה שקול (בערך) ל</w:t>
      </w:r>
      <w:r>
        <w:rPr>
          <w:rFonts w:hint="cs"/>
          <w:highlight w:val="white"/>
          <w:rtl/>
        </w:rPr>
        <w:t>כתיב:</w:t>
      </w:r>
    </w:p>
    <w:p w:rsidR="005E36CD" w:rsidRDefault="00A76522" w:rsidP="00A01D99">
      <w:pPr>
        <w:bidi w:val="0"/>
      </w:pPr>
      <w:r>
        <w:rPr>
          <w:color w:val="0000FF"/>
          <w:highlight w:val="white"/>
        </w:rPr>
        <w:t>for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auto</w:t>
      </w:r>
      <w:r>
        <w:rPr>
          <w:highlight w:val="white"/>
        </w:rPr>
        <w:t xml:space="preserve"> a = begin(</w:t>
      </w:r>
      <w:r w:rsidRPr="00A76522">
        <w:rPr>
          <w:highlight w:val="white"/>
        </w:rPr>
        <w:t>arr</w:t>
      </w:r>
      <w:r>
        <w:rPr>
          <w:highlight w:val="white"/>
        </w:rPr>
        <w:t>); a != end(arr); a++) {}</w:t>
      </w:r>
    </w:p>
    <w:p w:rsidR="005E36CD" w:rsidRDefault="005E36CD" w:rsidP="00A76522"/>
    <w:p w:rsidR="00315458" w:rsidRDefault="00DE439C" w:rsidP="006C6539">
      <w:pPr>
        <w:bidi w:val="0"/>
        <w:rPr>
          <w:rtl/>
        </w:rPr>
      </w:pPr>
      <w:r>
        <w:t xml:space="preserve">    </w:t>
      </w:r>
      <w:r w:rsidR="00315458">
        <w:t>STL Algorithm</w:t>
      </w:r>
    </w:p>
    <w:p w:rsidR="00315458" w:rsidRDefault="00315458" w:rsidP="006C6539">
      <w:pPr>
        <w:bidi w:val="0"/>
      </w:pPr>
      <w:r>
        <w:t xml:space="preserve">PS: </w:t>
      </w:r>
      <w:r w:rsidRPr="00315458">
        <w:t>Beautiful C++: STL Algorithms</w:t>
      </w:r>
      <w:r>
        <w:t>, Kate.G</w:t>
      </w:r>
    </w:p>
    <w:p w:rsidR="00315458" w:rsidRPr="00315458" w:rsidRDefault="001A7E09" w:rsidP="006C6539">
      <w:pPr>
        <w:pStyle w:val="Heading3"/>
      </w:pPr>
      <w:bookmarkStart w:id="27" w:name="_Toc6234200"/>
      <w:r>
        <w:t>Headers</w:t>
      </w:r>
      <w:r w:rsidR="00315458">
        <w:t xml:space="preserve"> you should know</w:t>
      </w:r>
      <w:bookmarkEnd w:id="27"/>
    </w:p>
    <w:p w:rsidR="00315458" w:rsidRDefault="00315458" w:rsidP="006C6539">
      <w:pPr>
        <w:bidi w:val="0"/>
      </w:pPr>
      <w:r>
        <w:rPr>
          <w:noProof/>
        </w:rPr>
        <w:lastRenderedPageBreak/>
        <w:drawing>
          <wp:inline distT="0" distB="0" distL="0" distR="0" wp14:anchorId="28309EE1" wp14:editId="6C4BDF26">
            <wp:extent cx="3204446" cy="21595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318" cy="21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58" w:rsidRDefault="000D0C1A" w:rsidP="006C6539">
      <w:pPr>
        <w:pStyle w:val="Heading3"/>
      </w:pPr>
      <w:bookmarkStart w:id="28" w:name="_Toc6234201"/>
      <w:r>
        <w:t>count; count_if; for( iterator);</w:t>
      </w:r>
      <w:r w:rsidR="00315458">
        <w:t xml:space="preserve"> </w:t>
      </w:r>
      <w:r>
        <w:t>all_of; any_of; none_of</w:t>
      </w:r>
      <w:bookmarkEnd w:id="28"/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 xml:space="preserve">// Count.cpp : 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#include "stdafx.h"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#include &lt;vector&gt;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#include &lt;string&gt;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#include &lt;algorithm&gt;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#include &lt;map&gt;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using namespace std;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int main()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>{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vector&lt;int&gt; v{ 2,7,1,6,2,-2,4,0 };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//count how many entries have the target value (2)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int twos = 0;</w:t>
      </w:r>
    </w:p>
    <w:p w:rsidR="00315458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int const target = 2;</w:t>
      </w:r>
    </w:p>
    <w:p w:rsidR="00A01D99" w:rsidRPr="00A01D99" w:rsidRDefault="00A01D99" w:rsidP="00A01D99">
      <w:pPr>
        <w:bidi w:val="0"/>
        <w:rPr>
          <w:rFonts w:ascii="Consolas" w:hAnsi="Consolas"/>
        </w:rPr>
      </w:pPr>
    </w:p>
    <w:p w:rsidR="009B687C" w:rsidRPr="00A01D99" w:rsidRDefault="009B687C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//method 1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for (size_t i = 0; i &lt; v.size(); i++)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{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if (v[i] == target)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{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twos++;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}</w:t>
      </w:r>
    </w:p>
    <w:p w:rsidR="00315458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}</w:t>
      </w:r>
    </w:p>
    <w:p w:rsidR="00A01D99" w:rsidRPr="00A01D99" w:rsidRDefault="00A01D99" w:rsidP="00A01D99">
      <w:pPr>
        <w:bidi w:val="0"/>
        <w:rPr>
          <w:rFonts w:ascii="Consolas" w:hAnsi="Consolas"/>
          <w:rtl/>
        </w:rPr>
      </w:pPr>
    </w:p>
    <w:p w:rsidR="00315458" w:rsidRPr="00A01D99" w:rsidRDefault="009B687C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>// method 2</w:t>
      </w:r>
    </w:p>
    <w:p w:rsidR="00315458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twos = count(v.begin(), v.end(), target);</w:t>
      </w:r>
    </w:p>
    <w:p w:rsidR="00A01D99" w:rsidRPr="00A01D99" w:rsidRDefault="00A01D99" w:rsidP="00A01D99">
      <w:pPr>
        <w:bidi w:val="0"/>
        <w:rPr>
          <w:rFonts w:ascii="Consolas" w:hAnsi="Consolas"/>
        </w:rPr>
      </w:pPr>
    </w:p>
    <w:p w:rsidR="009B687C" w:rsidRPr="00A01D99" w:rsidRDefault="009B687C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// method 3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lastRenderedPageBreak/>
        <w:tab/>
        <w:t>twos = count(begin(v), end(v), target);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//count how many entries are odd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int odds = 0;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for (auto elem : v)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{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if (elem % 2 != 0)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{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odds++;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}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  <w:r w:rsidRPr="00A01D99">
        <w:rPr>
          <w:rFonts w:ascii="Consolas" w:hAnsi="Consolas"/>
        </w:rPr>
        <w:tab/>
        <w:t>}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odds = count_if(begin(v), end(v), [](auto elem) {return elem % 2 != 0; });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map&lt;int, int&gt; monthlengths{ { 1,31 },{ 2,28 },{ 3,31 },{ 4,30 },{ 5,31 },{ 6,30 },{ 7,31 },{ 8,31 },{ 9,30 },{ 10,31 },{ 11,30 },{ 12,31 } };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int longmonths = count_if(begin(monthlengths), end(monthlengths), [](auto elem) {return elem.second == 31; });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//are all, any, or none of the values odd? (Conclude from number of odd entries)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bool allof, noneof, anyof;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allof = (odds == v.size());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noneof = (odds == 0);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anyof = (odds &gt; 0);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 xml:space="preserve">allof = all_of(begin(v), end(v), 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[](auto elem) {return elem % 2 != 0; });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 xml:space="preserve">noneof = none_of(begin(v), end(v), 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[](auto elem) {return elem % 2 != 0; });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 xml:space="preserve">anyof = any_of(begin(v), end(v), 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</w:r>
      <w:r w:rsidRPr="00A01D99">
        <w:rPr>
          <w:rFonts w:ascii="Consolas" w:hAnsi="Consolas"/>
        </w:rPr>
        <w:tab/>
        <w:t>[](auto elem) {return elem % 2 != 0; });</w:t>
      </w: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  <w:rtl/>
        </w:rPr>
      </w:pP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ab/>
        <w:t>return 0;</w:t>
      </w:r>
    </w:p>
    <w:p w:rsidR="00315458" w:rsidRPr="00A01D99" w:rsidRDefault="00315458" w:rsidP="00A01D99">
      <w:pPr>
        <w:bidi w:val="0"/>
        <w:rPr>
          <w:rFonts w:ascii="Consolas" w:hAnsi="Consolas"/>
        </w:rPr>
      </w:pPr>
      <w:r w:rsidRPr="00A01D99">
        <w:rPr>
          <w:rFonts w:ascii="Consolas" w:hAnsi="Consolas"/>
        </w:rPr>
        <w:t>}</w:t>
      </w:r>
    </w:p>
    <w:p w:rsidR="000D0C1A" w:rsidRDefault="000D0C1A" w:rsidP="006C6539">
      <w:pPr>
        <w:pStyle w:val="Heading3"/>
      </w:pPr>
      <w:bookmarkStart w:id="29" w:name="_Toc6234202"/>
      <w:r>
        <w:t>find, find_if</w:t>
      </w:r>
      <w:bookmarkEnd w:id="29"/>
    </w:p>
    <w:p w:rsidR="00266542" w:rsidRPr="00266542" w:rsidRDefault="00266542" w:rsidP="006C6539">
      <w:pPr>
        <w:bidi w:val="0"/>
        <w:rPr>
          <w:rtl/>
        </w:rPr>
      </w:pPr>
      <w:r w:rsidRPr="00266542">
        <w:t xml:space="preserve">// Find.cpp : </w:t>
      </w:r>
    </w:p>
    <w:p w:rsidR="00266542" w:rsidRPr="00266542" w:rsidRDefault="00266542" w:rsidP="006C6539">
      <w:pPr>
        <w:bidi w:val="0"/>
        <w:rPr>
          <w:rtl/>
        </w:rPr>
      </w:pPr>
    </w:p>
    <w:p w:rsidR="00266542" w:rsidRPr="00266542" w:rsidRDefault="00266542" w:rsidP="00A76522">
      <w:r w:rsidRPr="00266542">
        <w:t>#include "stdafx.h"</w:t>
      </w:r>
    </w:p>
    <w:p w:rsidR="00266542" w:rsidRPr="00266542" w:rsidRDefault="00266542" w:rsidP="00A76522">
      <w:r w:rsidRPr="00266542">
        <w:lastRenderedPageBreak/>
        <w:t>#include &lt;vector&gt;</w:t>
      </w:r>
    </w:p>
    <w:p w:rsidR="00266542" w:rsidRPr="00266542" w:rsidRDefault="00266542" w:rsidP="00A76522">
      <w:r w:rsidRPr="00266542">
        <w:t>#include &lt;string&gt;</w:t>
      </w:r>
    </w:p>
    <w:p w:rsidR="00266542" w:rsidRPr="00266542" w:rsidRDefault="00266542" w:rsidP="00A76522">
      <w:r w:rsidRPr="00266542">
        <w:t>#include &lt;algorithm&gt;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>using namespace std;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>int main()</w:t>
      </w:r>
    </w:p>
    <w:p w:rsidR="00266542" w:rsidRPr="00266542" w:rsidRDefault="00266542" w:rsidP="00A76522">
      <w:pPr>
        <w:rPr>
          <w:rtl/>
        </w:rPr>
      </w:pPr>
      <w:r w:rsidRPr="00266542">
        <w:t>{</w:t>
      </w:r>
    </w:p>
    <w:p w:rsidR="00266542" w:rsidRPr="00266542" w:rsidRDefault="00266542" w:rsidP="00A76522">
      <w:r w:rsidRPr="00266542">
        <w:tab/>
        <w:t>vector&lt;int&gt; v{  4, 6, 6, 1, 3, -2, 0, 11, 2, 3, 2, 4, 4, 2, 4 };</w:t>
      </w:r>
    </w:p>
    <w:p w:rsidR="00266542" w:rsidRPr="00266542" w:rsidRDefault="00266542" w:rsidP="00A76522">
      <w:r w:rsidRPr="00266542">
        <w:tab/>
        <w:t>string s{ "Hello I am a sentence" };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//find the first zero in the collection</w:t>
      </w:r>
    </w:p>
    <w:p w:rsidR="00266542" w:rsidRPr="00266542" w:rsidRDefault="00266542" w:rsidP="00A76522">
      <w:r w:rsidRPr="00266542">
        <w:tab/>
        <w:t>auto result = find(begin(v), end(v), 0);</w:t>
      </w:r>
    </w:p>
    <w:p w:rsidR="00266542" w:rsidRPr="00266542" w:rsidRDefault="00266542" w:rsidP="00A76522">
      <w:r w:rsidRPr="00266542">
        <w:tab/>
        <w:t>int weLookedFor = *result;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//find the first 2 after that zero</w:t>
      </w:r>
    </w:p>
    <w:p w:rsidR="00266542" w:rsidRPr="00266542" w:rsidRDefault="00266542" w:rsidP="00A76522">
      <w:r w:rsidRPr="00266542">
        <w:tab/>
        <w:t xml:space="preserve">result = find(result, end(v), 2); </w:t>
      </w:r>
    </w:p>
    <w:p w:rsidR="00266542" w:rsidRPr="00266542" w:rsidRDefault="00266542" w:rsidP="00A76522">
      <w:r w:rsidRPr="00266542">
        <w:tab/>
        <w:t>if (result != end(v))</w:t>
      </w:r>
    </w:p>
    <w:p w:rsidR="00266542" w:rsidRPr="00266542" w:rsidRDefault="00266542" w:rsidP="00A76522">
      <w:pPr>
        <w:rPr>
          <w:rtl/>
        </w:rPr>
      </w:pPr>
      <w:r w:rsidRPr="00266542">
        <w:tab/>
        <w:t>{</w:t>
      </w:r>
    </w:p>
    <w:p w:rsidR="00266542" w:rsidRPr="00266542" w:rsidRDefault="00266542" w:rsidP="00A76522">
      <w:r w:rsidRPr="00266542">
        <w:tab/>
      </w:r>
      <w:r w:rsidRPr="00266542">
        <w:tab/>
        <w:t>weLookedFor = *result;</w:t>
      </w:r>
    </w:p>
    <w:p w:rsidR="00266542" w:rsidRPr="00266542" w:rsidRDefault="00266542" w:rsidP="00A76522">
      <w:pPr>
        <w:rPr>
          <w:rtl/>
        </w:rPr>
      </w:pPr>
      <w:r w:rsidRPr="00266542">
        <w:tab/>
        <w:t>}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//find the first a</w:t>
      </w:r>
    </w:p>
    <w:p w:rsidR="00266542" w:rsidRPr="00266542" w:rsidRDefault="00266542" w:rsidP="00A76522">
      <w:r w:rsidRPr="00266542">
        <w:tab/>
        <w:t>auto letter = find(begin(s), end(s), 'a');</w:t>
      </w:r>
    </w:p>
    <w:p w:rsidR="00266542" w:rsidRPr="00266542" w:rsidRDefault="00266542" w:rsidP="00A76522">
      <w:r w:rsidRPr="00266542">
        <w:tab/>
        <w:t>char a = *letter;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//find first odd value</w:t>
      </w:r>
    </w:p>
    <w:p w:rsidR="00266542" w:rsidRPr="00266542" w:rsidRDefault="00266542" w:rsidP="00A76522">
      <w:r w:rsidRPr="00266542">
        <w:tab/>
        <w:t>result = find_if(begin(v), end(v), [](auto elem) {return elem % 2 != 0; });</w:t>
      </w:r>
    </w:p>
    <w:p w:rsidR="00266542" w:rsidRPr="00266542" w:rsidRDefault="00266542" w:rsidP="00A76522">
      <w:r w:rsidRPr="00266542">
        <w:tab/>
        <w:t>weLookedFor = *result;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//find first even value</w:t>
      </w:r>
    </w:p>
    <w:p w:rsidR="00266542" w:rsidRPr="00266542" w:rsidRDefault="00266542" w:rsidP="00A76522">
      <w:r w:rsidRPr="00266542">
        <w:tab/>
        <w:t>result = find_if_not(begin(v), end(v), [](auto elem) {return elem % 2 != 0; });</w:t>
      </w:r>
    </w:p>
    <w:p w:rsidR="00266542" w:rsidRPr="00266542" w:rsidRDefault="00266542" w:rsidP="00A76522">
      <w:r w:rsidRPr="00266542">
        <w:tab/>
        <w:t>weLookedFor = *result;</w:t>
      </w:r>
    </w:p>
    <w:p w:rsidR="00266542" w:rsidRDefault="00266542" w:rsidP="00A76522"/>
    <w:p w:rsidR="004546A3" w:rsidRPr="00266542" w:rsidRDefault="004546A3" w:rsidP="00A76522">
      <w:pPr>
        <w:rPr>
          <w:sz w:val="18"/>
          <w:szCs w:val="18"/>
          <w:rtl/>
        </w:rPr>
      </w:pPr>
      <w:r>
        <w:rPr>
          <w:sz w:val="18"/>
          <w:szCs w:val="18"/>
        </w:rPr>
        <w:tab/>
        <w:t xml:space="preserve">// </w:t>
      </w:r>
      <w:r>
        <w:rPr>
          <w:shd w:val="clear" w:color="auto" w:fill="FFFFFF"/>
        </w:rPr>
        <w:t>Finds the first character equal to one of the characters in the given character sequence.</w:t>
      </w:r>
    </w:p>
    <w:p w:rsidR="00266542" w:rsidRPr="00266542" w:rsidRDefault="00266542" w:rsidP="00A76522">
      <w:r w:rsidRPr="00266542">
        <w:tab/>
        <w:t>vector&lt;int&gt; primes{ 1,2,3,5,7,11,13 };</w:t>
      </w:r>
    </w:p>
    <w:p w:rsidR="00266542" w:rsidRPr="00266542" w:rsidRDefault="00266542" w:rsidP="00A76522">
      <w:r w:rsidRPr="00266542">
        <w:tab/>
        <w:t>result = find_first_of(begin(v), end(v), begin(primes), end(primes));</w:t>
      </w:r>
    </w:p>
    <w:p w:rsidR="00266542" w:rsidRDefault="00266542" w:rsidP="00A76522">
      <w:r w:rsidRPr="00266542">
        <w:tab/>
        <w:t>weLookedFor = *result;</w:t>
      </w:r>
    </w:p>
    <w:p w:rsidR="004546A3" w:rsidRPr="00266542" w:rsidRDefault="004546A3" w:rsidP="00A76522"/>
    <w:p w:rsidR="00266542" w:rsidRPr="00266542" w:rsidRDefault="004546A3" w:rsidP="00A76522">
      <w:pPr>
        <w:rPr>
          <w:sz w:val="18"/>
          <w:szCs w:val="18"/>
          <w:rtl/>
        </w:rPr>
      </w:pPr>
      <w:r>
        <w:rPr>
          <w:sz w:val="18"/>
          <w:szCs w:val="18"/>
        </w:rPr>
        <w:t xml:space="preserve">// </w:t>
      </w:r>
      <w:r>
        <w:rPr>
          <w:shd w:val="clear" w:color="auto" w:fill="FFFFFF"/>
        </w:rPr>
        <w:t> Searches for the first occurrence of the subsequence of elements</w:t>
      </w:r>
    </w:p>
    <w:p w:rsidR="00266542" w:rsidRPr="00266542" w:rsidRDefault="00266542" w:rsidP="00A76522">
      <w:r w:rsidRPr="00266542">
        <w:tab/>
        <w:t>vector&lt;int&gt; subsequence{ 2,4 };</w:t>
      </w:r>
    </w:p>
    <w:p w:rsidR="00266542" w:rsidRPr="00266542" w:rsidRDefault="00266542" w:rsidP="00A76522">
      <w:r w:rsidRPr="00266542">
        <w:tab/>
        <w:t>result = search(begin(v), end(v), begin(subsequence), end(subsequence));</w:t>
      </w:r>
    </w:p>
    <w:p w:rsidR="00266542" w:rsidRPr="00266542" w:rsidRDefault="00266542" w:rsidP="00A76522">
      <w:r w:rsidRPr="00266542">
        <w:lastRenderedPageBreak/>
        <w:tab/>
        <w:t>weLookedFor = *result;</w:t>
      </w:r>
    </w:p>
    <w:p w:rsidR="00266542" w:rsidRPr="00266542" w:rsidRDefault="00266542" w:rsidP="00A76522">
      <w:r w:rsidRPr="00266542">
        <w:tab/>
        <w:t>result++; result++;</w:t>
      </w:r>
    </w:p>
    <w:p w:rsidR="00266542" w:rsidRPr="00266542" w:rsidRDefault="00266542" w:rsidP="00A76522">
      <w:r w:rsidRPr="00266542">
        <w:tab/>
        <w:t>int six = *result;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string am = "am";</w:t>
      </w:r>
    </w:p>
    <w:p w:rsidR="00266542" w:rsidRPr="00266542" w:rsidRDefault="00266542" w:rsidP="00A76522">
      <w:r w:rsidRPr="00266542">
        <w:tab/>
        <w:t>letter = search(begin(s), end(s), begin(am), end(am));</w:t>
      </w:r>
    </w:p>
    <w:p w:rsidR="00266542" w:rsidRPr="00266542" w:rsidRDefault="00266542" w:rsidP="00A76522">
      <w:r w:rsidRPr="00266542">
        <w:tab/>
        <w:t>a = *letter;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result = find_end(begin(v), end(v), begin(subsequence), end(subsequence));</w:t>
      </w:r>
    </w:p>
    <w:p w:rsidR="00266542" w:rsidRPr="00266542" w:rsidRDefault="00266542" w:rsidP="00A76522">
      <w:r w:rsidRPr="00266542">
        <w:tab/>
        <w:t>result++; result++;</w:t>
      </w:r>
    </w:p>
    <w:p w:rsidR="00266542" w:rsidRPr="00266542" w:rsidRDefault="00266542" w:rsidP="00A76522">
      <w:r w:rsidRPr="00266542">
        <w:tab/>
        <w:t>if (result != end(v))</w:t>
      </w:r>
    </w:p>
    <w:p w:rsidR="00266542" w:rsidRPr="00266542" w:rsidRDefault="00266542" w:rsidP="00A76522">
      <w:pPr>
        <w:rPr>
          <w:rtl/>
        </w:rPr>
      </w:pPr>
      <w:r w:rsidRPr="00266542">
        <w:tab/>
        <w:t>{</w:t>
      </w:r>
    </w:p>
    <w:p w:rsidR="00266542" w:rsidRPr="00266542" w:rsidRDefault="00266542" w:rsidP="00A76522">
      <w:r w:rsidRPr="00266542">
        <w:tab/>
      </w:r>
      <w:r w:rsidRPr="00266542">
        <w:tab/>
        <w:t>weLookedFor = *result;</w:t>
      </w:r>
    </w:p>
    <w:p w:rsidR="00266542" w:rsidRPr="00266542" w:rsidRDefault="00266542" w:rsidP="00A76522">
      <w:pPr>
        <w:rPr>
          <w:rtl/>
        </w:rPr>
      </w:pPr>
      <w:r w:rsidRPr="00266542">
        <w:tab/>
        <w:t>}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result = search_n(begin(v), end(v), 2, 4);</w:t>
      </w:r>
    </w:p>
    <w:p w:rsidR="00266542" w:rsidRPr="00266542" w:rsidRDefault="00266542" w:rsidP="00A76522">
      <w:r w:rsidRPr="00266542">
        <w:tab/>
        <w:t>result--;</w:t>
      </w:r>
    </w:p>
    <w:p w:rsidR="00266542" w:rsidRPr="00266542" w:rsidRDefault="00266542" w:rsidP="00A76522">
      <w:r w:rsidRPr="00266542">
        <w:tab/>
        <w:t>int two = *result;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ab/>
        <w:t>result = adjacent_find(begin(v), end(v));</w:t>
      </w:r>
    </w:p>
    <w:p w:rsidR="00266542" w:rsidRPr="00266542" w:rsidRDefault="00266542" w:rsidP="00A76522">
      <w:r w:rsidRPr="00266542">
        <w:tab/>
        <w:t>six = *result;</w:t>
      </w:r>
    </w:p>
    <w:p w:rsidR="00266542" w:rsidRPr="00266542" w:rsidRDefault="00266542" w:rsidP="00A76522">
      <w:r w:rsidRPr="00266542">
        <w:tab/>
        <w:t>result++;</w:t>
      </w:r>
    </w:p>
    <w:p w:rsidR="00266542" w:rsidRPr="00266542" w:rsidRDefault="00266542" w:rsidP="00A76522">
      <w:r w:rsidRPr="00266542">
        <w:tab/>
        <w:t>six = *result;</w:t>
      </w:r>
    </w:p>
    <w:p w:rsidR="00266542" w:rsidRPr="00266542" w:rsidRDefault="00266542" w:rsidP="00A76522">
      <w:pPr>
        <w:rPr>
          <w:rtl/>
        </w:rPr>
      </w:pPr>
    </w:p>
    <w:p w:rsidR="00266542" w:rsidRPr="00266542" w:rsidRDefault="00266542" w:rsidP="00A76522">
      <w:r w:rsidRPr="00266542">
        <w:t xml:space="preserve">    return 0;</w:t>
      </w:r>
    </w:p>
    <w:p w:rsidR="00266542" w:rsidRPr="00266542" w:rsidRDefault="00266542" w:rsidP="00A76522">
      <w:pPr>
        <w:rPr>
          <w:rtl/>
        </w:rPr>
      </w:pPr>
      <w:r w:rsidRPr="00266542">
        <w:t>}</w:t>
      </w:r>
    </w:p>
    <w:p w:rsidR="00266542" w:rsidRDefault="00303381" w:rsidP="006C6539">
      <w:pPr>
        <w:pStyle w:val="Heading3"/>
      </w:pPr>
      <w:bookmarkStart w:id="30" w:name="_Toc6234203"/>
      <w:r>
        <w:t>sort</w:t>
      </w:r>
      <w:bookmarkEnd w:id="30"/>
    </w:p>
    <w:p w:rsidR="00303381" w:rsidRPr="00303381" w:rsidRDefault="00303381" w:rsidP="006C6539">
      <w:pPr>
        <w:bidi w:val="0"/>
        <w:rPr>
          <w:rtl/>
        </w:rPr>
      </w:pPr>
      <w:r w:rsidRPr="00303381">
        <w:t xml:space="preserve">// Sorting.cpp : </w:t>
      </w:r>
    </w:p>
    <w:p w:rsidR="00303381" w:rsidRPr="00303381" w:rsidRDefault="00303381" w:rsidP="006C6539">
      <w:pPr>
        <w:bidi w:val="0"/>
      </w:pPr>
      <w:r w:rsidRPr="00303381">
        <w:t>#include "stdafx.h"</w:t>
      </w:r>
    </w:p>
    <w:p w:rsidR="00303381" w:rsidRPr="00303381" w:rsidRDefault="00303381" w:rsidP="006C6539">
      <w:pPr>
        <w:bidi w:val="0"/>
      </w:pPr>
      <w:r w:rsidRPr="00303381">
        <w:t>#include &lt;vector&gt;</w:t>
      </w:r>
    </w:p>
    <w:p w:rsidR="00303381" w:rsidRPr="00303381" w:rsidRDefault="00303381" w:rsidP="006C6539">
      <w:pPr>
        <w:bidi w:val="0"/>
      </w:pPr>
      <w:r w:rsidRPr="00303381">
        <w:t>#include &lt;algorithm&gt;</w:t>
      </w:r>
    </w:p>
    <w:p w:rsidR="00303381" w:rsidRPr="00303381" w:rsidRDefault="00303381" w:rsidP="006C6539">
      <w:pPr>
        <w:bidi w:val="0"/>
      </w:pPr>
      <w:r w:rsidRPr="00303381">
        <w:t>#include &lt;cmath&gt; // for abs</w:t>
      </w:r>
    </w:p>
    <w:p w:rsidR="00303381" w:rsidRPr="00303381" w:rsidRDefault="00303381" w:rsidP="006C6539">
      <w:pPr>
        <w:bidi w:val="0"/>
      </w:pPr>
      <w:r w:rsidRPr="00303381">
        <w:t>#include "Employee.h"</w:t>
      </w:r>
    </w:p>
    <w:p w:rsidR="00303381" w:rsidRPr="00303381" w:rsidRDefault="00303381" w:rsidP="006C6539">
      <w:pPr>
        <w:bidi w:val="0"/>
      </w:pPr>
      <w:r w:rsidRPr="00303381">
        <w:t>#include &lt;random&gt;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 xml:space="preserve"> </w:t>
      </w:r>
    </w:p>
    <w:p w:rsidR="00303381" w:rsidRPr="00303381" w:rsidRDefault="00303381" w:rsidP="006C6539">
      <w:pPr>
        <w:bidi w:val="0"/>
      </w:pPr>
      <w:r w:rsidRPr="00303381">
        <w:t>using namespace std;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>int main()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>{</w:t>
      </w:r>
    </w:p>
    <w:p w:rsidR="00303381" w:rsidRPr="00303381" w:rsidRDefault="00303381" w:rsidP="006C6539">
      <w:pPr>
        <w:bidi w:val="0"/>
      </w:pPr>
      <w:r w:rsidRPr="00303381">
        <w:tab/>
        <w:t>vector&lt;int&gt; v{ 4,1,0,1,-2,3,7,-6,2,0,0,-9,9 };</w:t>
      </w:r>
    </w:p>
    <w:p w:rsidR="00303381" w:rsidRPr="00303381" w:rsidRDefault="00303381" w:rsidP="006C6539">
      <w:pPr>
        <w:bidi w:val="0"/>
      </w:pPr>
      <w:r w:rsidRPr="00303381">
        <w:tab/>
        <w:t>auto v2 = v;</w:t>
      </w:r>
    </w:p>
    <w:p w:rsidR="00303381" w:rsidRPr="00303381" w:rsidRDefault="00303381" w:rsidP="006C6539">
      <w:pPr>
        <w:bidi w:val="0"/>
      </w:pPr>
      <w:r w:rsidRPr="00303381">
        <w:lastRenderedPageBreak/>
        <w:tab/>
        <w:t>sort(begin(v2), end(v2));</w:t>
      </w:r>
    </w:p>
    <w:p w:rsidR="00303381" w:rsidRPr="00303381" w:rsidRDefault="00303381" w:rsidP="006C6539">
      <w:pPr>
        <w:bidi w:val="0"/>
      </w:pPr>
      <w:r w:rsidRPr="00303381">
        <w:tab/>
        <w:t xml:space="preserve">sort(begin(v2), end(v2), 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[](int elem1, int elem2) {return elem1 &gt; elem2; });</w:t>
      </w:r>
    </w:p>
    <w:p w:rsidR="00303381" w:rsidRPr="00303381" w:rsidRDefault="00303381" w:rsidP="006C6539">
      <w:pPr>
        <w:bidi w:val="0"/>
      </w:pPr>
      <w:r w:rsidRPr="00303381">
        <w:tab/>
        <w:t xml:space="preserve">sort(begin(v2), end(v2), 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[](int elem1, int elem2) {return abs(elem1) &gt; abs(elem2);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std::vector&lt;Employee&gt; staff{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"Kate", "Gregory", 1000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"Obvious", "Artificial",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"Fake", "Name", 1000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"Alan", "Turing",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"Grace", "Hopper",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"Anita", "Borg", 2000 }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ab/>
        <w:t>};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//std::sort(begin(staff), end(staff)); //- only works if operator&lt; defined for Employee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e1.getSalary() &lt; e2.getSalary(); });</w:t>
      </w: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</w:pPr>
      <w:r w:rsidRPr="00303381">
        <w:tab/>
        <w:t>std::stable_sort(begin(staff),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e1.getSalary() &lt; e2.getSalary();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auto sorted = is_sorted(begin(v2), end(v2));</w:t>
      </w:r>
    </w:p>
    <w:p w:rsidR="00303381" w:rsidRPr="00303381" w:rsidRDefault="00303381" w:rsidP="006C6539">
      <w:pPr>
        <w:bidi w:val="0"/>
      </w:pPr>
      <w:r w:rsidRPr="00303381">
        <w:tab/>
        <w:t>sorted = is_sorted(begin(v2), end(v2),[](int elem1, int elem2) {return abs(elem1) &gt; abs(elem2);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int high = *(max_element(begin(v), end(v)));</w:t>
      </w:r>
    </w:p>
    <w:p w:rsidR="00303381" w:rsidRPr="00303381" w:rsidRDefault="00303381" w:rsidP="006C6539">
      <w:pPr>
        <w:bidi w:val="0"/>
      </w:pPr>
      <w:r w:rsidRPr="00303381">
        <w:tab/>
        <w:t>int low = *(min_element(begin(v), end(v)));</w:t>
      </w:r>
    </w:p>
    <w:p w:rsidR="00303381" w:rsidRPr="00303381" w:rsidRDefault="00303381" w:rsidP="006C6539">
      <w:pPr>
        <w:bidi w:val="0"/>
      </w:pPr>
      <w:r w:rsidRPr="00303381">
        <w:tab/>
        <w:t>sort(begin(v2), end(v2));</w:t>
      </w:r>
    </w:p>
    <w:p w:rsidR="00303381" w:rsidRPr="00303381" w:rsidRDefault="00303381" w:rsidP="006C6539">
      <w:pPr>
        <w:bidi w:val="0"/>
      </w:pPr>
      <w:r w:rsidRPr="00303381">
        <w:tab/>
        <w:t>low = *begin(v2);</w:t>
      </w:r>
    </w:p>
    <w:p w:rsidR="00303381" w:rsidRPr="00303381" w:rsidRDefault="00303381" w:rsidP="006C6539">
      <w:pPr>
        <w:bidi w:val="0"/>
      </w:pPr>
      <w:r w:rsidRPr="00303381">
        <w:tab/>
        <w:t>high = *(end(v2)-1);</w:t>
      </w:r>
    </w:p>
    <w:p w:rsidR="00303381" w:rsidRPr="00303381" w:rsidRDefault="00303381" w:rsidP="006C6539">
      <w:pPr>
        <w:bidi w:val="0"/>
      </w:pPr>
      <w:r w:rsidRPr="00303381">
        <w:tab/>
        <w:t>int positive = *upper_bound(begin(v2), end(v2), 0);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auto p = std::lower_bound(begin(staff), end(staff), "Gregory, Kate",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</w:r>
      <w:r w:rsidRPr="00303381">
        <w:tab/>
        <w:t>[](Employee e1, std::string n) {return e1.getSortingName() &lt; n; });</w:t>
      </w:r>
    </w:p>
    <w:p w:rsidR="00303381" w:rsidRPr="00303381" w:rsidRDefault="00303381" w:rsidP="006C6539">
      <w:pPr>
        <w:bidi w:val="0"/>
      </w:pPr>
      <w:r w:rsidRPr="00303381">
        <w:tab/>
        <w:t>int sal = p-&gt;getSalary();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random_device randomdevice;</w:t>
      </w:r>
    </w:p>
    <w:p w:rsidR="00303381" w:rsidRPr="00303381" w:rsidRDefault="00303381" w:rsidP="006C6539">
      <w:pPr>
        <w:bidi w:val="0"/>
      </w:pPr>
      <w:r w:rsidRPr="00303381">
        <w:tab/>
        <w:t>mt19937 generator(randomdevice());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ab/>
      </w:r>
    </w:p>
    <w:p w:rsidR="00303381" w:rsidRPr="00303381" w:rsidRDefault="00303381" w:rsidP="006C6539">
      <w:pPr>
        <w:bidi w:val="0"/>
      </w:pPr>
      <w:r w:rsidRPr="00303381">
        <w:tab/>
        <w:t>shuffle(begin(v2), end(v2), generator);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partial_sort(begin(v2), find(begin(v2), end(v2), 4), end(v2));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int breakpoint = *is_sorted_until(begin(v2), end(v2));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vector&lt;int&gt; v3(3);</w:t>
      </w:r>
    </w:p>
    <w:p w:rsidR="00303381" w:rsidRPr="00303381" w:rsidRDefault="00303381" w:rsidP="006C6539">
      <w:pPr>
        <w:bidi w:val="0"/>
      </w:pPr>
      <w:r w:rsidRPr="00303381">
        <w:tab/>
        <w:t>partial_sort_copy(begin(v), end(v), begin(v3), end(v3));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v2 = {1,5,4,2,9,7,3,8,2};</w:t>
      </w:r>
    </w:p>
    <w:p w:rsidR="00303381" w:rsidRPr="00303381" w:rsidRDefault="00303381" w:rsidP="006C6539">
      <w:pPr>
        <w:bidi w:val="0"/>
      </w:pPr>
      <w:r w:rsidRPr="00303381">
        <w:tab/>
        <w:t>int i = *(begin(v2) + 4);</w:t>
      </w:r>
    </w:p>
    <w:p w:rsidR="00303381" w:rsidRPr="00303381" w:rsidRDefault="00303381" w:rsidP="006C6539">
      <w:pPr>
        <w:bidi w:val="0"/>
      </w:pPr>
      <w:r w:rsidRPr="00303381">
        <w:tab/>
        <w:t>nth_element(begin(v2), begin(v2)+4, end(v2));</w:t>
      </w:r>
    </w:p>
    <w:p w:rsidR="00303381" w:rsidRPr="00303381" w:rsidRDefault="00303381" w:rsidP="006C6539">
      <w:pPr>
        <w:bidi w:val="0"/>
      </w:pPr>
      <w:r w:rsidRPr="00303381">
        <w:tab/>
        <w:t>i = *(begin(v2) + 4);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return 0;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>}</w:t>
      </w:r>
    </w:p>
    <w:p w:rsidR="00303381" w:rsidRDefault="00303381" w:rsidP="006C6539">
      <w:pPr>
        <w:rPr>
          <w:rtl/>
        </w:rPr>
      </w:pPr>
      <w:r>
        <w:t>is_sorted</w:t>
      </w:r>
      <w:r>
        <w:rPr>
          <w:rFonts w:hint="cs"/>
          <w:rtl/>
        </w:rPr>
        <w:t xml:space="preserve"> מוודא שאוסף הוא כבר מסודר.</w:t>
      </w:r>
    </w:p>
    <w:p w:rsidR="00303381" w:rsidRDefault="00303381" w:rsidP="006C6539">
      <w:r>
        <w:t>stable_sort</w:t>
      </w:r>
      <w:r>
        <w:rPr>
          <w:rFonts w:hint="cs"/>
          <w:rtl/>
        </w:rPr>
        <w:t xml:space="preserve"> מתייחס לסידור משני. נאמר שמסדרים את העובדים לפי משכורות, ואת העובדים בעלי אותה משכורת מסדרים לפי שם.</w:t>
      </w:r>
    </w:p>
    <w:p w:rsidR="00303381" w:rsidRPr="00303381" w:rsidRDefault="00780BC6" w:rsidP="006C6539">
      <w:r>
        <w:rPr>
          <w:rFonts w:hint="cs"/>
          <w:rtl/>
        </w:rPr>
        <w:t>מציאת אלמנט מקסימלי או מינימלי מבלי לסדר את האוסף:</w:t>
      </w:r>
      <w:r>
        <w:t xml:space="preserve"> </w:t>
      </w:r>
      <w:r w:rsidR="00303381" w:rsidRPr="00303381">
        <w:t>max_element(begin(v), end(v));</w:t>
      </w:r>
      <w:r>
        <w:t xml:space="preserve">    </w:t>
      </w:r>
      <w:r w:rsidR="00303381" w:rsidRPr="00303381">
        <w:t>min_element(begin(v),</w:t>
      </w:r>
      <w:r>
        <w:t xml:space="preserve"> </w:t>
      </w:r>
      <w:r w:rsidR="00303381" w:rsidRPr="00303381">
        <w:t xml:space="preserve"> end(v));</w:t>
      </w:r>
    </w:p>
    <w:p w:rsidR="00303381" w:rsidRDefault="00780BC6" w:rsidP="006C6539">
      <w:pPr>
        <w:rPr>
          <w:sz w:val="18"/>
          <w:szCs w:val="18"/>
        </w:rPr>
      </w:pPr>
      <w:r>
        <w:rPr>
          <w:rFonts w:hint="cs"/>
          <w:rtl/>
        </w:rPr>
        <w:t xml:space="preserve">וכן, מציאת אינדקס האיבר הראשון הגדול מערך נתון, או הראשון הקטן מערך נתון </w:t>
      </w:r>
      <w:r w:rsidRPr="00303381">
        <w:rPr>
          <w:sz w:val="18"/>
          <w:szCs w:val="18"/>
        </w:rPr>
        <w:t>lower_bound</w:t>
      </w:r>
      <w:r>
        <w:rPr>
          <w:rFonts w:hint="cs"/>
          <w:sz w:val="18"/>
          <w:szCs w:val="18"/>
          <w:rtl/>
        </w:rPr>
        <w:t xml:space="preserve">  </w:t>
      </w:r>
      <w:r>
        <w:rPr>
          <w:sz w:val="18"/>
          <w:szCs w:val="18"/>
        </w:rPr>
        <w:t>upper_bound</w:t>
      </w:r>
    </w:p>
    <w:p w:rsidR="00423C8F" w:rsidRPr="00423C8F" w:rsidRDefault="00423C8F" w:rsidP="006C6539">
      <w:pPr>
        <w:rPr>
          <w:rtl/>
        </w:rPr>
      </w:pPr>
      <w:r>
        <w:t>shuffle</w:t>
      </w:r>
      <w:r>
        <w:rPr>
          <w:rFonts w:hint="cs"/>
          <w:rtl/>
        </w:rPr>
        <w:t xml:space="preserve"> מערבל אוסף. הפוך מ </w:t>
      </w:r>
      <w:r>
        <w:t>sort</w:t>
      </w:r>
      <w:r>
        <w:rPr>
          <w:rFonts w:hint="cs"/>
          <w:rtl/>
        </w:rPr>
        <w:t>.</w:t>
      </w:r>
    </w:p>
    <w:p w:rsidR="007B7800" w:rsidRDefault="007B7800" w:rsidP="006C6539">
      <w:pPr>
        <w:pStyle w:val="Heading2"/>
        <w:bidi w:val="0"/>
      </w:pPr>
      <w:bookmarkStart w:id="31" w:name="_Toc6234204"/>
      <w:r w:rsidRPr="007B7800">
        <w:t>C++11 Language Features</w:t>
      </w:r>
      <w:bookmarkEnd w:id="31"/>
    </w:p>
    <w:p w:rsidR="00083FB7" w:rsidRPr="00083FB7" w:rsidRDefault="00083FB7" w:rsidP="006C6539">
      <w:r>
        <w:t>PS- Alex Korban</w:t>
      </w:r>
    </w:p>
    <w:p w:rsidR="00302FB3" w:rsidRDefault="00017D0E" w:rsidP="006C6539">
      <w:pPr>
        <w:pStyle w:val="Heading3"/>
      </w:pPr>
      <w:bookmarkStart w:id="32" w:name="_Toc6234205"/>
      <w:r>
        <w:t>auto, decltype</w:t>
      </w:r>
      <w:bookmarkEnd w:id="32"/>
    </w:p>
    <w:p w:rsidR="00A724FA" w:rsidRDefault="007B7800" w:rsidP="006C6539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auto</w:t>
      </w:r>
      <w:r>
        <w:rPr>
          <w:rFonts w:hint="cs"/>
          <w:rtl/>
        </w:rPr>
        <w:t xml:space="preserve"> אשר בעבר שימשה לסמן משתנים מקומיים, משמשת עכשיו כהנחייה לקומפיילר להסיק בעצמו את הטי</w:t>
      </w:r>
      <w:r w:rsidR="00A724FA">
        <w:rPr>
          <w:rFonts w:hint="cs"/>
          <w:rtl/>
        </w:rPr>
        <w:t>פוס הנדרש. יש מקומות שזה נוח מאד ומקל על שינויים עתידיים</w:t>
      </w:r>
      <w:r w:rsidR="00D02A34">
        <w:t xml:space="preserve"> </w:t>
      </w:r>
      <w:r w:rsidR="00373AAF">
        <w:rPr>
          <w:rFonts w:hint="cs"/>
          <w:rtl/>
        </w:rPr>
        <w:t xml:space="preserve"> בפרט כאשר עובדים עם קונטיינר:</w:t>
      </w:r>
    </w:p>
    <w:p w:rsidR="00373AAF" w:rsidRDefault="00373AAF" w:rsidP="006C6539">
      <w:pPr>
        <w:bidi w:val="0"/>
      </w:pPr>
      <w:r w:rsidRPr="00373AAF">
        <w:t>for</w:t>
      </w:r>
      <w:r>
        <w:rPr>
          <w:rFonts w:hint="cs"/>
          <w:rtl/>
        </w:rPr>
        <w:t xml:space="preserve"> </w:t>
      </w:r>
      <w:r w:rsidRPr="00373AAF">
        <w:t>(</w:t>
      </w:r>
      <w:r w:rsidRPr="00373AAF">
        <w:rPr>
          <w:b/>
          <w:bCs/>
        </w:rPr>
        <w:t>auto</w:t>
      </w:r>
      <w:r>
        <w:t xml:space="preserve"> </w:t>
      </w:r>
      <w:r w:rsidRPr="00373AAF">
        <w:t>it = a.begin(); it &lt; a.end(); it++)</w:t>
      </w:r>
    </w:p>
    <w:p w:rsidR="00D02A34" w:rsidRDefault="00D02A34" w:rsidP="006C6539">
      <w:pPr>
        <w:rPr>
          <w:rtl/>
        </w:rPr>
      </w:pPr>
      <w:r>
        <w:rPr>
          <w:rFonts w:hint="cs"/>
          <w:rtl/>
        </w:rPr>
        <w:t>אפשר להחליף את טיפוס הקונטיינר מבלי לשנות את הקוד שמתייחס אליו. חשוב!</w:t>
      </w:r>
    </w:p>
    <w:p w:rsidR="007B7800" w:rsidRDefault="007B7800" w:rsidP="006C6539">
      <w:pPr>
        <w:rPr>
          <w:rtl/>
        </w:rPr>
      </w:pPr>
      <w:r>
        <w:rPr>
          <w:rFonts w:hint="cs"/>
          <w:rtl/>
        </w:rPr>
        <w:t xml:space="preserve">ויש מקומות שזה הכרחי כמו ב </w:t>
      </w:r>
      <w:r>
        <w:t>templates</w:t>
      </w:r>
      <w:r>
        <w:rPr>
          <w:rFonts w:hint="cs"/>
          <w:rtl/>
        </w:rPr>
        <w:t xml:space="preserve"> כאשר לא ידוע מראש מהם הטיפוסים ורוצים להגדיר טיפוס חדש המבוסס עליהם.</w:t>
      </w:r>
    </w:p>
    <w:p w:rsidR="007B7800" w:rsidRDefault="007B7800" w:rsidP="006C65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0546796" wp14:editId="1116AC14">
            <wp:extent cx="4198925" cy="10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925" cy="1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7" w:rsidRDefault="00017D0E" w:rsidP="00876E17">
      <w:r>
        <w:rPr>
          <w:rFonts w:hint="cs"/>
          <w:rtl/>
        </w:rPr>
        <w:t>זה שימושי ב</w:t>
      </w:r>
      <w:r w:rsidR="003C0A17">
        <w:t xml:space="preserve"> </w:t>
      </w:r>
      <w:r w:rsidR="003C0A17">
        <w:rPr>
          <w:rFonts w:hint="cs"/>
          <w:rtl/>
        </w:rPr>
        <w:t xml:space="preserve"> </w:t>
      </w:r>
      <w:r w:rsidR="003C0A17">
        <w:t>trailing return types</w:t>
      </w:r>
    </w:p>
    <w:p w:rsidR="00017D0E" w:rsidRPr="00733717" w:rsidRDefault="00017D0E" w:rsidP="00017D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b/>
          <w:bCs/>
        </w:rPr>
        <w:t>auto</w:t>
      </w:r>
      <w:r w:rsidRPr="00733717">
        <w:rPr>
          <w:rFonts w:ascii="Consolas" w:hAnsi="Consolas" w:cs="Courier New"/>
        </w:rPr>
        <w:t xml:space="preserve"> inc(</w:t>
      </w:r>
      <w:r w:rsidR="00C6785B" w:rsidRPr="00733717">
        <w:rPr>
          <w:rFonts w:ascii="Consolas" w:hAnsi="Consolas" w:cs="Courier New"/>
        </w:rPr>
        <w:t xml:space="preserve">int </w:t>
      </w:r>
      <w:r w:rsidRPr="00733717">
        <w:rPr>
          <w:rFonts w:ascii="Consolas" w:hAnsi="Consolas" w:cs="Courier New"/>
        </w:rPr>
        <w:t xml:space="preserve">x) -&gt; int </w:t>
      </w:r>
    </w:p>
    <w:p w:rsidR="00017D0E" w:rsidRPr="00733717" w:rsidRDefault="00017D0E" w:rsidP="00017D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 xml:space="preserve">{ </w:t>
      </w:r>
    </w:p>
    <w:p w:rsidR="00017D0E" w:rsidRPr="00733717" w:rsidRDefault="00017D0E" w:rsidP="00017D0E">
      <w:pPr>
        <w:bidi w:val="0"/>
        <w:ind w:firstLine="72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return x+1;</w:t>
      </w:r>
    </w:p>
    <w:p w:rsidR="00017D0E" w:rsidRPr="00733717" w:rsidRDefault="00017D0E" w:rsidP="00017D0E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}</w:t>
      </w:r>
    </w:p>
    <w:p w:rsidR="00876E17" w:rsidRDefault="00876E17" w:rsidP="00876E17"/>
    <w:p w:rsidR="00017D0E" w:rsidRDefault="00017D0E" w:rsidP="00876E17">
      <w:pPr>
        <w:rPr>
          <w:rtl/>
        </w:rPr>
      </w:pPr>
    </w:p>
    <w:p w:rsidR="00876E17" w:rsidRDefault="00C6785B" w:rsidP="00C6785B">
      <w:r>
        <w:rPr>
          <w:rFonts w:hint="cs"/>
          <w:rtl/>
        </w:rPr>
        <w:t xml:space="preserve">כאשר מדובר בתבניות, אפשר </w:t>
      </w:r>
      <w:r w:rsidR="00876E17">
        <w:rPr>
          <w:rFonts w:hint="cs"/>
          <w:rtl/>
        </w:rPr>
        <w:t>להגדיר את הטיפוס המוחזר על סמך טיפוסי הארגומנטים</w:t>
      </w:r>
      <w:r>
        <w:rPr>
          <w:rFonts w:hint="cs"/>
          <w:rtl/>
        </w:rPr>
        <w:t xml:space="preserve"> בשימוש ב </w:t>
      </w:r>
      <w:r w:rsidR="00876E17">
        <w:rPr>
          <w:rFonts w:hint="cs"/>
          <w:rtl/>
        </w:rPr>
        <w:t xml:space="preserve">ב </w:t>
      </w:r>
      <w:r w:rsidR="00876E17">
        <w:t>decltype</w:t>
      </w:r>
      <w:r>
        <w:rPr>
          <w:rFonts w:hint="cs"/>
          <w:rtl/>
        </w:rPr>
        <w:t xml:space="preserve"> </w:t>
      </w:r>
    </w:p>
    <w:p w:rsidR="00C6785B" w:rsidRPr="00733717" w:rsidRDefault="00C6785B" w:rsidP="00C6785B">
      <w:pPr>
        <w:bidi w:val="0"/>
        <w:rPr>
          <w:rFonts w:ascii="Consolas" w:hAnsi="Consolas" w:cs="Courier New"/>
          <w:b/>
          <w:bCs/>
        </w:rPr>
      </w:pPr>
    </w:p>
    <w:p w:rsidR="00C6785B" w:rsidRPr="00733717" w:rsidRDefault="00C6785B" w:rsidP="00C6785B">
      <w:pPr>
        <w:bidi w:val="0"/>
        <w:rPr>
          <w:rFonts w:ascii="Consolas" w:hAnsi="Consolas" w:cs="Courier New"/>
          <w:b/>
          <w:bCs/>
          <w:rtl/>
        </w:rPr>
      </w:pPr>
      <w:r w:rsidRPr="00733717">
        <w:rPr>
          <w:rFonts w:ascii="Consolas" w:hAnsi="Consolas" w:cs="Courier New"/>
          <w:b/>
          <w:bCs/>
        </w:rPr>
        <w:t>template &lt;typename T&gt;</w:t>
      </w:r>
    </w:p>
    <w:p w:rsidR="00C6785B" w:rsidRPr="00733717" w:rsidRDefault="00C6785B" w:rsidP="00C6785B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  <w:b/>
          <w:bCs/>
        </w:rPr>
        <w:t>auto</w:t>
      </w:r>
      <w:r w:rsidRPr="00733717">
        <w:rPr>
          <w:rFonts w:ascii="Consolas" w:hAnsi="Consolas" w:cs="Courier New"/>
        </w:rPr>
        <w:t xml:space="preserve"> inc(T x) -&gt; decltype(x)</w:t>
      </w:r>
    </w:p>
    <w:p w:rsidR="00C6785B" w:rsidRPr="00733717" w:rsidRDefault="00C6785B" w:rsidP="00C6785B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 xml:space="preserve">{ </w:t>
      </w:r>
    </w:p>
    <w:p w:rsidR="00C6785B" w:rsidRPr="00733717" w:rsidRDefault="00C6785B" w:rsidP="00C6785B">
      <w:pPr>
        <w:bidi w:val="0"/>
        <w:ind w:firstLine="72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return x+1;</w:t>
      </w:r>
    </w:p>
    <w:p w:rsidR="00C6785B" w:rsidRPr="00733717" w:rsidRDefault="00C6785B" w:rsidP="00C6785B">
      <w:pPr>
        <w:bidi w:val="0"/>
        <w:rPr>
          <w:rFonts w:ascii="Consolas" w:hAnsi="Consolas" w:cs="Courier New"/>
        </w:rPr>
      </w:pPr>
      <w:r w:rsidRPr="00733717">
        <w:rPr>
          <w:rFonts w:ascii="Consolas" w:hAnsi="Consolas" w:cs="Courier New"/>
        </w:rPr>
        <w:t>}</w:t>
      </w:r>
    </w:p>
    <w:p w:rsidR="00C6785B" w:rsidRDefault="00C6785B" w:rsidP="006C6539"/>
    <w:p w:rsidR="00C6785B" w:rsidRDefault="00C6785B" w:rsidP="00C6785B">
      <w:pPr>
        <w:rPr>
          <w:rtl/>
        </w:rPr>
      </w:pPr>
      <w:r>
        <w:rPr>
          <w:rFonts w:hint="cs"/>
          <w:rtl/>
        </w:rPr>
        <w:t xml:space="preserve">הערה: אי אפשר לתת </w:t>
      </w:r>
      <w:r>
        <w:t>auto</w:t>
      </w:r>
      <w:r>
        <w:rPr>
          <w:rFonts w:hint="cs"/>
          <w:rtl/>
        </w:rPr>
        <w:t xml:space="preserve"> בתור </w:t>
      </w:r>
      <w:r>
        <w:t>member</w:t>
      </w:r>
      <w:r>
        <w:rPr>
          <w:rFonts w:hint="cs"/>
          <w:rtl/>
        </w:rPr>
        <w:t xml:space="preserve"> (שהרי אי אפשר לאתחל וממילא אין אפשרות לקומפיילר להסיק) ופשוט שאין לתיתו בארגומנט של פונקציה.</w:t>
      </w:r>
    </w:p>
    <w:p w:rsidR="00C6785B" w:rsidRDefault="00C6785B" w:rsidP="006C6539">
      <w:pPr>
        <w:rPr>
          <w:rtl/>
        </w:rPr>
      </w:pPr>
    </w:p>
    <w:p w:rsidR="00302FB3" w:rsidRDefault="00302FB3" w:rsidP="006C6539">
      <w:r>
        <w:rPr>
          <w:noProof/>
        </w:rPr>
        <w:lastRenderedPageBreak/>
        <w:drawing>
          <wp:inline distT="0" distB="0" distL="0" distR="0" wp14:anchorId="329C8124" wp14:editId="39131ED7">
            <wp:extent cx="5237843" cy="3941114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371" cy="39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B3" w:rsidRDefault="002269F5" w:rsidP="006C6539">
      <w:pPr>
        <w:pStyle w:val="Heading3"/>
      </w:pPr>
      <w:bookmarkStart w:id="33" w:name="_Toc6234206"/>
      <w:r>
        <w:t>`c</w:t>
      </w:r>
      <w:r w:rsidR="0051392F">
        <w:t>onst</w:t>
      </w:r>
      <w:r>
        <w:t>`</w:t>
      </w:r>
      <w:r w:rsidR="0051392F">
        <w:t xml:space="preserve"> </w:t>
      </w:r>
      <w:r>
        <w:t>before</w:t>
      </w:r>
      <w:r w:rsidR="0051392F">
        <w:t xml:space="preserve"> or after</w:t>
      </w:r>
      <w:bookmarkEnd w:id="33"/>
    </w:p>
    <w:p w:rsidR="0051392F" w:rsidRPr="0051392F" w:rsidRDefault="0051392F" w:rsidP="006C6539">
      <w:pPr>
        <w:bidi w:val="0"/>
      </w:pPr>
      <w:r w:rsidRPr="0051392F">
        <w:t>X const&amp; x</w:t>
      </w:r>
    </w:p>
    <w:p w:rsidR="0051392F" w:rsidRDefault="0051392F" w:rsidP="006C6539">
      <w:pPr>
        <w:bidi w:val="0"/>
      </w:pPr>
      <w:r>
        <w:t xml:space="preserve">is equivalent to  </w:t>
      </w:r>
    </w:p>
    <w:p w:rsidR="0051392F" w:rsidRDefault="0051392F" w:rsidP="006C6539">
      <w:pPr>
        <w:bidi w:val="0"/>
      </w:pPr>
      <w:r>
        <w:t>const X&amp; x</w:t>
      </w:r>
    </w:p>
    <w:p w:rsidR="0051392F" w:rsidRPr="0051392F" w:rsidRDefault="0051392F" w:rsidP="006C6539">
      <w:pPr>
        <w:bidi w:val="0"/>
      </w:pPr>
      <w:r w:rsidRPr="0051392F">
        <w:t>and</w:t>
      </w:r>
    </w:p>
    <w:p w:rsidR="0051392F" w:rsidRPr="0051392F" w:rsidRDefault="0051392F" w:rsidP="006C6539">
      <w:pPr>
        <w:bidi w:val="0"/>
      </w:pPr>
      <w:r w:rsidRPr="0051392F">
        <w:t xml:space="preserve">X const* x </w:t>
      </w:r>
    </w:p>
    <w:p w:rsidR="0051392F" w:rsidRDefault="0051392F" w:rsidP="006C6539">
      <w:pPr>
        <w:bidi w:val="0"/>
      </w:pPr>
      <w:r>
        <w:t xml:space="preserve">is equivalent to </w:t>
      </w:r>
    </w:p>
    <w:p w:rsidR="0051392F" w:rsidRPr="0051392F" w:rsidRDefault="0051392F" w:rsidP="006C6539">
      <w:pPr>
        <w:bidi w:val="0"/>
        <w:rPr>
          <w:rtl/>
        </w:rPr>
      </w:pPr>
      <w:r w:rsidRPr="0051392F">
        <w:t>const X* x.</w:t>
      </w:r>
    </w:p>
    <w:p w:rsidR="000E5ABA" w:rsidRDefault="000E5ABA" w:rsidP="006C6539">
      <w:pPr>
        <w:pStyle w:val="Heading3"/>
      </w:pPr>
      <w:bookmarkStart w:id="34" w:name="_Toc6234207"/>
      <w:r>
        <w:t>Mutable</w:t>
      </w:r>
      <w:bookmarkEnd w:id="34"/>
    </w:p>
    <w:p w:rsidR="000E5ABA" w:rsidRPr="000E5ABA" w:rsidRDefault="000E5ABA" w:rsidP="006C6539">
      <w:pPr>
        <w:rPr>
          <w:rtl/>
        </w:rPr>
      </w:pPr>
      <w:r>
        <w:rPr>
          <w:rFonts w:hint="cs"/>
          <w:rtl/>
        </w:rPr>
        <w:t xml:space="preserve">מאפשר למתודה המוגדרת כ </w:t>
      </w:r>
      <w:r>
        <w:t>const</w:t>
      </w:r>
      <w:r>
        <w:rPr>
          <w:rFonts w:hint="cs"/>
          <w:rtl/>
        </w:rPr>
        <w:t xml:space="preserve"> בכל זאת לשנות ערכים של קלאס </w:t>
      </w:r>
      <w:r>
        <w:rPr>
          <w:rtl/>
        </w:rPr>
        <w:t>–</w:t>
      </w:r>
      <w:r>
        <w:rPr>
          <w:rFonts w:hint="cs"/>
          <w:rtl/>
        </w:rPr>
        <w:t xml:space="preserve"> אותם אלה המוגדרים כ </w:t>
      </w:r>
      <w:r>
        <w:t>mutable</w:t>
      </w:r>
      <w:r>
        <w:rPr>
          <w:rFonts w:hint="cs"/>
          <w:rtl/>
        </w:rPr>
        <w:t>. הרעיון כאן להפריד בין יצוג חיצוני של הקלאס שבו המתודה לא פוגעת לבין פרטי מימוש פנימיים שאותם המתודה כן רשאית לשנות.</w:t>
      </w:r>
    </w:p>
    <w:p w:rsidR="00BE7BA8" w:rsidRDefault="00BE7BA8" w:rsidP="00BE7BA8">
      <w:pPr>
        <w:pStyle w:val="Heading3"/>
      </w:pPr>
      <w:bookmarkStart w:id="35" w:name="_Toc6234208"/>
      <w:r>
        <w:t>Scoped enum/ enum-class</w:t>
      </w:r>
      <w:bookmarkEnd w:id="35"/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שינוי בהגדרת אנומרציה מאפשר אנומרציה קצת דומה ל </w:t>
      </w:r>
      <w:r>
        <w:t>C#</w:t>
      </w:r>
      <w:r>
        <w:rPr>
          <w:rFonts w:hint="cs"/>
          <w:rtl/>
        </w:rPr>
        <w:t xml:space="preserve">. אם משתמשים ב </w:t>
      </w:r>
      <w:r>
        <w:t>enum class</w:t>
      </w:r>
      <w:r>
        <w:rPr>
          <w:rFonts w:hint="cs"/>
          <w:rtl/>
        </w:rPr>
        <w:t xml:space="preserve"> במקום סתם </w:t>
      </w:r>
      <w:r>
        <w:t>enum</w:t>
      </w:r>
      <w:r>
        <w:rPr>
          <w:rFonts w:hint="cs"/>
          <w:rtl/>
        </w:rPr>
        <w:t xml:space="preserve"> אז האיברים של האנומרציה מוגבלים לסקופ של האנומרציה.</w:t>
      </w:r>
    </w:p>
    <w:p w:rsidR="00BE7BA8" w:rsidRPr="00BE7BA8" w:rsidRDefault="00BE7BA8" w:rsidP="00BE7BA8"/>
    <w:p w:rsidR="00BE7BA8" w:rsidRDefault="00BE7BA8" w:rsidP="00BE7BA8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410029" cy="2397787"/>
            <wp:effectExtent l="0" t="0" r="0" b="2540"/>
            <wp:docPr id="32" name="Picture 32" descr="cid:168dded250b4cff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4887883403461517142Picture 1" descr="cid:168dded250b4cff311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4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D11" w:rsidRDefault="00337D11" w:rsidP="00BE7BA8">
      <w:pPr>
        <w:rPr>
          <w:rtl/>
        </w:rPr>
      </w:pPr>
    </w:p>
    <w:p w:rsidR="00BE7BA8" w:rsidRPr="00BE7BA8" w:rsidRDefault="00BE7BA8" w:rsidP="00BE7BA8">
      <w:r>
        <w:rPr>
          <w:rFonts w:hint="cs"/>
          <w:rtl/>
        </w:rPr>
        <w:t>כמו כן, ניתן להגדיר את הטיפוס הפרמיטיבי עליו מתבססת האנומרציה</w:t>
      </w:r>
      <w:r w:rsidR="00337D11">
        <w:rPr>
          <w:rFonts w:hint="cs"/>
          <w:rtl/>
        </w:rPr>
        <w:t>:</w:t>
      </w:r>
    </w:p>
    <w:p w:rsidR="00BE7BA8" w:rsidRDefault="00BE7BA8" w:rsidP="00BE7BA8">
      <w:pPr>
        <w:bidi w:val="0"/>
      </w:pPr>
      <w:r>
        <w:rPr>
          <w:noProof/>
        </w:rPr>
        <w:drawing>
          <wp:inline distT="0" distB="0" distL="0" distR="0">
            <wp:extent cx="3592036" cy="2393343"/>
            <wp:effectExtent l="0" t="0" r="8890" b="6985"/>
            <wp:docPr id="33" name="Picture 33" descr="cid:168dded250b5b16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4887883403461517142Picture 2" descr="cid:168dded250b5b16b22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15" cy="240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במקרה של </w:t>
      </w:r>
      <w:r>
        <w:t>enum-class</w:t>
      </w:r>
      <w:r>
        <w:rPr>
          <w:rFonts w:hint="cs"/>
          <w:rtl/>
        </w:rPr>
        <w:t xml:space="preserve"> טיפוס ברירת המחדל הינו </w:t>
      </w:r>
      <w:r>
        <w:t>int</w:t>
      </w:r>
      <w:r>
        <w:rPr>
          <w:rFonts w:hint="cs"/>
          <w:rtl/>
        </w:rPr>
        <w:t>.</w:t>
      </w:r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הכתיב החדש גם מאפשר להתייחס לאנומרציה כ </w:t>
      </w:r>
      <w:r>
        <w:t>incomplete types</w:t>
      </w:r>
      <w:r>
        <w:rPr>
          <w:rFonts w:hint="cs"/>
          <w:rtl/>
        </w:rPr>
        <w:t xml:space="preserve"> ובכך מקטין את התלות בין קבצים.</w:t>
      </w:r>
    </w:p>
    <w:p w:rsidR="00D55AFE" w:rsidRDefault="00A01D99" w:rsidP="00D55AFE">
      <w:pPr>
        <w:pStyle w:val="Heading3"/>
      </w:pPr>
      <w:bookmarkStart w:id="36" w:name="_Toc6234209"/>
      <w:r>
        <w:t>s</w:t>
      </w:r>
      <w:r w:rsidR="00D55AFE">
        <w:t>tatic_assert</w:t>
      </w:r>
      <w:bookmarkEnd w:id="36"/>
    </w:p>
    <w:p w:rsidR="00D55AFE" w:rsidRDefault="00D55AFE" w:rsidP="00D55AFE">
      <w:pPr>
        <w:rPr>
          <w:rtl/>
        </w:rPr>
      </w:pPr>
      <w:r>
        <w:rPr>
          <w:rFonts w:hint="cs"/>
          <w:rtl/>
        </w:rPr>
        <w:t>אסרט מוכר בצורת זמן-ריצה. כאן יש אפשרות להגדיר בזמן קומפילציה. אסרט נכון ימנע קומפילציה כאשר תנאים מסוימים לא מתקיימים.</w:t>
      </w:r>
    </w:p>
    <w:p w:rsidR="00D55AFE" w:rsidRPr="00D55AFE" w:rsidRDefault="00D55AFE" w:rsidP="00D55AFE">
      <w:pPr>
        <w:rPr>
          <w:rtl/>
        </w:rPr>
      </w:pPr>
      <w:r>
        <w:rPr>
          <w:rFonts w:hint="cs"/>
          <w:rtl/>
        </w:rPr>
        <w:t>בדוגמא הבאה מודגם גם שימוש בתבניות על בסיס מספרי (ולא על בסיס טיפוסי מידע)</w:t>
      </w:r>
    </w:p>
    <w:p w:rsidR="00D55AFE" w:rsidRDefault="00D55AFE" w:rsidP="00D55AFE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30A5D007" wp14:editId="021B61FE">
            <wp:extent cx="4317558" cy="3089253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509" cy="30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FE" w:rsidRDefault="00D55AFE" w:rsidP="00D55AFE">
      <w:r>
        <w:rPr>
          <w:rFonts w:hint="cs"/>
          <w:rtl/>
        </w:rPr>
        <w:t xml:space="preserve">שים לב בדוגמא הבאה לשימוש ב </w:t>
      </w:r>
      <w:r>
        <w:t>has_virtual_destructor</w:t>
      </w:r>
    </w:p>
    <w:p w:rsidR="00D55AFE" w:rsidRPr="00D55AFE" w:rsidRDefault="00D55AFE" w:rsidP="00D55AFE">
      <w:pPr>
        <w:bidi w:val="0"/>
      </w:pPr>
      <w:r>
        <w:rPr>
          <w:noProof/>
        </w:rPr>
        <w:drawing>
          <wp:inline distT="0" distB="0" distL="0" distR="0" wp14:anchorId="59FDC19E" wp14:editId="7603C862">
            <wp:extent cx="3792772" cy="222430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530" cy="22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4A" w:rsidRDefault="00D340F3" w:rsidP="00BE7BA8">
      <w:pPr>
        <w:pStyle w:val="Heading2"/>
        <w:bidi w:val="0"/>
        <w:rPr>
          <w:rtl/>
        </w:rPr>
      </w:pPr>
      <w:bookmarkStart w:id="37" w:name="_Toc6234210"/>
      <w:r>
        <w:t>Etc…</w:t>
      </w:r>
      <w:bookmarkEnd w:id="37"/>
    </w:p>
    <w:p w:rsidR="00362AFD" w:rsidRPr="006F68E1" w:rsidRDefault="00A724FA" w:rsidP="006C6539">
      <w:pPr>
        <w:pStyle w:val="Heading3"/>
        <w:rPr>
          <w:rtl/>
        </w:rPr>
      </w:pPr>
      <w:bookmarkStart w:id="38" w:name="_Toc6234211"/>
      <w:r w:rsidRPr="006F68E1">
        <w:rPr>
          <w:rFonts w:hint="cs"/>
          <w:rtl/>
        </w:rPr>
        <w:t>בידוד הקוד מהקבצים שמפיק הקומפיילר</w:t>
      </w:r>
      <w:bookmarkEnd w:id="38"/>
    </w:p>
    <w:p w:rsidR="005F22B2" w:rsidRDefault="00A724FA" w:rsidP="006C6539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לשנות את </w:t>
      </w:r>
      <w:r>
        <w:t xml:space="preserve"> Project prop&gt;config prop&gt;general&gt;intermediate dir</w:t>
      </w:r>
      <w:r>
        <w:rPr>
          <w:rFonts w:hint="cs"/>
          <w:rtl/>
        </w:rPr>
        <w:t>.</w:t>
      </w:r>
    </w:p>
    <w:p w:rsidR="006F68E1" w:rsidRPr="006F68E1" w:rsidRDefault="00A724FA" w:rsidP="006C6539">
      <w:pPr>
        <w:pStyle w:val="ListParagraph"/>
        <w:numPr>
          <w:ilvl w:val="0"/>
          <w:numId w:val="2"/>
        </w:numPr>
        <w:rPr>
          <w:rtl/>
        </w:rPr>
      </w:pPr>
      <w:r w:rsidRPr="00427DEE">
        <w:rPr>
          <w:rFonts w:hint="cs"/>
          <w:rtl/>
        </w:rPr>
        <w:t xml:space="preserve">בהגדרות של הסטודיו עצמו צריך לומר לו איפוא לשים את קבצי ה </w:t>
      </w:r>
      <w:r w:rsidRPr="00427DEE">
        <w:t>IntelliSense</w:t>
      </w:r>
      <w:r>
        <w:rPr>
          <w:rFonts w:hint="cs"/>
          <w:rtl/>
        </w:rPr>
        <w:t xml:space="preserve">. </w:t>
      </w:r>
      <w:r w:rsidRPr="00362AFD">
        <w:t>Tools &gt; Options &gt; Text Editor &gt; C/C++ &gt; Advanced</w:t>
      </w:r>
      <w:r>
        <w:rPr>
          <w:rFonts w:hint="cs"/>
          <w:rtl/>
        </w:rPr>
        <w:t xml:space="preserve">. לקבוע שם את </w:t>
      </w:r>
      <w:r w:rsidRPr="008F4BB5">
        <w:rPr>
          <w:rStyle w:val="Strong"/>
          <w:rFonts w:ascii="Arial" w:hAnsi="Arial" w:cs="Arial"/>
          <w:color w:val="242729"/>
          <w:bdr w:val="none" w:sz="0" w:space="0" w:color="auto" w:frame="1"/>
          <w:shd w:val="clear" w:color="auto" w:fill="FFFFFF"/>
        </w:rPr>
        <w:t>Fallback Location</w:t>
      </w:r>
      <w:r w:rsidRPr="006F68E1"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 xml:space="preserve"> </w:t>
      </w:r>
      <w:r w:rsidRPr="006F68E1">
        <w:rPr>
          <w:rFonts w:hint="cs"/>
          <w:rtl/>
        </w:rPr>
        <w:t>ולומר לו להשתמש בו</w:t>
      </w:r>
      <w:r w:rsidRPr="006F68E1"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>.</w:t>
      </w:r>
      <w:r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 xml:space="preserve"> (</w:t>
      </w:r>
      <w:r w:rsidRPr="006F68E1">
        <w:rPr>
          <w:rFonts w:hint="cs"/>
          <w:rtl/>
        </w:rPr>
        <w:t>את זה עושים כמובן פעם אחת בלבד.</w:t>
      </w:r>
      <w:r>
        <w:rPr>
          <w:rFonts w:hint="cs"/>
          <w:rtl/>
        </w:rPr>
        <w:t>)</w:t>
      </w:r>
    </w:p>
    <w:p w:rsidR="00427DEE" w:rsidRPr="006F68E1" w:rsidRDefault="00A724FA" w:rsidP="006C6539">
      <w:pPr>
        <w:pStyle w:val="ListParagraph"/>
        <w:numPr>
          <w:ilvl w:val="0"/>
          <w:numId w:val="2"/>
        </w:numPr>
        <w:rPr>
          <w:rtl/>
        </w:rPr>
      </w:pPr>
      <w:r w:rsidRPr="006F68E1">
        <w:rPr>
          <w:rFonts w:hint="cs"/>
          <w:rtl/>
        </w:rPr>
        <w:t xml:space="preserve">לקבוע את קובץ ה </w:t>
      </w:r>
      <w:r w:rsidRPr="006F68E1">
        <w:t>sln</w:t>
      </w:r>
      <w:r w:rsidR="006F68E1" w:rsidRPr="006F68E1">
        <w:rPr>
          <w:rFonts w:hint="cs"/>
          <w:rtl/>
        </w:rPr>
        <w:t xml:space="preserve"> במקום נפרד (שים לב שה </w:t>
      </w:r>
      <w:r w:rsidR="006F68E1" w:rsidRPr="006F68E1">
        <w:t>filters</w:t>
      </w:r>
      <w:r w:rsidR="006F68E1" w:rsidRPr="006F68E1">
        <w:rPr>
          <w:rFonts w:hint="cs"/>
          <w:rtl/>
        </w:rPr>
        <w:t xml:space="preserve"> צריכים להיות ליד ה </w:t>
      </w:r>
      <w:r w:rsidR="006F68E1" w:rsidRPr="006F68E1">
        <w:t>vcxproj</w:t>
      </w:r>
      <w:r w:rsidR="006F68E1" w:rsidRPr="006F68E1">
        <w:rPr>
          <w:rFonts w:hint="cs"/>
          <w:rtl/>
        </w:rPr>
        <w:t xml:space="preserve">) פשוט להעתיק אותו </w:t>
      </w:r>
      <w:r w:rsidR="006F68E1">
        <w:rPr>
          <w:rFonts w:hint="cs"/>
          <w:rtl/>
        </w:rPr>
        <w:t xml:space="preserve">לשם </w:t>
      </w:r>
      <w:r w:rsidR="006F68E1" w:rsidRPr="006F68E1">
        <w:rPr>
          <w:rFonts w:hint="cs"/>
          <w:rtl/>
        </w:rPr>
        <w:t>ואחר כך לטעון מחדש את הפרויקט האבוד.</w:t>
      </w:r>
    </w:p>
    <w:p w:rsidR="004559AD" w:rsidRDefault="00A724FA" w:rsidP="006C6539">
      <w:pPr>
        <w:pStyle w:val="Heading3"/>
        <w:rPr>
          <w:rStyle w:val="Strong"/>
          <w:rFonts w:ascii="Arial" w:hAnsi="Arial" w:cs="Arial"/>
          <w:b w:val="0"/>
          <w:bCs w:val="0"/>
          <w:color w:val="242729"/>
          <w:sz w:val="23"/>
          <w:szCs w:val="23"/>
          <w:bdr w:val="none" w:sz="0" w:space="0" w:color="auto" w:frame="1"/>
          <w:shd w:val="clear" w:color="auto" w:fill="FFFFFF"/>
        </w:rPr>
      </w:pPr>
      <w:bookmarkStart w:id="39" w:name="_Toc6234212"/>
      <w:r w:rsidRPr="00975F7F">
        <w:rPr>
          <w:rStyle w:val="Strong"/>
          <w:b w:val="0"/>
          <w:bCs w:val="0"/>
          <w:color w:val="622423" w:themeColor="accent2" w:themeShade="7F"/>
          <w:spacing w:val="0"/>
        </w:rPr>
        <w:t>Assertions</w:t>
      </w:r>
      <w:bookmarkEnd w:id="39"/>
    </w:p>
    <w:p w:rsidR="004559AD" w:rsidRPr="003A4717" w:rsidRDefault="00A724FA" w:rsidP="004559AD">
      <w:pPr>
        <w:pStyle w:val="Default"/>
        <w:spacing w:before="3"/>
        <w:rPr>
          <w:b/>
          <w:bCs/>
          <w:sz w:val="16"/>
          <w:szCs w:val="16"/>
        </w:rPr>
      </w:pPr>
      <w:r w:rsidRPr="003A4717">
        <w:rPr>
          <w:b/>
          <w:bCs/>
          <w:sz w:val="20"/>
          <w:szCs w:val="20"/>
        </w:rPr>
        <w:t>ASSERT(pointer);</w:t>
      </w:r>
    </w:p>
    <w:p w:rsidR="004559AD" w:rsidRDefault="00A724FA" w:rsidP="006C6539">
      <w:r w:rsidRPr="004559AD">
        <w:rPr>
          <w:rFonts w:hint="cs"/>
          <w:rtl/>
        </w:rPr>
        <w:t xml:space="preserve">יש גרסא סטנדרטית וגרסא מיקרוסופטית ברמת ה </w:t>
      </w:r>
      <w:r w:rsidRPr="004559AD">
        <w:t>CRT</w:t>
      </w:r>
    </w:p>
    <w:p w:rsidR="004728D4" w:rsidRPr="004728D4" w:rsidRDefault="00A724FA" w:rsidP="006C6539">
      <w:pPr>
        <w:rPr>
          <w:rtl/>
        </w:rPr>
      </w:pPr>
      <w:r w:rsidRPr="004728D4">
        <w:rPr>
          <w:highlight w:val="white"/>
        </w:rPr>
        <w:lastRenderedPageBreak/>
        <w:t>_ASSERTE</w:t>
      </w:r>
      <w:r w:rsidRPr="004728D4">
        <w:rPr>
          <w:rFonts w:hint="cs"/>
          <w:rtl/>
        </w:rPr>
        <w:t xml:space="preserve"> מו</w:t>
      </w:r>
      <w:r>
        <w:rPr>
          <w:rFonts w:hint="cs"/>
          <w:rtl/>
        </w:rPr>
        <w:t xml:space="preserve">גדר ב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crtdbg.h</w:t>
      </w:r>
    </w:p>
    <w:p w:rsidR="004559AD" w:rsidRPr="004728D4" w:rsidRDefault="00A724FA" w:rsidP="006C6539">
      <w:pPr>
        <w:rPr>
          <w:rtl/>
        </w:rPr>
      </w:pPr>
      <w:r>
        <w:rPr>
          <w:rFonts w:hint="cs"/>
          <w:rtl/>
        </w:rPr>
        <w:t>הגרסא הסטטית מתגלה בשלב הקומפילציה בלבד</w:t>
      </w:r>
    </w:p>
    <w:p w:rsidR="004559AD" w:rsidRPr="003A4717" w:rsidRDefault="00A724FA" w:rsidP="006C6539">
      <w:pPr>
        <w:rPr>
          <w:rtl/>
        </w:rPr>
      </w:pPr>
      <w:r w:rsidRPr="003A4717">
        <w:t>static_assert(sizeof(float) == 4, "I can’t float like that!");</w:t>
      </w:r>
    </w:p>
    <w:p w:rsidR="004559AD" w:rsidRDefault="00A724FA" w:rsidP="006C6539">
      <w:pPr>
        <w:rPr>
          <w:rtl/>
        </w:rPr>
      </w:pPr>
      <w:r>
        <w:rPr>
          <w:rFonts w:hint="cs"/>
          <w:rtl/>
        </w:rPr>
        <w:t>והיא יכולה להופיע שלא בתוך מתודה.</w:t>
      </w:r>
    </w:p>
    <w:p w:rsidR="003A0863" w:rsidRDefault="003A0863" w:rsidP="006C6539">
      <w:pPr>
        <w:rPr>
          <w:rtl/>
        </w:rPr>
      </w:pPr>
    </w:p>
    <w:p w:rsidR="00DC33EA" w:rsidRDefault="00A724FA" w:rsidP="006C6539">
      <w:pPr>
        <w:rPr>
          <w:rtl/>
        </w:rPr>
      </w:pPr>
      <w:r>
        <w:rPr>
          <w:rFonts w:hint="cs"/>
          <w:rtl/>
        </w:rPr>
        <w:t xml:space="preserve">קני קאר הגדיר </w:t>
      </w:r>
      <w:r>
        <w:t>Verify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#ifdef</w:t>
      </w:r>
      <w:r>
        <w:rPr>
          <w:color w:val="000000"/>
          <w:highlight w:val="white"/>
        </w:rPr>
        <w:t xml:space="preserve"> </w:t>
      </w:r>
      <w:r>
        <w:rPr>
          <w:color w:val="6F008A"/>
          <w:highlight w:val="white"/>
        </w:rPr>
        <w:t>_DEBUG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color w:val="0000FF"/>
          <w:highlight w:val="white"/>
        </w:rPr>
        <w:t>#define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VERIFY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ASSERT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#else</w:t>
      </w:r>
    </w:p>
    <w:p w:rsidR="00DC33EA" w:rsidRDefault="00A724FA" w:rsidP="006C6539">
      <w:pPr>
        <w:bidi w:val="0"/>
        <w:rPr>
          <w:highlight w:val="white"/>
        </w:rPr>
      </w:pPr>
      <w:r>
        <w:rPr>
          <w:color w:val="0000FF"/>
          <w:highlight w:val="white"/>
        </w:rPr>
        <w:t>#define</w:t>
      </w:r>
      <w:r>
        <w:rPr>
          <w:highlight w:val="white"/>
        </w:rPr>
        <w:t xml:space="preserve"> VERIFY(expression) (expression)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#endif</w:t>
      </w:r>
    </w:p>
    <w:p w:rsidR="00DC33EA" w:rsidRDefault="00DC33EA" w:rsidP="006C6539">
      <w:pPr>
        <w:bidi w:val="0"/>
      </w:pPr>
    </w:p>
    <w:p w:rsidR="003A0863" w:rsidRDefault="00A724FA" w:rsidP="006C6539">
      <w:pPr>
        <w:rPr>
          <w:rtl/>
        </w:rPr>
      </w:pPr>
      <w:r>
        <w:rPr>
          <w:rFonts w:hint="cs"/>
          <w:rtl/>
        </w:rPr>
        <w:t>כלומר בגרסת דיבאג זה אסרט, אבל בגרסת ריצה זה לא 'נעלם' (כפי שאסרט נעלם) אלא משאיר את הביטוי הפנימי. מאד שימושי. למשל כאן בדיסטרקטור.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~ManualResetEvent()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{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6F008A"/>
          <w:highlight w:val="white"/>
        </w:rPr>
        <w:t>VERIFY</w:t>
      </w:r>
      <w:r>
        <w:rPr>
          <w:highlight w:val="white"/>
        </w:rPr>
        <w:t>(CloseHandle(m_handle));</w:t>
      </w:r>
    </w:p>
    <w:p w:rsidR="00DC33EA" w:rsidRDefault="00A724FA" w:rsidP="006C6539">
      <w:pPr>
        <w:bidi w:val="0"/>
      </w:pPr>
      <w:r>
        <w:rPr>
          <w:highlight w:val="white"/>
        </w:rPr>
        <w:t xml:space="preserve">    }</w:t>
      </w:r>
    </w:p>
    <w:p w:rsidR="00637D23" w:rsidRDefault="00637D23" w:rsidP="006C6539">
      <w:pPr>
        <w:rPr>
          <w:rtl/>
        </w:rPr>
      </w:pPr>
      <w:r>
        <w:rPr>
          <w:rFonts w:hint="cs"/>
          <w:rtl/>
        </w:rPr>
        <w:t>[אבל מצד שני, זה מקשה על קריאת הקוד, לא בטוח שכדאי...]</w:t>
      </w:r>
    </w:p>
    <w:p w:rsidR="004B0313" w:rsidRDefault="004B0313" w:rsidP="006C6539">
      <w:pPr>
        <w:pStyle w:val="Heading3"/>
      </w:pPr>
      <w:bookmarkStart w:id="40" w:name="_Toc6234213"/>
      <w:r>
        <w:t>SEH exceptions</w:t>
      </w:r>
      <w:bookmarkEnd w:id="40"/>
    </w:p>
    <w:p w:rsidR="004B0313" w:rsidRDefault="004B0313" w:rsidP="004B0313">
      <w:pPr>
        <w:rPr>
          <w:rtl/>
        </w:rPr>
      </w:pPr>
      <w:r>
        <w:rPr>
          <w:rFonts w:hint="cs"/>
          <w:rtl/>
        </w:rPr>
        <w:t xml:space="preserve">כברירת מחדל, </w:t>
      </w:r>
      <w:r>
        <w:rPr>
          <w:rFonts w:hint="cs"/>
        </w:rPr>
        <w:t>CPP</w:t>
      </w:r>
      <w:r>
        <w:rPr>
          <w:rFonts w:hint="cs"/>
          <w:rtl/>
        </w:rPr>
        <w:t xml:space="preserve"> לא תופס חריגים כגון חלוקה באפס או הפרת גישה, משום התקורה שבדבר.</w:t>
      </w:r>
    </w:p>
    <w:p w:rsidR="004B0313" w:rsidRDefault="004B0313" w:rsidP="004B0313">
      <w:r>
        <w:rPr>
          <w:rFonts w:hint="cs"/>
          <w:rtl/>
        </w:rPr>
        <w:t>ניתן לאפשר זאת כך:</w:t>
      </w:r>
    </w:p>
    <w:p w:rsidR="004B0313" w:rsidRDefault="004B0313" w:rsidP="004B0313"/>
    <w:p w:rsidR="004B0313" w:rsidRPr="004B0313" w:rsidRDefault="004B0313" w:rsidP="004B0313">
      <w:pPr>
        <w:rPr>
          <w:rtl/>
        </w:rPr>
      </w:pPr>
      <w:r>
        <w:rPr>
          <w:noProof/>
        </w:rPr>
        <w:drawing>
          <wp:inline distT="0" distB="0" distL="0" distR="0" wp14:anchorId="36A32B4F" wp14:editId="0E3BCEB8">
            <wp:extent cx="3969173" cy="14677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5888" cy="14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6" w:rsidRDefault="00975F7F" w:rsidP="006C6539">
      <w:pPr>
        <w:pStyle w:val="Heading3"/>
      </w:pPr>
      <w:bookmarkStart w:id="41" w:name="_Toc6234214"/>
      <w:r>
        <w:t xml:space="preserve">Emit </w:t>
      </w:r>
      <w:r w:rsidR="00A724FA">
        <w:t>Debug</w:t>
      </w:r>
      <w:r>
        <w:t xml:space="preserve"> messages</w:t>
      </w:r>
      <w:bookmarkEnd w:id="41"/>
    </w:p>
    <w:p w:rsidR="00B374E6" w:rsidRDefault="00A724FA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הקוד הנחמד הזה ידפיס אל ה </w:t>
      </w:r>
      <w:r>
        <w:rPr>
          <w:highlight w:val="white"/>
        </w:rPr>
        <w:t>output</w:t>
      </w:r>
      <w:r>
        <w:rPr>
          <w:rFonts w:hint="cs"/>
          <w:highlight w:val="white"/>
          <w:rtl/>
        </w:rPr>
        <w:t xml:space="preserve"> של הסטודיו בזמן דיבאג</w:t>
      </w:r>
    </w:p>
    <w:p w:rsidR="00B374E6" w:rsidRDefault="00A724FA" w:rsidP="006C6539">
      <w:pPr>
        <w:bidi w:val="0"/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wchar_t</w:t>
      </w:r>
      <w:r>
        <w:rPr>
          <w:highlight w:val="white"/>
        </w:rPr>
        <w:t xml:space="preserve"> msgbuf[256];</w:t>
      </w:r>
    </w:p>
    <w:p w:rsidR="00B374E6" w:rsidRDefault="00A724FA" w:rsidP="006C6539">
      <w:pPr>
        <w:bidi w:val="0"/>
        <w:rPr>
          <w:highlight w:val="white"/>
        </w:rPr>
      </w:pPr>
      <w:r>
        <w:rPr>
          <w:highlight w:val="white"/>
        </w:rPr>
        <w:tab/>
        <w:t>swprintf_s(msgbuf, 20, L</w:t>
      </w:r>
      <w:r>
        <w:rPr>
          <w:color w:val="A31515"/>
          <w:highlight w:val="white"/>
        </w:rPr>
        <w:t>"My variable is %d\n"</w:t>
      </w:r>
      <w:r>
        <w:rPr>
          <w:highlight w:val="white"/>
        </w:rPr>
        <w:t>, 10);</w:t>
      </w:r>
    </w:p>
    <w:p w:rsidR="00B374E6" w:rsidRDefault="00A724FA" w:rsidP="006C6539">
      <w:pPr>
        <w:bidi w:val="0"/>
        <w:rPr>
          <w:color w:val="000000"/>
          <w:highlight w:val="white"/>
          <w:rtl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OutputDebugString</w:t>
      </w:r>
      <w:r>
        <w:rPr>
          <w:color w:val="000000"/>
          <w:highlight w:val="white"/>
        </w:rPr>
        <w:t>(msgbuf);</w:t>
      </w:r>
    </w:p>
    <w:p w:rsidR="00B374E6" w:rsidRDefault="00A724FA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ואל </w:t>
      </w:r>
      <w:r>
        <w:rPr>
          <w:highlight w:val="white"/>
        </w:rPr>
        <w:t>DebugView</w:t>
      </w:r>
      <w:r>
        <w:rPr>
          <w:rFonts w:hint="cs"/>
          <w:highlight w:val="white"/>
          <w:rtl/>
        </w:rPr>
        <w:t xml:space="preserve"> בזמן ריצה חופשית.</w:t>
      </w:r>
    </w:p>
    <w:p w:rsidR="002663EA" w:rsidRDefault="00A724FA" w:rsidP="006C6539">
      <w:pPr>
        <w:pStyle w:val="Heading3"/>
      </w:pPr>
      <w:bookmarkStart w:id="42" w:name="_Toc6234215"/>
      <w:r>
        <w:t>Named Casts</w:t>
      </w:r>
      <w:bookmarkEnd w:id="42"/>
    </w:p>
    <w:p w:rsidR="00777F43" w:rsidRDefault="00A724FA" w:rsidP="006C6539">
      <w:r w:rsidRPr="00777F43">
        <w:t>static_cast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lastRenderedPageBreak/>
        <w:t xml:space="preserve">זהו הפשוט ביותר. </w:t>
      </w:r>
      <w:r w:rsidR="007875AF">
        <w:rPr>
          <w:rFonts w:hint="cs"/>
          <w:rtl/>
        </w:rPr>
        <w:t xml:space="preserve">כרגיל, </w:t>
      </w:r>
      <w:r>
        <w:rPr>
          <w:rFonts w:hint="cs"/>
          <w:rtl/>
        </w:rPr>
        <w:t xml:space="preserve">אם משתמשים בקאסט אשר כרוך באיבוד מידע הקומפיילר </w:t>
      </w:r>
      <w:r w:rsidR="007875AF">
        <w:rPr>
          <w:rFonts w:hint="cs"/>
          <w:rtl/>
        </w:rPr>
        <w:t>מ</w:t>
      </w:r>
      <w:r>
        <w:rPr>
          <w:rFonts w:hint="cs"/>
          <w:rtl/>
        </w:rPr>
        <w:t>זהיר</w:t>
      </w:r>
      <w:r w:rsidR="007875AF">
        <w:rPr>
          <w:rFonts w:hint="cs"/>
          <w:rtl/>
        </w:rPr>
        <w:t xml:space="preserve">. זו הדרך </w:t>
      </w:r>
      <w:r w:rsidR="007875AF" w:rsidRPr="007875AF">
        <w:rPr>
          <w:rFonts w:hint="cs"/>
          <w:b/>
          <w:bCs/>
          <w:rtl/>
        </w:rPr>
        <w:t>למנוע</w:t>
      </w:r>
      <w:r w:rsidR="007875AF">
        <w:rPr>
          <w:rFonts w:hint="cs"/>
          <w:rtl/>
        </w:rPr>
        <w:t xml:space="preserve"> אזהרה זו.</w:t>
      </w:r>
    </w:p>
    <w:p w:rsidR="001A7E09" w:rsidRPr="006D551A" w:rsidRDefault="001A7E09" w:rsidP="006C6539">
      <w:pPr>
        <w:rPr>
          <w:del w:id="43" w:author="Rafael" w:date="2017-01-13T12:08:00Z"/>
          <w:rtl/>
        </w:rPr>
      </w:pPr>
    </w:p>
    <w:p w:rsidR="00777F43" w:rsidRDefault="00A724FA" w:rsidP="006C6539">
      <w:pPr>
        <w:rPr>
          <w:rtl/>
        </w:rPr>
      </w:pPr>
      <w:r w:rsidRPr="00777F43">
        <w:t>const_cast</w:t>
      </w:r>
    </w:p>
    <w:p w:rsidR="006D551A" w:rsidRDefault="00A724FA" w:rsidP="006C6539">
      <w:r>
        <w:rPr>
          <w:rFonts w:hint="cs"/>
          <w:rtl/>
        </w:rPr>
        <w:t>סכנה. מאפשר לעקוף הצהרה על מצביע ל'קבוע' .</w:t>
      </w:r>
    </w:p>
    <w:p w:rsidR="00777F43" w:rsidRDefault="00A724FA" w:rsidP="006C6539">
      <w:pPr>
        <w:rPr>
          <w:rtl/>
        </w:rPr>
      </w:pPr>
      <w:r w:rsidRPr="00777F43">
        <w:t>reinterpret_cast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t>המרה של מצביע לטיפוס אחד ממצביע של טיפוס אחר. המתכנת מצהיר שהוא יודע מה הוא עושה (בדרך כלל כוונתו שבאמת המצביע של הטיפוס האחר היה במקורו המצביע של הטיפוס האחד)</w:t>
      </w:r>
    </w:p>
    <w:p w:rsidR="006D551A" w:rsidRDefault="0010522C" w:rsidP="006C6539">
      <w:r>
        <w:t>d</w:t>
      </w:r>
      <w:r w:rsidR="00A724FA">
        <w:t>ynamic_cast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t xml:space="preserve">משתמש במנגנון </w:t>
      </w:r>
      <w:r>
        <w:t>RTTI</w:t>
      </w:r>
      <w:r>
        <w:rPr>
          <w:rFonts w:hint="cs"/>
          <w:rtl/>
        </w:rPr>
        <w:t xml:space="preserve"> להבטיח שההמרה של קלאסים אכן תיתכן (יש יחס אב בן)</w:t>
      </w:r>
    </w:p>
    <w:p w:rsidR="006D551A" w:rsidRDefault="00A724FA" w:rsidP="006C6539">
      <w:pPr>
        <w:rPr>
          <w:ins w:id="44" w:author="Rafael" w:date="2017-01-13T12:09:00Z"/>
          <w:rtl/>
        </w:rPr>
      </w:pPr>
      <w:r>
        <w:rPr>
          <w:noProof/>
        </w:rPr>
        <w:drawing>
          <wp:inline distT="0" distB="0" distL="0" distR="0" wp14:anchorId="51B3937F" wp14:editId="712E60F3">
            <wp:extent cx="4136923" cy="30362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4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8830" cy="30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43" w:rsidRDefault="00777F43" w:rsidP="006C6539"/>
    <w:p w:rsidR="005B2707" w:rsidRDefault="005B2707" w:rsidP="006C6539">
      <w:pPr>
        <w:bidi w:val="0"/>
        <w:rPr>
          <w:color w:val="622423" w:themeColor="accent2" w:themeShade="7F"/>
          <w:sz w:val="24"/>
          <w:szCs w:val="24"/>
        </w:rPr>
      </w:pPr>
      <w:r>
        <w:br w:type="page"/>
      </w:r>
    </w:p>
    <w:p w:rsidR="000557DA" w:rsidRDefault="00C33308" w:rsidP="006C6539">
      <w:pPr>
        <w:pStyle w:val="Heading3"/>
      </w:pPr>
      <w:bookmarkStart w:id="45" w:name="_Toc6234216"/>
      <w:r>
        <w:lastRenderedPageBreak/>
        <w:t>Time measuring in windows</w:t>
      </w:r>
      <w:bookmarkEnd w:id="45"/>
    </w:p>
    <w:p w:rsidR="00AC7568" w:rsidRPr="00AC7568" w:rsidRDefault="00AC7568" w:rsidP="006C6539">
      <w:pPr>
        <w:bidi w:val="0"/>
        <w:rPr>
          <w:rtl/>
        </w:rPr>
      </w:pPr>
      <w:r>
        <w:t xml:space="preserve">Performance. </w:t>
      </w:r>
    </w:p>
    <w:p w:rsidR="00584EB2" w:rsidRPr="00BA72F7" w:rsidRDefault="00BA72F7" w:rsidP="006C6539">
      <w:pPr>
        <w:bidi w:val="0"/>
      </w:pPr>
      <w:r>
        <w:t xml:space="preserve">PS: </w:t>
      </w:r>
      <w:r w:rsidR="00584EB2" w:rsidRPr="00BA72F7">
        <w:t>C++ Advanced Topics</w:t>
      </w:r>
      <w:r w:rsidRPr="00BA72F7">
        <w:t xml:space="preserve">; </w:t>
      </w:r>
      <w:r w:rsidR="00584EB2" w:rsidRPr="00BA72F7">
        <w:t>Use Standard Containers : Demo: vector and list</w:t>
      </w:r>
    </w:p>
    <w:p w:rsidR="00C33308" w:rsidRPr="00C33308" w:rsidRDefault="00584EB2" w:rsidP="006C6539">
      <w:r>
        <w:rPr>
          <w:noProof/>
        </w:rPr>
        <w:drawing>
          <wp:inline distT="0" distB="0" distL="0" distR="0" wp14:anchorId="5E2958B9" wp14:editId="733D94EF">
            <wp:extent cx="4550054" cy="194693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0054" cy="19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5" w:rsidRDefault="00644095" w:rsidP="006C6539">
      <w:pPr>
        <w:pStyle w:val="Heading2"/>
        <w:bidi w:val="0"/>
        <w:rPr>
          <w:rtl/>
        </w:rPr>
      </w:pPr>
      <w:bookmarkStart w:id="46" w:name="_Toc6234217"/>
      <w:r>
        <w:t>MEMBER FUNCTION POINTER</w:t>
      </w:r>
      <w:bookmarkEnd w:id="46"/>
    </w:p>
    <w:p w:rsidR="00644095" w:rsidRPr="00BA72F7" w:rsidRDefault="00644095" w:rsidP="006C6539">
      <w:pPr>
        <w:bidi w:val="0"/>
        <w:rPr>
          <w:rtl/>
        </w:rPr>
      </w:pPr>
      <w:r w:rsidRPr="00BA72F7">
        <w:t>https://isocpp.org/wiki/faq/pointers-to-members</w:t>
      </w:r>
    </w:p>
    <w:p w:rsidR="00644095" w:rsidRDefault="00644095" w:rsidP="006C6539">
      <w:pPr>
        <w:rPr>
          <w:noProof/>
          <w:rtl/>
        </w:rPr>
      </w:pPr>
      <w:r>
        <w:rPr>
          <w:rFonts w:hint="cs"/>
          <w:noProof/>
          <w:rtl/>
        </w:rPr>
        <w:t xml:space="preserve">אם רוצים מצביע למתודה של קלאס, </w:t>
      </w:r>
    </w:p>
    <w:p w:rsidR="00644095" w:rsidRDefault="00644095" w:rsidP="006C6539">
      <w:pPr>
        <w:rPr>
          <w:noProof/>
        </w:rPr>
      </w:pPr>
      <w:r>
        <w:rPr>
          <w:rFonts w:hint="cs"/>
          <w:noProof/>
          <w:rtl/>
        </w:rPr>
        <w:t xml:space="preserve">יש שתי דרכים עקריות, א) פשוט להפוך את המתודה לסטטית, ואז </w:t>
      </w:r>
      <w:r>
        <w:rPr>
          <w:noProof/>
        </w:rPr>
        <w:t>this</w:t>
      </w:r>
      <w:r>
        <w:rPr>
          <w:rFonts w:hint="cs"/>
          <w:noProof/>
          <w:rtl/>
        </w:rPr>
        <w:t xml:space="preserve"> לא נכנס לרשימת הארגומנטים ולא "מקלקל" את החותמת של המתודה ב) להשתמש בפונקציה מתווכת כמו בדוגמא המצורפת</w:t>
      </w:r>
    </w:p>
    <w:p w:rsidR="00C33308" w:rsidRDefault="00C33308" w:rsidP="006C6539">
      <w:pPr>
        <w:rPr>
          <w:noProof/>
          <w:rtl/>
        </w:rPr>
      </w:pPr>
      <w:r>
        <w:rPr>
          <w:rFonts w:hint="cs"/>
          <w:noProof/>
          <w:rtl/>
        </w:rPr>
        <w:t>=&gt;  יש גם דרכים אחרות. חפש ברשת.</w:t>
      </w:r>
    </w:p>
    <w:p w:rsidR="00644095" w:rsidRDefault="00644095" w:rsidP="006C6539">
      <w:pPr>
        <w:rPr>
          <w:rtl/>
        </w:rPr>
      </w:pPr>
      <w:r>
        <w:rPr>
          <w:noProof/>
        </w:rPr>
        <w:drawing>
          <wp:inline distT="0" distB="0" distL="0" distR="0" wp14:anchorId="02C6F90F" wp14:editId="264D5498">
            <wp:extent cx="538162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644095" w:rsidP="006C6539">
      <w:pPr>
        <w:rPr>
          <w:rtl/>
        </w:rPr>
      </w:pPr>
      <w:r>
        <w:rPr>
          <w:rtl/>
        </w:rPr>
        <w:br w:type="page"/>
      </w:r>
    </w:p>
    <w:p w:rsidR="00DA71FE" w:rsidRDefault="00DA71FE" w:rsidP="006C6539"/>
    <w:p w:rsidR="00DA71FE" w:rsidRDefault="00DA71FE" w:rsidP="006C6539">
      <w:pPr>
        <w:pStyle w:val="Heading2"/>
        <w:bidi w:val="0"/>
        <w:rPr>
          <w:rtl/>
        </w:rPr>
      </w:pPr>
      <w:bookmarkStart w:id="47" w:name="_Toc6234218"/>
      <w:r>
        <w:t>Smart Pointers : Demo: unique_ptr</w:t>
      </w:r>
      <w:bookmarkEnd w:id="47"/>
    </w:p>
    <w:p w:rsidR="00F306FB" w:rsidRPr="00F306FB" w:rsidRDefault="00BA72F7" w:rsidP="006C6539">
      <w:pPr>
        <w:bidi w:val="0"/>
        <w:rPr>
          <w:rtl/>
        </w:rPr>
      </w:pPr>
      <w:r>
        <w:t xml:space="preserve">PS: </w:t>
      </w:r>
      <w:r w:rsidR="00F306FB" w:rsidRPr="00BA72F7">
        <w:t>Modern C++ Libraries</w:t>
      </w:r>
      <w:r>
        <w:t xml:space="preserve">, </w:t>
      </w:r>
      <w:r w:rsidR="00F306FB" w:rsidRPr="00BA72F7">
        <w:t>Kenny Kerr</w:t>
      </w:r>
    </w:p>
    <w:p w:rsidR="00A72D6E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06F37BB5" wp14:editId="45DD75DE">
            <wp:extent cx="2765145" cy="271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64" cy="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bidi w:val="0"/>
      </w:pPr>
      <w:r>
        <w:rPr>
          <w:noProof/>
          <w:rtl/>
        </w:rPr>
        <w:drawing>
          <wp:inline distT="0" distB="0" distL="0" distR="0" wp14:anchorId="77881C3C" wp14:editId="3BB02D4C">
            <wp:extent cx="3591763" cy="23945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314" cy="2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rPr>
          <w:rtl/>
        </w:rPr>
      </w:pPr>
      <w:r>
        <w:rPr>
          <w:rFonts w:hint="cs"/>
          <w:rtl/>
        </w:rPr>
        <w:t>שתי ההצהרות הנ"ל זהות.</w:t>
      </w:r>
    </w:p>
    <w:p w:rsidR="00A72D6E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3ED24090" wp14:editId="2303ACE1">
            <wp:extent cx="4116022" cy="2701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395" cy="2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rPr>
          <w:rtl/>
        </w:rPr>
      </w:pPr>
      <w:r>
        <w:rPr>
          <w:rFonts w:hint="cs"/>
          <w:rtl/>
        </w:rPr>
        <w:t>זו יצירה ואתחול.</w:t>
      </w:r>
    </w:p>
    <w:p w:rsidR="00644095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0B61C6EB" wp14:editId="4118E044">
            <wp:extent cx="3074477" cy="25991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3227" cy="2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0D" w:rsidRDefault="00A72D6E" w:rsidP="006C6539">
      <w:pPr>
        <w:rPr>
          <w:rtl/>
        </w:rPr>
      </w:pPr>
      <w:r>
        <w:rPr>
          <w:rFonts w:hint="cs"/>
          <w:rtl/>
        </w:rPr>
        <w:t>וזו הדרך המועדפת על כולם.</w:t>
      </w:r>
      <w:r w:rsidR="001C6F69">
        <w:t xml:space="preserve"> </w:t>
      </w:r>
      <w:r w:rsidR="001C6F69">
        <w:rPr>
          <w:rFonts w:hint="cs"/>
          <w:rtl/>
        </w:rPr>
        <w:t xml:space="preserve"> </w:t>
      </w:r>
    </w:p>
    <w:p w:rsidR="00F506EE" w:rsidRDefault="00F506EE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327103EA" wp14:editId="34AFF077">
            <wp:extent cx="3372307" cy="7058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259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EE" w:rsidRDefault="00F506EE" w:rsidP="006C6539">
      <w:pPr>
        <w:rPr>
          <w:rtl/>
        </w:rPr>
      </w:pPr>
      <w:r>
        <w:rPr>
          <w:rFonts w:hint="cs"/>
          <w:rtl/>
        </w:rPr>
        <w:t xml:space="preserve">לא ניתן להעתיק אבל ניתן להעביר בעלות. לאחר ה </w:t>
      </w:r>
      <w:r>
        <w:t>move</w:t>
      </w:r>
      <w:r>
        <w:rPr>
          <w:rFonts w:hint="cs"/>
          <w:rtl/>
        </w:rPr>
        <w:t xml:space="preserve">, המשתנה </w:t>
      </w:r>
      <w:r>
        <w:t>hen</w:t>
      </w:r>
      <w:r>
        <w:rPr>
          <w:rFonts w:hint="cs"/>
          <w:rtl/>
        </w:rPr>
        <w:t xml:space="preserve"> לא יצביע יותר על המשאב אליו הוא הוקצה.</w:t>
      </w:r>
    </w:p>
    <w:p w:rsidR="00F506EE" w:rsidRDefault="00F506EE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13C11DCD" wp14:editId="72A0F240">
            <wp:extent cx="3653224" cy="282102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612" cy="2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B" w:rsidRDefault="005337AE" w:rsidP="006C6539">
      <w:pPr>
        <w:rPr>
          <w:rtl/>
        </w:rPr>
      </w:pPr>
      <w:r>
        <w:rPr>
          <w:rFonts w:hint="cs"/>
          <w:rtl/>
        </w:rPr>
        <w:t xml:space="preserve">פירוש שאלה זו: </w:t>
      </w:r>
      <w:r w:rsidR="00F306FB" w:rsidRPr="00F306FB">
        <w:rPr>
          <w:rFonts w:hint="eastAsia"/>
          <w:rtl/>
        </w:rPr>
        <w:t>האם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ל</w:t>
      </w:r>
      <w:r w:rsidR="00F306FB" w:rsidRPr="00F306FB">
        <w:t>hen</w:t>
      </w:r>
      <w:r w:rsidR="00F306FB" w:rsidRPr="00F306FB">
        <w:rPr>
          <w:rtl/>
        </w:rPr>
        <w:t xml:space="preserve">  </w:t>
      </w:r>
      <w:r w:rsidR="00F306FB" w:rsidRPr="00F306FB">
        <w:rPr>
          <w:rFonts w:hint="eastAsia"/>
          <w:rtl/>
        </w:rPr>
        <w:t>יש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בעלות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על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משאב</w:t>
      </w:r>
      <w:r w:rsidR="00F306FB" w:rsidRPr="00F306FB">
        <w:rPr>
          <w:rtl/>
        </w:rPr>
        <w:t>?</w:t>
      </w:r>
    </w:p>
    <w:p w:rsidR="00F506EE" w:rsidRDefault="001D57FF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244354CA" wp14:editId="46189895">
            <wp:extent cx="3372269" cy="136281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4603" cy="13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F0" w:rsidRDefault="00510AF0" w:rsidP="006C6539">
      <w:pPr>
        <w:bidi w:val="0"/>
      </w:pPr>
      <w:r w:rsidRPr="00510AF0">
        <w:rPr>
          <w:b/>
          <w:bCs/>
        </w:rPr>
        <w:t>*hen</w:t>
      </w:r>
      <w:r>
        <w:t xml:space="preserve"> refers to the object itself, and hence copy=*hen is copy constructed.</w:t>
      </w:r>
    </w:p>
    <w:p w:rsidR="00510AF0" w:rsidRDefault="00510AF0" w:rsidP="006C6539">
      <w:pPr>
        <w:bidi w:val="0"/>
      </w:pPr>
      <w:r w:rsidRPr="00510AF0">
        <w:rPr>
          <w:b/>
          <w:bCs/>
        </w:rPr>
        <w:t>hen.get()</w:t>
      </w:r>
      <w:r>
        <w:t xml:space="preserve"> returns pointer to the object itself. </w:t>
      </w:r>
      <w:r w:rsidR="001C6F69">
        <w:t>This</w:t>
      </w:r>
      <w:r>
        <w:t xml:space="preserve"> breaks the uniqness!</w:t>
      </w:r>
    </w:p>
    <w:p w:rsidR="00510AF0" w:rsidRDefault="00510AF0" w:rsidP="006C6539">
      <w:pPr>
        <w:bidi w:val="0"/>
      </w:pPr>
    </w:p>
    <w:p w:rsidR="00227CFA" w:rsidRPr="00510AF0" w:rsidRDefault="001D57FF" w:rsidP="006C6539">
      <w:pPr>
        <w:rPr>
          <w:noProof/>
          <w:rtl/>
        </w:rPr>
      </w:pPr>
      <w:r w:rsidRPr="00510AF0">
        <w:rPr>
          <w:rFonts w:hint="cs"/>
          <w:rtl/>
        </w:rPr>
        <w:t xml:space="preserve">כל הפעולות הנ"ל הן חוקיות ואינן סותרות את עצם זה ש </w:t>
      </w:r>
      <w:r w:rsidRPr="00510AF0">
        <w:t>hen</w:t>
      </w:r>
      <w:r w:rsidRPr="00510AF0">
        <w:rPr>
          <w:rFonts w:hint="cs"/>
          <w:rtl/>
        </w:rPr>
        <w:t xml:space="preserve"> הוא הבעלים היחידי</w:t>
      </w:r>
      <w:r w:rsidR="00227CFA" w:rsidRPr="00510AF0">
        <w:rPr>
          <w:rFonts w:hint="cs"/>
          <w:rtl/>
        </w:rPr>
        <w:t xml:space="preserve">. </w:t>
      </w:r>
      <w:r w:rsidR="009F3911" w:rsidRPr="00510AF0">
        <w:rPr>
          <w:rFonts w:hint="cs"/>
          <w:rtl/>
        </w:rPr>
        <w:t>הן פשוט מאפשרות גישה ישירה לאובייקט.</w:t>
      </w:r>
    </w:p>
    <w:p w:rsidR="00227CFA" w:rsidRDefault="00227CFA" w:rsidP="006C6539">
      <w:pPr>
        <w:bidi w:val="0"/>
        <w:rPr>
          <w:noProof/>
          <w:rtl/>
        </w:rPr>
      </w:pPr>
      <w:r>
        <w:rPr>
          <w:rFonts w:hint="cs"/>
          <w:noProof/>
          <w:rtl/>
        </w:rPr>
        <w:drawing>
          <wp:inline distT="0" distB="0" distL="0" distR="0" wp14:anchorId="7BF3B2E0" wp14:editId="4F223D00">
            <wp:extent cx="2327934" cy="286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7488" cy="2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A" w:rsidRPr="00227CFA" w:rsidRDefault="009F3911" w:rsidP="006C6539">
      <w:pPr>
        <w:rPr>
          <w:rtl/>
        </w:rPr>
      </w:pPr>
      <w:r>
        <w:rPr>
          <w:rFonts w:hint="cs"/>
          <w:rtl/>
        </w:rPr>
        <w:t xml:space="preserve">שחרור בעלות וקבלת מצביע לאובייקט. </w:t>
      </w:r>
      <w:r w:rsidR="00227CFA">
        <w:rPr>
          <w:rFonts w:hint="cs"/>
          <w:rtl/>
        </w:rPr>
        <w:t xml:space="preserve">השחרור לא אומר שה </w:t>
      </w:r>
      <w:r w:rsidR="00227CFA">
        <w:t>d-tor</w:t>
      </w:r>
      <w:r w:rsidR="00227CFA">
        <w:rPr>
          <w:rFonts w:hint="cs"/>
          <w:rtl/>
        </w:rPr>
        <w:t xml:space="preserve"> של האובייקט עצמו</w:t>
      </w:r>
      <w:r w:rsidR="00227CFA">
        <w:t xml:space="preserve"> </w:t>
      </w:r>
      <w:r w:rsidR="00227CFA">
        <w:rPr>
          <w:rFonts w:hint="cs"/>
          <w:rtl/>
        </w:rPr>
        <w:t xml:space="preserve"> יקרא. זה רק אומר שהאובייקט כבר לא בבעלות של ה </w:t>
      </w:r>
      <w:r w:rsidR="00227CFA">
        <w:t>uniqe_ptr</w:t>
      </w:r>
    </w:p>
    <w:p w:rsidR="00227CFA" w:rsidRDefault="00227CFA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696CD46" wp14:editId="224DDAB0">
            <wp:extent cx="1095091" cy="24471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96706" cy="2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B" w:rsidRDefault="004501BB" w:rsidP="006C6539">
      <w:pPr>
        <w:rPr>
          <w:rtl/>
        </w:rPr>
      </w:pPr>
      <w:r>
        <w:rPr>
          <w:rFonts w:hint="cs"/>
          <w:rtl/>
        </w:rPr>
        <w:t xml:space="preserve">לעומת זאת </w:t>
      </w:r>
      <w:r>
        <w:t xml:space="preserve">reset </w:t>
      </w:r>
      <w:r>
        <w:rPr>
          <w:rFonts w:hint="cs"/>
          <w:rtl/>
        </w:rPr>
        <w:t xml:space="preserve"> כן מוחק את האובייקט.</w:t>
      </w:r>
    </w:p>
    <w:p w:rsidR="001D57FF" w:rsidRDefault="00227CFA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7BB6C121" wp14:editId="2D1C0A52">
            <wp:extent cx="1295124" cy="2713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1588" cy="2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A" w:rsidRDefault="004501BB" w:rsidP="006C6539">
      <w:r>
        <w:rPr>
          <w:rFonts w:hint="cs"/>
          <w:rtl/>
        </w:rPr>
        <w:t>ואפשר באותה פעולה למחוק את הקודם ולהגדיר חדש. (</w:t>
      </w:r>
      <w:r w:rsidR="00F306FB">
        <w:rPr>
          <w:rFonts w:hint="cs"/>
          <w:rtl/>
        </w:rPr>
        <w:t xml:space="preserve">במקרה זה, </w:t>
      </w:r>
      <w:r>
        <w:rPr>
          <w:rFonts w:hint="cs"/>
          <w:rtl/>
        </w:rPr>
        <w:t xml:space="preserve">הפעולה פשוט </w:t>
      </w:r>
      <w:r w:rsidR="00227CFA">
        <w:rPr>
          <w:rFonts w:hint="cs"/>
          <w:rtl/>
        </w:rPr>
        <w:t>מחזיר</w:t>
      </w:r>
      <w:r>
        <w:rPr>
          <w:rFonts w:hint="cs"/>
          <w:rtl/>
        </w:rPr>
        <w:t>ה</w:t>
      </w:r>
      <w:r w:rsidR="00227CFA">
        <w:rPr>
          <w:rFonts w:hint="cs"/>
          <w:rtl/>
        </w:rPr>
        <w:t xml:space="preserve"> חזרה את הבעלות.</w:t>
      </w:r>
      <w:r>
        <w:rPr>
          <w:rFonts w:hint="cs"/>
          <w:rtl/>
        </w:rPr>
        <w:t>)</w:t>
      </w:r>
    </w:p>
    <w:p w:rsidR="006A3F97" w:rsidRPr="006A3F97" w:rsidRDefault="006A3F97" w:rsidP="006C6539">
      <w:pPr>
        <w:pStyle w:val="Heading3"/>
      </w:pPr>
      <w:bookmarkStart w:id="48" w:name="_Toc6234219"/>
      <w:r>
        <w:lastRenderedPageBreak/>
        <w:t>passing unique_ptr as formal argument</w:t>
      </w:r>
      <w:bookmarkEnd w:id="48"/>
    </w:p>
    <w:p w:rsidR="00DA71FE" w:rsidRDefault="00DA71FE" w:rsidP="006C6539">
      <w:r>
        <w:rPr>
          <w:rFonts w:hint="cs"/>
          <w:rtl/>
        </w:rPr>
        <w:t xml:space="preserve">כאשר מעבירים </w:t>
      </w:r>
      <w:r>
        <w:t>unique_ptr</w:t>
      </w:r>
      <w:r>
        <w:rPr>
          <w:rFonts w:hint="cs"/>
          <w:rtl/>
        </w:rPr>
        <w:t xml:space="preserve"> אל פונקציה, יש להשתמש באופרטור </w:t>
      </w:r>
      <w:r>
        <w:t>move</w:t>
      </w:r>
      <w:r>
        <w:rPr>
          <w:rFonts w:hint="cs"/>
          <w:rtl/>
        </w:rPr>
        <w:t xml:space="preserve"> שהרי לא ניתן לשכפל </w:t>
      </w:r>
      <w:r>
        <w:t>unique_ptr</w:t>
      </w:r>
    </w:p>
    <w:p w:rsidR="00EA5636" w:rsidRDefault="00EA5636" w:rsidP="006C6539">
      <w:pPr>
        <w:rPr>
          <w:rtl/>
        </w:rPr>
      </w:pPr>
      <w:r>
        <w:rPr>
          <w:rFonts w:hint="cs"/>
          <w:rtl/>
        </w:rPr>
        <w:t xml:space="preserve">שים לב שאחרי שהוא עבר, הוא כבר לא חוקי בפונקציה הקוראת, ואם רוצים אותו בחזרה הפונקציה הנקראת צריכה להשתמש שוב ב </w:t>
      </w:r>
      <w:r>
        <w:t>move</w:t>
      </w:r>
      <w:r>
        <w:rPr>
          <w:rFonts w:hint="cs"/>
          <w:rtl/>
        </w:rPr>
        <w:t>.</w:t>
      </w:r>
    </w:p>
    <w:p w:rsidR="00EA5636" w:rsidRPr="00EA5636" w:rsidRDefault="00EA5636" w:rsidP="006C6539">
      <w:pPr>
        <w:bidi w:val="0"/>
      </w:pPr>
      <w:r w:rsidRPr="00EA5636">
        <w:t>unique_ptr&lt;int&gt; WorkOnRes(unique_ptr&lt;int&gt; r) {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  // </w:t>
      </w:r>
      <w:r w:rsidRPr="00EA5636">
        <w:t>work on r</w:t>
      </w:r>
      <w:r w:rsidRPr="00EA5636">
        <w:rPr>
          <w:rtl/>
        </w:rPr>
        <w:t>...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return move(r);</w:t>
      </w:r>
    </w:p>
    <w:p w:rsidR="00EA5636" w:rsidRPr="00EA5636" w:rsidRDefault="00EA5636" w:rsidP="006C6539">
      <w:pPr>
        <w:bidi w:val="0"/>
      </w:pPr>
      <w:r w:rsidRPr="00EA5636">
        <w:t>}</w:t>
      </w:r>
    </w:p>
    <w:p w:rsidR="00EA5636" w:rsidRPr="00EA5636" w:rsidRDefault="00EA5636" w:rsidP="006C6539">
      <w:pPr>
        <w:bidi w:val="0"/>
      </w:pPr>
    </w:p>
    <w:p w:rsidR="00EA5636" w:rsidRPr="00EA5636" w:rsidRDefault="00EA5636" w:rsidP="006C6539">
      <w:pPr>
        <w:bidi w:val="0"/>
      </w:pPr>
      <w:r w:rsidRPr="00EA5636">
        <w:t>int main</w:t>
      </w:r>
      <w:r w:rsidRPr="00EA5636">
        <w:rPr>
          <w:rtl/>
        </w:rPr>
        <w:t>()</w:t>
      </w:r>
    </w:p>
    <w:p w:rsidR="00EA5636" w:rsidRPr="00EA5636" w:rsidRDefault="00EA5636" w:rsidP="006C6539">
      <w:pPr>
        <w:bidi w:val="0"/>
      </w:pPr>
      <w:r w:rsidRPr="00EA5636">
        <w:t>{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auto r = unique_ptr&lt;int&gt;(new int {10});</w:t>
      </w:r>
    </w:p>
    <w:p w:rsidR="006A3F97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unique_ptr&lt;int&gt; r2 = WorkOnRes( move(r));</w:t>
      </w:r>
    </w:p>
    <w:p w:rsidR="00EA5636" w:rsidRDefault="00EA5636" w:rsidP="006C6539">
      <w:pPr>
        <w:bidi w:val="0"/>
        <w:rPr>
          <w:rtl/>
        </w:rPr>
      </w:pPr>
      <w:r w:rsidRPr="00EA5636">
        <w:t>}</w:t>
      </w:r>
    </w:p>
    <w:p w:rsidR="00EA5636" w:rsidRDefault="00EA5636" w:rsidP="006C6539">
      <w:r>
        <w:rPr>
          <w:rFonts w:hint="cs"/>
          <w:rtl/>
        </w:rPr>
        <w:t xml:space="preserve">דרך פשוטה יותר היא להשתמש ב </w:t>
      </w:r>
      <w:r>
        <w:t>const l-value ref</w:t>
      </w:r>
    </w:p>
    <w:p w:rsidR="00EA5636" w:rsidRPr="00EA5636" w:rsidRDefault="00EA5636" w:rsidP="006C6539">
      <w:pPr>
        <w:bidi w:val="0"/>
      </w:pPr>
      <w:r w:rsidRPr="00EA5636">
        <w:t>WorkOnRes(unique_ptr&lt;int&gt;</w:t>
      </w:r>
      <w:r>
        <w:t xml:space="preserve"> &amp;</w:t>
      </w:r>
      <w:r w:rsidRPr="00EA5636">
        <w:t xml:space="preserve"> r) {</w:t>
      </w:r>
    </w:p>
    <w:p w:rsidR="001B6E76" w:rsidRDefault="001B6E76" w:rsidP="006C6539">
      <w:pPr>
        <w:pStyle w:val="Heading2"/>
        <w:bidi w:val="0"/>
      </w:pPr>
      <w:bookmarkStart w:id="49" w:name="_Toc6234220"/>
      <w:r>
        <w:t>shared_ptr</w:t>
      </w:r>
      <w:bookmarkEnd w:id="49"/>
    </w:p>
    <w:p w:rsidR="001B6E76" w:rsidRDefault="001B6E76" w:rsidP="006C6539">
      <w:pPr>
        <w:bidi w:val="0"/>
      </w:pPr>
      <w:r w:rsidRPr="001B6E76">
        <w:t>Modern C++ Libraries, Smart Pointers : shared_ptr</w:t>
      </w:r>
    </w:p>
    <w:p w:rsidR="001B6E76" w:rsidRDefault="001B6E76" w:rsidP="006C6539">
      <w:pPr>
        <w:rPr>
          <w:rtl/>
        </w:rPr>
      </w:pPr>
      <w:r>
        <w:rPr>
          <w:rFonts w:hint="cs"/>
          <w:rtl/>
        </w:rPr>
        <w:t xml:space="preserve">בניגוד ל </w:t>
      </w:r>
      <w:r>
        <w:t>COM</w:t>
      </w:r>
      <w:r>
        <w:rPr>
          <w:rFonts w:hint="cs"/>
          <w:rtl/>
        </w:rPr>
        <w:t xml:space="preserve">, כאן האובייקט אינו מודע לכך שהוא תחת </w:t>
      </w:r>
      <w:r>
        <w:t>ref counting</w:t>
      </w:r>
      <w:r>
        <w:rPr>
          <w:rFonts w:hint="cs"/>
          <w:rtl/>
        </w:rPr>
        <w:t xml:space="preserve">. קוראים לזה </w:t>
      </w:r>
      <w:r>
        <w:t>non-invasive ref count</w:t>
      </w:r>
      <w:r>
        <w:rPr>
          <w:rFonts w:hint="cs"/>
          <w:rtl/>
        </w:rPr>
        <w:t xml:space="preserve"> כלומר לא פולשני.</w:t>
      </w:r>
      <w:r w:rsidR="002C7C0D">
        <w:rPr>
          <w:rFonts w:hint="cs"/>
          <w:rtl/>
        </w:rPr>
        <w:t xml:space="preserve"> בעוד שב </w:t>
      </w:r>
      <w:r w:rsidR="002C7C0D">
        <w:t>COM</w:t>
      </w:r>
      <w:r w:rsidR="002C7C0D">
        <w:rPr>
          <w:rFonts w:hint="cs"/>
          <w:rtl/>
        </w:rPr>
        <w:t xml:space="preserve"> המונח הוא </w:t>
      </w:r>
      <w:r w:rsidR="002C7C0D">
        <w:t>intrusive</w:t>
      </w:r>
      <w:r w:rsidR="002C7C0D">
        <w:rPr>
          <w:rFonts w:hint="cs"/>
          <w:rtl/>
        </w:rPr>
        <w:t xml:space="preserve">. המשמעות היא שצריך להקצות אובייקט מיוחד שחי מחוץ לאובייקט העבודה עבור מניית התיחסויות. ועל כן </w:t>
      </w:r>
      <w:r w:rsidR="001A7E09">
        <w:rPr>
          <w:rFonts w:hint="cs"/>
          <w:rtl/>
        </w:rPr>
        <w:t>צריך</w:t>
      </w:r>
      <w:r w:rsidR="002C7C0D">
        <w:rPr>
          <w:rFonts w:hint="cs"/>
          <w:rtl/>
        </w:rPr>
        <w:t xml:space="preserve"> להשתמש ב </w:t>
      </w:r>
      <w:r w:rsidR="002C7C0D">
        <w:t>make_shared</w:t>
      </w:r>
      <w:r w:rsidR="002C7C0D">
        <w:rPr>
          <w:rFonts w:hint="cs"/>
          <w:rtl/>
        </w:rPr>
        <w:t>.</w:t>
      </w:r>
    </w:p>
    <w:p w:rsidR="001B6E76" w:rsidRDefault="001B6E76" w:rsidP="006C6539">
      <w:pPr>
        <w:rPr>
          <w:rtl/>
        </w:rPr>
      </w:pPr>
      <w:r>
        <w:rPr>
          <w:rFonts w:hint="cs"/>
          <w:rtl/>
        </w:rPr>
        <w:t xml:space="preserve">יש ל </w:t>
      </w:r>
      <w:r>
        <w:t>shared_ptr</w:t>
      </w:r>
      <w:r>
        <w:rPr>
          <w:rFonts w:hint="cs"/>
          <w:rtl/>
        </w:rPr>
        <w:t xml:space="preserve"> </w:t>
      </w:r>
      <w:r>
        <w:t>move-ctor</w:t>
      </w:r>
      <w:r>
        <w:rPr>
          <w:rFonts w:hint="cs"/>
          <w:rtl/>
        </w:rPr>
        <w:t xml:space="preserve">, וזה כמובן נותן יעילות במקום שהגדלת ה </w:t>
      </w:r>
      <w:r>
        <w:t xml:space="preserve">ref-count </w:t>
      </w:r>
      <w:r>
        <w:rPr>
          <w:rFonts w:hint="cs"/>
          <w:rtl/>
        </w:rPr>
        <w:t xml:space="preserve"> היא זמנית ואין בה צורך אמיתי. אמנם אם יש קונטיינר שלא מספק התיחסות ל </w:t>
      </w:r>
      <w:r>
        <w:t>move-ctor</w:t>
      </w:r>
      <w:r>
        <w:rPr>
          <w:rFonts w:hint="cs"/>
          <w:rtl/>
        </w:rPr>
        <w:t xml:space="preserve"> אז אין אפשרות אחרת אלא להשתמש ב </w:t>
      </w:r>
      <w:r>
        <w:t>copy-ctor</w:t>
      </w:r>
      <w:r>
        <w:rPr>
          <w:rFonts w:hint="cs"/>
          <w:rtl/>
        </w:rPr>
        <w:t xml:space="preserve"> (אגב, קונטיינר כזה לא יצלח לשימוש עם </w:t>
      </w:r>
      <w:r>
        <w:t>unique_ptr</w:t>
      </w:r>
      <w:r>
        <w:rPr>
          <w:rFonts w:hint="cs"/>
          <w:rtl/>
        </w:rPr>
        <w:t xml:space="preserve"> ורק </w:t>
      </w:r>
      <w:r>
        <w:t xml:space="preserve">shared </w:t>
      </w:r>
      <w:r>
        <w:rPr>
          <w:rFonts w:hint="cs"/>
          <w:rtl/>
        </w:rPr>
        <w:t xml:space="preserve"> יתאים)</w:t>
      </w:r>
    </w:p>
    <w:p w:rsidR="002C7C0D" w:rsidRDefault="002C7C0D" w:rsidP="006C6539">
      <w:pPr>
        <w:bidi w:val="0"/>
      </w:pPr>
      <w:r>
        <w:t>auto sp = shared_ptr&lt;int&gt;{}; // null pointer. doesn’t has an object</w:t>
      </w:r>
    </w:p>
    <w:p w:rsidR="002C7C0D" w:rsidRDefault="002C7C0D" w:rsidP="006C6539">
      <w:pPr>
        <w:bidi w:val="0"/>
      </w:pPr>
      <w:r>
        <w:t>sp. reset(new int {123}); // ok, sp now has meaning</w:t>
      </w:r>
    </w:p>
    <w:p w:rsidR="002C7C0D" w:rsidRDefault="00BA6212" w:rsidP="006C6539">
      <w:pPr>
        <w:bidi w:val="0"/>
      </w:pPr>
      <w:r>
        <w:t>auto sp = shared_ptr&lt;int&gt;{new int(10)}; // another way to init.</w:t>
      </w:r>
    </w:p>
    <w:p w:rsidR="00BA6212" w:rsidRDefault="00BA6212" w:rsidP="006C6539">
      <w:pPr>
        <w:bidi w:val="0"/>
      </w:pPr>
      <w:r>
        <w:t xml:space="preserve">auto sp = make_shared&lt;int&gt;{new int(10)}; // preferred way to init/ </w:t>
      </w:r>
    </w:p>
    <w:p w:rsidR="00BA6212" w:rsidRDefault="00BA6212" w:rsidP="006C6539">
      <w:pPr>
        <w:bidi w:val="0"/>
      </w:pPr>
      <w:r>
        <w:t>auto sp = make_shared&lt;int&gt;(10); // short way</w:t>
      </w:r>
    </w:p>
    <w:p w:rsidR="00BA6212" w:rsidRDefault="00BA6212" w:rsidP="006C6539">
      <w:pPr>
        <w:bidi w:val="0"/>
      </w:pPr>
      <w:r>
        <w:t>sp.use_count();</w:t>
      </w:r>
    </w:p>
    <w:p w:rsidR="00BA6212" w:rsidRDefault="00BA6212" w:rsidP="006C6539">
      <w:pPr>
        <w:bidi w:val="0"/>
      </w:pPr>
      <w:r>
        <w:t>assert(sp); // use boolean operator</w:t>
      </w:r>
    </w:p>
    <w:p w:rsidR="00193C61" w:rsidRDefault="00193C61" w:rsidP="006C6539">
      <w:pPr>
        <w:pStyle w:val="Heading2"/>
      </w:pPr>
      <w:bookmarkStart w:id="50" w:name="_Toc6234221"/>
      <w:r>
        <w:t xml:space="preserve">Heap </w:t>
      </w:r>
      <w:r w:rsidR="009B687C">
        <w:t>Corruptions:</w:t>
      </w:r>
      <w:r>
        <w:t xml:space="preserve"> Heap Segments</w:t>
      </w:r>
      <w:bookmarkEnd w:id="50"/>
    </w:p>
    <w:p w:rsidR="00193C61" w:rsidRPr="00193C61" w:rsidRDefault="00193C61" w:rsidP="006C6539">
      <w:pPr>
        <w:bidi w:val="0"/>
      </w:pPr>
      <w:r>
        <w:t xml:space="preserve">Ref: </w:t>
      </w:r>
      <w:r w:rsidRPr="00193C61">
        <w:t>Advanced Windows Debugging - Part 1</w:t>
      </w:r>
    </w:p>
    <w:p w:rsidR="00193C61" w:rsidRDefault="00193C61" w:rsidP="006C6539">
      <w:r>
        <w:t>heap block</w:t>
      </w:r>
    </w:p>
    <w:p w:rsidR="00193C61" w:rsidRDefault="00193C61" w:rsidP="006C6539">
      <w:r>
        <w:t>heap_segment struct</w:t>
      </w:r>
    </w:p>
    <w:p w:rsidR="00193C61" w:rsidRDefault="00193C61" w:rsidP="006C6539">
      <w:r>
        <w:t>dt command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סגמנטים</w:t>
      </w:r>
      <w:r>
        <w:rPr>
          <w:rtl/>
        </w:rPr>
        <w:t xml:space="preserve"> </w:t>
      </w:r>
      <w:r>
        <w:rPr>
          <w:rFonts w:hint="eastAsia"/>
          <w:rtl/>
        </w:rPr>
        <w:t>מכילים</w:t>
      </w:r>
      <w:r>
        <w:rPr>
          <w:rtl/>
        </w:rPr>
        <w:t xml:space="preserve"> </w:t>
      </w:r>
      <w:r>
        <w:t>heap blcoks</w:t>
      </w:r>
      <w:r>
        <w:rPr>
          <w:rtl/>
        </w:rPr>
        <w:t xml:space="preserve"> </w:t>
      </w:r>
      <w:r>
        <w:rPr>
          <w:rFonts w:hint="eastAsia"/>
          <w:rtl/>
        </w:rPr>
        <w:t>באשר</w:t>
      </w:r>
      <w:r>
        <w:rPr>
          <w:rtl/>
        </w:rPr>
        <w:t xml:space="preserve"> </w:t>
      </w:r>
      <w:r>
        <w:rPr>
          <w:rFonts w:hint="eastAsia"/>
          <w:rtl/>
        </w:rPr>
        <w:t>אותם</w:t>
      </w:r>
      <w:r>
        <w:rPr>
          <w:rtl/>
        </w:rPr>
        <w:t xml:space="preserve">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הם</w:t>
      </w:r>
      <w:r>
        <w:rPr>
          <w:rtl/>
        </w:rPr>
        <w:t xml:space="preserve"> </w:t>
      </w:r>
      <w:r>
        <w:rPr>
          <w:rFonts w:hint="eastAsia"/>
          <w:rtl/>
        </w:rPr>
        <w:t>המוחזרים</w:t>
      </w:r>
      <w:r>
        <w:rPr>
          <w:rtl/>
        </w:rPr>
        <w:t xml:space="preserve"> </w:t>
      </w:r>
      <w:r>
        <w:rPr>
          <w:rFonts w:hint="eastAsia"/>
          <w:rtl/>
        </w:rPr>
        <w:t>למתכנת</w:t>
      </w:r>
      <w:r>
        <w:rPr>
          <w:rtl/>
        </w:rPr>
        <w:t xml:space="preserve"> </w:t>
      </w:r>
      <w:r>
        <w:rPr>
          <w:rFonts w:hint="eastAsia"/>
          <w:rtl/>
        </w:rPr>
        <w:t>לפי</w:t>
      </w:r>
      <w:r>
        <w:rPr>
          <w:rtl/>
        </w:rPr>
        <w:t xml:space="preserve"> </w:t>
      </w:r>
      <w:r>
        <w:rPr>
          <w:rFonts w:hint="eastAsia"/>
          <w:rtl/>
        </w:rPr>
        <w:t>בקשתו</w:t>
      </w:r>
      <w:r>
        <w:rPr>
          <w:rtl/>
        </w:rPr>
        <w:t xml:space="preserve">.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אלה</w:t>
      </w:r>
      <w:r>
        <w:rPr>
          <w:rtl/>
        </w:rPr>
        <w:t xml:space="preserve"> </w:t>
      </w:r>
      <w:r>
        <w:rPr>
          <w:rFonts w:hint="eastAsia"/>
          <w:rtl/>
        </w:rPr>
        <w:t>מרופדים</w:t>
      </w:r>
      <w:r>
        <w:rPr>
          <w:rtl/>
        </w:rPr>
        <w:t xml:space="preserve"> </w:t>
      </w:r>
      <w:r>
        <w:rPr>
          <w:rFonts w:hint="eastAsia"/>
          <w:rtl/>
        </w:rPr>
        <w:t>בתחילה</w:t>
      </w:r>
      <w:r>
        <w:rPr>
          <w:rtl/>
        </w:rPr>
        <w:t xml:space="preserve"> </w:t>
      </w:r>
      <w:r>
        <w:rPr>
          <w:rFonts w:hint="eastAsia"/>
          <w:rtl/>
        </w:rPr>
        <w:t>ובסוף</w:t>
      </w:r>
      <w:r>
        <w:rPr>
          <w:rtl/>
        </w:rPr>
        <w:t xml:space="preserve">, </w:t>
      </w:r>
      <w:r>
        <w:rPr>
          <w:rFonts w:hint="eastAsia"/>
          <w:rtl/>
        </w:rPr>
        <w:t>ריפודים</w:t>
      </w:r>
      <w:r>
        <w:rPr>
          <w:rtl/>
        </w:rPr>
        <w:t xml:space="preserve"> </w:t>
      </w:r>
      <w:r>
        <w:rPr>
          <w:rFonts w:hint="eastAsia"/>
          <w:rtl/>
        </w:rPr>
        <w:t>אלה</w:t>
      </w:r>
      <w:r>
        <w:rPr>
          <w:rtl/>
        </w:rPr>
        <w:t xml:space="preserve"> </w:t>
      </w:r>
      <w:r>
        <w:rPr>
          <w:rFonts w:hint="eastAsia"/>
          <w:rtl/>
        </w:rPr>
        <w:t>עוזרים</w:t>
      </w:r>
      <w:r>
        <w:rPr>
          <w:rtl/>
        </w:rPr>
        <w:t xml:space="preserve"> </w:t>
      </w:r>
      <w:r>
        <w:rPr>
          <w:rFonts w:hint="eastAsia"/>
          <w:rtl/>
        </w:rPr>
        <w:t>למנהל</w:t>
      </w:r>
      <w:r>
        <w:rPr>
          <w:rtl/>
        </w:rPr>
        <w:t xml:space="preserve">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ה</w:t>
      </w:r>
      <w:r>
        <w:rPr>
          <w:rtl/>
        </w:rPr>
        <w:t xml:space="preserve"> </w:t>
      </w:r>
      <w:r>
        <w:t>heap</w:t>
      </w:r>
      <w:r>
        <w:rPr>
          <w:rtl/>
        </w:rPr>
        <w:t xml:space="preserve"> </w:t>
      </w:r>
      <w:r>
        <w:rPr>
          <w:rFonts w:hint="eastAsia"/>
          <w:rtl/>
        </w:rPr>
        <w:t>בניהול</w:t>
      </w:r>
      <w:r>
        <w:rPr>
          <w:rtl/>
        </w:rPr>
        <w:t xml:space="preserve"> </w:t>
      </w:r>
      <w:r>
        <w:rPr>
          <w:rFonts w:hint="eastAsia"/>
          <w:rtl/>
        </w:rPr>
        <w:t>הבלוקים</w:t>
      </w:r>
      <w:r>
        <w:rPr>
          <w:rtl/>
        </w:rPr>
        <w:t xml:space="preserve"> </w:t>
      </w:r>
      <w:r>
        <w:rPr>
          <w:rFonts w:hint="eastAsia"/>
          <w:rtl/>
        </w:rPr>
        <w:t>ובגילוי</w:t>
      </w:r>
      <w:r>
        <w:rPr>
          <w:rtl/>
        </w:rPr>
        <w:t xml:space="preserve"> </w:t>
      </w:r>
      <w:r>
        <w:rPr>
          <w:rFonts w:hint="eastAsia"/>
          <w:rtl/>
        </w:rPr>
        <w:t>גלישה</w:t>
      </w:r>
      <w:r>
        <w:rPr>
          <w:rtl/>
        </w:rPr>
        <w:t xml:space="preserve"> </w:t>
      </w:r>
      <w:r>
        <w:rPr>
          <w:rFonts w:hint="eastAsia"/>
          <w:rtl/>
        </w:rPr>
        <w:t>מתחום</w:t>
      </w:r>
      <w:r>
        <w:rPr>
          <w:rtl/>
        </w:rPr>
        <w:t xml:space="preserve"> </w:t>
      </w:r>
      <w:r>
        <w:rPr>
          <w:rFonts w:hint="eastAsia"/>
          <w:rtl/>
        </w:rPr>
        <w:t>הבלוק</w:t>
      </w:r>
      <w:r>
        <w:rPr>
          <w:rtl/>
        </w:rPr>
        <w:t>.</w:t>
      </w:r>
    </w:p>
    <w:p w:rsidR="00193C61" w:rsidRDefault="00193C61" w:rsidP="006C6539">
      <w:r>
        <w:t>Low Fragmentation Heap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תת</w:t>
      </w:r>
      <w:r>
        <w:rPr>
          <w:rtl/>
        </w:rPr>
        <w:t xml:space="preserve"> </w:t>
      </w:r>
      <w:r>
        <w:rPr>
          <w:rFonts w:hint="eastAsia"/>
          <w:rtl/>
        </w:rPr>
        <w:t>סגמנטים</w:t>
      </w:r>
      <w:r>
        <w:rPr>
          <w:rtl/>
        </w:rPr>
        <w:t xml:space="preserve"> </w:t>
      </w:r>
      <w:r>
        <w:rPr>
          <w:rFonts w:hint="eastAsia"/>
          <w:rtl/>
        </w:rPr>
        <w:t>כאשר</w:t>
      </w:r>
      <w:r>
        <w:rPr>
          <w:rtl/>
        </w:rPr>
        <w:t xml:space="preserve"> </w:t>
      </w:r>
      <w:r>
        <w:rPr>
          <w:rFonts w:hint="eastAsia"/>
          <w:rtl/>
        </w:rPr>
        <w:t>בכל</w:t>
      </w:r>
      <w:r>
        <w:rPr>
          <w:rtl/>
        </w:rPr>
        <w:t xml:space="preserve"> </w:t>
      </w:r>
      <w:r>
        <w:rPr>
          <w:rFonts w:hint="eastAsia"/>
          <w:rtl/>
        </w:rPr>
        <w:t>בכל</w:t>
      </w:r>
      <w:r>
        <w:rPr>
          <w:rtl/>
        </w:rPr>
        <w:t xml:space="preserve"> </w:t>
      </w:r>
      <w:r>
        <w:rPr>
          <w:rFonts w:hint="eastAsia"/>
          <w:rtl/>
        </w:rPr>
        <w:t>תת</w:t>
      </w:r>
      <w:r>
        <w:rPr>
          <w:rtl/>
        </w:rPr>
        <w:t xml:space="preserve"> </w:t>
      </w:r>
      <w:r>
        <w:rPr>
          <w:rFonts w:hint="eastAsia"/>
          <w:rtl/>
        </w:rPr>
        <w:t>סגמנט</w:t>
      </w:r>
      <w:r>
        <w:rPr>
          <w:rtl/>
        </w:rPr>
        <w:t xml:space="preserve"> </w:t>
      </w:r>
      <w:r>
        <w:rPr>
          <w:rFonts w:hint="eastAsia"/>
          <w:rtl/>
        </w:rPr>
        <w:t>יש</w:t>
      </w:r>
      <w:r>
        <w:rPr>
          <w:rtl/>
        </w:rPr>
        <w:t xml:space="preserve">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באותו</w:t>
      </w:r>
      <w:r>
        <w:rPr>
          <w:rtl/>
        </w:rPr>
        <w:t xml:space="preserve"> </w:t>
      </w:r>
      <w:r>
        <w:rPr>
          <w:rFonts w:hint="eastAsia"/>
          <w:rtl/>
        </w:rPr>
        <w:t>גודל</w:t>
      </w:r>
      <w:r>
        <w:rPr>
          <w:rtl/>
        </w:rPr>
        <w:t xml:space="preserve">. </w:t>
      </w:r>
      <w:r>
        <w:rPr>
          <w:rFonts w:hint="eastAsia"/>
          <w:rtl/>
        </w:rPr>
        <w:t>זה</w:t>
      </w:r>
      <w:r>
        <w:rPr>
          <w:rtl/>
        </w:rPr>
        <w:t xml:space="preserve"> </w:t>
      </w:r>
      <w:r>
        <w:rPr>
          <w:rFonts w:hint="eastAsia"/>
          <w:rtl/>
        </w:rPr>
        <w:t>קצת</w:t>
      </w:r>
      <w:r>
        <w:rPr>
          <w:rtl/>
        </w:rPr>
        <w:t xml:space="preserve"> </w:t>
      </w:r>
      <w:r>
        <w:rPr>
          <w:rFonts w:hint="eastAsia"/>
          <w:rtl/>
        </w:rPr>
        <w:t>עוזר</w:t>
      </w:r>
      <w:r>
        <w:rPr>
          <w:rtl/>
        </w:rPr>
        <w:t xml:space="preserve"> </w:t>
      </w:r>
      <w:r>
        <w:rPr>
          <w:rFonts w:hint="eastAsia"/>
          <w:rtl/>
        </w:rPr>
        <w:t>למניעת</w:t>
      </w:r>
      <w:r>
        <w:rPr>
          <w:rtl/>
        </w:rPr>
        <w:t xml:space="preserve"> </w:t>
      </w:r>
      <w:r>
        <w:rPr>
          <w:rFonts w:hint="eastAsia"/>
          <w:rtl/>
        </w:rPr>
        <w:t>פרגמנטציה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  <w:r>
        <w:lastRenderedPageBreak/>
        <w:t>Application Verifier</w:t>
      </w:r>
      <w:r>
        <w:rPr>
          <w:rtl/>
        </w:rPr>
        <w:t xml:space="preserve"> 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מיקרוסופט</w:t>
      </w:r>
      <w:r>
        <w:rPr>
          <w:rtl/>
        </w:rPr>
        <w:t xml:space="preserve"> </w:t>
      </w:r>
      <w:r>
        <w:rPr>
          <w:rFonts w:hint="eastAsia"/>
          <w:rtl/>
        </w:rPr>
        <w:t>מאד</w:t>
      </w:r>
      <w:r>
        <w:rPr>
          <w:rtl/>
        </w:rPr>
        <w:t xml:space="preserve"> </w:t>
      </w:r>
      <w:r>
        <w:rPr>
          <w:rFonts w:hint="eastAsia"/>
          <w:rtl/>
        </w:rPr>
        <w:t>עוזר</w:t>
      </w:r>
      <w:r>
        <w:rPr>
          <w:rtl/>
        </w:rPr>
        <w:t xml:space="preserve"> </w:t>
      </w:r>
      <w:r>
        <w:rPr>
          <w:rFonts w:hint="eastAsia"/>
          <w:rtl/>
        </w:rPr>
        <w:t>בדיבוג</w:t>
      </w:r>
      <w:r>
        <w:rPr>
          <w:rtl/>
        </w:rPr>
        <w:t xml:space="preserve">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בעיות</w:t>
      </w:r>
      <w:r>
        <w:rPr>
          <w:rtl/>
        </w:rPr>
        <w:t xml:space="preserve"> </w:t>
      </w:r>
      <w:r>
        <w:rPr>
          <w:rFonts w:hint="eastAsia"/>
          <w:rtl/>
        </w:rPr>
        <w:t>מהסוג</w:t>
      </w:r>
      <w:r>
        <w:rPr>
          <w:rtl/>
        </w:rPr>
        <w:t xml:space="preserve"> </w:t>
      </w:r>
      <w:r>
        <w:rPr>
          <w:rFonts w:hint="eastAsia"/>
          <w:rtl/>
        </w:rPr>
        <w:t>הזה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הוא</w:t>
      </w:r>
      <w:r>
        <w:rPr>
          <w:rtl/>
        </w:rPr>
        <w:t xml:space="preserve"> </w:t>
      </w:r>
      <w:r>
        <w:rPr>
          <w:rFonts w:hint="eastAsia"/>
          <w:rtl/>
        </w:rPr>
        <w:t>מכניס</w:t>
      </w:r>
      <w:r>
        <w:rPr>
          <w:rtl/>
        </w:rPr>
        <w:t xml:space="preserve"> </w:t>
      </w:r>
      <w:r>
        <w:rPr>
          <w:rFonts w:hint="eastAsia"/>
          <w:rtl/>
        </w:rPr>
        <w:t>בתים</w:t>
      </w:r>
      <w:r>
        <w:rPr>
          <w:rtl/>
        </w:rPr>
        <w:t xml:space="preserve"> </w:t>
      </w:r>
      <w:r>
        <w:rPr>
          <w:rFonts w:hint="eastAsia"/>
          <w:rtl/>
        </w:rPr>
        <w:t>בתצורה</w:t>
      </w:r>
      <w:r>
        <w:rPr>
          <w:rtl/>
        </w:rPr>
        <w:t xml:space="preserve"> </w:t>
      </w:r>
      <w:r>
        <w:rPr>
          <w:rFonts w:hint="eastAsia"/>
          <w:rtl/>
        </w:rPr>
        <w:t>ידועה</w:t>
      </w:r>
      <w:r>
        <w:rPr>
          <w:rtl/>
        </w:rPr>
        <w:t xml:space="preserve"> </w:t>
      </w:r>
      <w:r>
        <w:rPr>
          <w:rFonts w:hint="eastAsia"/>
          <w:rtl/>
        </w:rPr>
        <w:t>לפי</w:t>
      </w:r>
      <w:r>
        <w:rPr>
          <w:rtl/>
        </w:rPr>
        <w:t xml:space="preserve"> </w:t>
      </w:r>
      <w:r>
        <w:rPr>
          <w:rFonts w:hint="eastAsia"/>
          <w:rtl/>
        </w:rPr>
        <w:t>ואחרי</w:t>
      </w:r>
      <w:r>
        <w:rPr>
          <w:rtl/>
        </w:rPr>
        <w:t xml:space="preserve"> </w:t>
      </w:r>
      <w:r>
        <w:rPr>
          <w:rFonts w:hint="eastAsia"/>
          <w:rtl/>
        </w:rPr>
        <w:t>הבלוק</w:t>
      </w:r>
      <w:r>
        <w:rPr>
          <w:rtl/>
        </w:rPr>
        <w:t xml:space="preserve"> </w:t>
      </w:r>
      <w:r>
        <w:rPr>
          <w:rFonts w:hint="eastAsia"/>
          <w:rtl/>
        </w:rPr>
        <w:t>שהוקצה</w:t>
      </w:r>
      <w:r>
        <w:rPr>
          <w:rtl/>
        </w:rPr>
        <w:t xml:space="preserve"> </w:t>
      </w:r>
      <w:r>
        <w:rPr>
          <w:rFonts w:hint="eastAsia"/>
          <w:rtl/>
        </w:rPr>
        <w:t>ועוקב</w:t>
      </w:r>
      <w:r>
        <w:rPr>
          <w:rtl/>
        </w:rPr>
        <w:t xml:space="preserve"> </w:t>
      </w:r>
      <w:r>
        <w:rPr>
          <w:rFonts w:hint="eastAsia"/>
          <w:rtl/>
        </w:rPr>
        <w:t>אחריהם</w:t>
      </w:r>
      <w:r>
        <w:rPr>
          <w:rtl/>
        </w:rPr>
        <w:t xml:space="preserve">. </w:t>
      </w:r>
      <w:r>
        <w:rPr>
          <w:rFonts w:hint="eastAsia"/>
          <w:rtl/>
        </w:rPr>
        <w:t>כאשר</w:t>
      </w:r>
      <w:r>
        <w:rPr>
          <w:rtl/>
        </w:rPr>
        <w:t xml:space="preserve"> </w:t>
      </w:r>
      <w:r>
        <w:rPr>
          <w:rFonts w:hint="eastAsia"/>
          <w:rtl/>
        </w:rPr>
        <w:t>יש</w:t>
      </w:r>
      <w:r>
        <w:rPr>
          <w:rtl/>
        </w:rPr>
        <w:t xml:space="preserve"> </w:t>
      </w:r>
      <w:r>
        <w:rPr>
          <w:rFonts w:hint="eastAsia"/>
          <w:rtl/>
        </w:rPr>
        <w:t>דריסה</w:t>
      </w:r>
      <w:r>
        <w:rPr>
          <w:rtl/>
        </w:rPr>
        <w:t xml:space="preserve"> </w:t>
      </w:r>
      <w:r>
        <w:rPr>
          <w:rFonts w:hint="eastAsia"/>
          <w:rtl/>
        </w:rPr>
        <w:t>הוא</w:t>
      </w:r>
      <w:r>
        <w:rPr>
          <w:rtl/>
        </w:rPr>
        <w:t xml:space="preserve"> </w:t>
      </w:r>
      <w:r>
        <w:rPr>
          <w:rFonts w:hint="eastAsia"/>
          <w:rtl/>
        </w:rPr>
        <w:t>גורם</w:t>
      </w:r>
      <w:r>
        <w:rPr>
          <w:rtl/>
        </w:rPr>
        <w:t xml:space="preserve"> </w:t>
      </w:r>
      <w:r>
        <w:rPr>
          <w:rFonts w:hint="eastAsia"/>
          <w:rtl/>
        </w:rPr>
        <w:t>לדיבאגר</w:t>
      </w:r>
      <w:r>
        <w:rPr>
          <w:rtl/>
        </w:rPr>
        <w:t xml:space="preserve"> </w:t>
      </w:r>
      <w:r>
        <w:rPr>
          <w:rFonts w:hint="eastAsia"/>
          <w:rtl/>
        </w:rPr>
        <w:t>לעצור</w:t>
      </w:r>
      <w:r>
        <w:rPr>
          <w:rtl/>
        </w:rPr>
        <w:t xml:space="preserve">, </w:t>
      </w:r>
      <w:r>
        <w:rPr>
          <w:rFonts w:hint="eastAsia"/>
          <w:rtl/>
        </w:rPr>
        <w:t>כך</w:t>
      </w:r>
      <w:r>
        <w:rPr>
          <w:rtl/>
        </w:rPr>
        <w:t xml:space="preserve"> </w:t>
      </w:r>
      <w:r>
        <w:rPr>
          <w:rFonts w:hint="eastAsia"/>
          <w:rtl/>
        </w:rPr>
        <w:t>שהמתכנת</w:t>
      </w:r>
      <w:r>
        <w:rPr>
          <w:rtl/>
        </w:rPr>
        <w:t xml:space="preserve"> </w:t>
      </w:r>
      <w:r>
        <w:rPr>
          <w:rFonts w:hint="eastAsia"/>
          <w:rtl/>
        </w:rPr>
        <w:t>יכול</w:t>
      </w:r>
      <w:r>
        <w:rPr>
          <w:rtl/>
        </w:rPr>
        <w:t xml:space="preserve"> </w:t>
      </w:r>
      <w:r>
        <w:rPr>
          <w:rFonts w:hint="eastAsia"/>
          <w:rtl/>
        </w:rPr>
        <w:t>לראות</w:t>
      </w:r>
      <w:r>
        <w:rPr>
          <w:rtl/>
        </w:rPr>
        <w:t xml:space="preserve"> </w:t>
      </w:r>
      <w:r>
        <w:rPr>
          <w:rFonts w:hint="eastAsia"/>
          <w:rtl/>
        </w:rPr>
        <w:t>בדיוק</w:t>
      </w:r>
      <w:r>
        <w:rPr>
          <w:rtl/>
        </w:rPr>
        <w:t xml:space="preserve"> </w:t>
      </w:r>
      <w:r>
        <w:rPr>
          <w:rFonts w:hint="eastAsia"/>
          <w:rtl/>
        </w:rPr>
        <w:t>מתי</w:t>
      </w:r>
      <w:r>
        <w:rPr>
          <w:rtl/>
        </w:rPr>
        <w:t xml:space="preserve"> </w:t>
      </w:r>
      <w:r>
        <w:rPr>
          <w:rFonts w:hint="eastAsia"/>
          <w:rtl/>
        </w:rPr>
        <w:t>נעשתה</w:t>
      </w:r>
      <w:r>
        <w:rPr>
          <w:rtl/>
        </w:rPr>
        <w:t xml:space="preserve"> </w:t>
      </w:r>
      <w:r>
        <w:rPr>
          <w:rFonts w:hint="eastAsia"/>
          <w:rtl/>
        </w:rPr>
        <w:t>הדריסה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</w:p>
    <w:p w:rsidR="00193C61" w:rsidRDefault="00193C61" w:rsidP="006C6539">
      <w:r>
        <w:t>youtube: Debugging Windows Memory Corruption issues using Page Heap</w:t>
      </w:r>
    </w:p>
    <w:p w:rsidR="00193C61" w:rsidRDefault="00193C61" w:rsidP="006C6539">
      <w:r>
        <w:rPr>
          <w:rtl/>
        </w:rPr>
        <w:t>(</w:t>
      </w:r>
      <w:r>
        <w:rPr>
          <w:rFonts w:hint="eastAsia"/>
          <w:rtl/>
        </w:rPr>
        <w:t>כנראה</w:t>
      </w:r>
      <w:r>
        <w:rPr>
          <w:rtl/>
        </w:rPr>
        <w:t xml:space="preserve"> </w:t>
      </w:r>
    </w:p>
    <w:p w:rsidR="00193C61" w:rsidRDefault="00193C61" w:rsidP="006C6539">
      <w:pPr>
        <w:rPr>
          <w:rtl/>
        </w:rPr>
      </w:pPr>
      <w:r>
        <w:rPr>
          <w:noProof/>
        </w:rPr>
        <w:drawing>
          <wp:inline distT="0" distB="0" distL="0" distR="0" wp14:anchorId="3D6088E9" wp14:editId="3B713819">
            <wp:extent cx="52673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61" w:rsidRDefault="00193C61" w:rsidP="006C6539">
      <w:pPr>
        <w:rPr>
          <w:rtl/>
        </w:rPr>
      </w:pPr>
      <w:r>
        <w:rPr>
          <w:rtl/>
        </w:rPr>
        <w:t xml:space="preserve">  </w:t>
      </w:r>
    </w:p>
    <w:p w:rsidR="00BA6212" w:rsidRPr="00193C61" w:rsidRDefault="00BA6212" w:rsidP="006C6539"/>
    <w:sectPr w:rsidR="00BA6212" w:rsidRPr="00193C61">
      <w:headerReference w:type="default" r:id="rId4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65C" w:rsidRDefault="0014065C" w:rsidP="006C6539">
      <w:r>
        <w:separator/>
      </w:r>
    </w:p>
  </w:endnote>
  <w:endnote w:type="continuationSeparator" w:id="0">
    <w:p w:rsidR="0014065C" w:rsidRDefault="0014065C" w:rsidP="006C6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 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Mono-Regular">
    <w:altName w:val="Times New Roman"/>
    <w:panose1 w:val="00000000000000000000"/>
    <w:charset w:val="00"/>
    <w:family w:val="roman"/>
    <w:notTrueType/>
    <w:pitch w:val="default"/>
  </w:font>
  <w:font w:name="UbuntuMono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65C" w:rsidRDefault="0014065C" w:rsidP="006C6539">
      <w:r>
        <w:separator/>
      </w:r>
    </w:p>
  </w:footnote>
  <w:footnote w:type="continuationSeparator" w:id="0">
    <w:p w:rsidR="0014065C" w:rsidRDefault="0014065C" w:rsidP="006C6539">
      <w:r>
        <w:continuationSeparator/>
      </w:r>
    </w:p>
  </w:footnote>
  <w:footnote w:id="1">
    <w:p w:rsidR="0014065C" w:rsidRDefault="0014065C" w:rsidP="00053459">
      <w:pPr>
        <w:pStyle w:val="FootnoteText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כאן,  </w:t>
      </w:r>
      <w:r>
        <w:t>typename</w:t>
      </w:r>
      <w:r>
        <w:rPr>
          <w:rFonts w:hint="cs"/>
          <w:rtl/>
        </w:rPr>
        <w:t xml:space="preserve"> נועד להבהיר לקומפיילר שמדובר ב'טיפוס' ולא ב'ערך'.</w:t>
      </w:r>
    </w:p>
  </w:footnote>
  <w:footnote w:id="2">
    <w:p w:rsidR="0014065C" w:rsidRPr="008D313C" w:rsidRDefault="0014065C" w:rsidP="008D313C">
      <w:pPr>
        <w:rPr>
          <w:rFonts w:cstheme="minorBidi"/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color w:val="2B91AF"/>
          <w:highlight w:val="white"/>
        </w:rPr>
        <w:t>ResClass</w:t>
      </w:r>
      <w:r>
        <w:rPr>
          <w:highlight w:val="white"/>
        </w:rPr>
        <w:t xml:space="preserve"> arr[1]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065C" w:rsidRDefault="0014065C" w:rsidP="006C6539">
    <w:pPr>
      <w:pStyle w:val="Header"/>
      <w:bidi w:val="0"/>
    </w:pPr>
    <w:r>
      <w:t>New CPP</w:t>
    </w:r>
    <w:r>
      <w:ptab w:relativeTo="margin" w:alignment="center" w:leader="none"/>
    </w:r>
    <w:r>
      <w:fldChar w:fldCharType="begin"/>
    </w:r>
    <w:r>
      <w:instrText xml:space="preserve"> PAGE  \* ArabicDash  \* MERGEFORMAT </w:instrText>
    </w:r>
    <w:r>
      <w:fldChar w:fldCharType="separate"/>
    </w:r>
    <w:r w:rsidR="00375CEE">
      <w:rPr>
        <w:noProof/>
      </w:rPr>
      <w:t>- 13 -</w:t>
    </w:r>
    <w:r>
      <w:fldChar w:fldCharType="end"/>
    </w:r>
    <w:r>
      <w:ptab w:relativeTo="margin" w:alignment="right" w:leader="none"/>
    </w:r>
    <w:r>
      <w:fldChar w:fldCharType="begin"/>
    </w:r>
    <w:r>
      <w:instrText xml:space="preserve"> STYLEREF  "Heading 2"  \* MERGEFORMAT </w:instrTex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1C9F"/>
    <w:multiLevelType w:val="hybridMultilevel"/>
    <w:tmpl w:val="F97CA3EE"/>
    <w:lvl w:ilvl="0" w:tplc="BA2E1F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B525C"/>
    <w:multiLevelType w:val="hybridMultilevel"/>
    <w:tmpl w:val="86D2A0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4357EE"/>
    <w:multiLevelType w:val="hybridMultilevel"/>
    <w:tmpl w:val="2EC0C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84EA1"/>
    <w:multiLevelType w:val="hybridMultilevel"/>
    <w:tmpl w:val="5B94B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306F7"/>
    <w:multiLevelType w:val="hybridMultilevel"/>
    <w:tmpl w:val="899216B2"/>
    <w:lvl w:ilvl="0" w:tplc="87E29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CADC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8804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841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030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86AF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E5C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84C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5EFC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16379"/>
    <w:multiLevelType w:val="hybridMultilevel"/>
    <w:tmpl w:val="E62CA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E37150"/>
    <w:multiLevelType w:val="hybridMultilevel"/>
    <w:tmpl w:val="032E3B9E"/>
    <w:lvl w:ilvl="0" w:tplc="830CF1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D3727238" w:tentative="1">
      <w:start w:val="1"/>
      <w:numFmt w:val="lowerLetter"/>
      <w:lvlText w:val="%2."/>
      <w:lvlJc w:val="left"/>
      <w:pPr>
        <w:ind w:left="1440" w:hanging="360"/>
      </w:pPr>
    </w:lvl>
    <w:lvl w:ilvl="2" w:tplc="45540692" w:tentative="1">
      <w:start w:val="1"/>
      <w:numFmt w:val="lowerRoman"/>
      <w:lvlText w:val="%3."/>
      <w:lvlJc w:val="right"/>
      <w:pPr>
        <w:ind w:left="2160" w:hanging="180"/>
      </w:pPr>
    </w:lvl>
    <w:lvl w:ilvl="3" w:tplc="65C80322" w:tentative="1">
      <w:start w:val="1"/>
      <w:numFmt w:val="decimal"/>
      <w:lvlText w:val="%4."/>
      <w:lvlJc w:val="left"/>
      <w:pPr>
        <w:ind w:left="2880" w:hanging="360"/>
      </w:pPr>
    </w:lvl>
    <w:lvl w:ilvl="4" w:tplc="8A8ECABE" w:tentative="1">
      <w:start w:val="1"/>
      <w:numFmt w:val="lowerLetter"/>
      <w:lvlText w:val="%5."/>
      <w:lvlJc w:val="left"/>
      <w:pPr>
        <w:ind w:left="3600" w:hanging="360"/>
      </w:pPr>
    </w:lvl>
    <w:lvl w:ilvl="5" w:tplc="68C6D81C" w:tentative="1">
      <w:start w:val="1"/>
      <w:numFmt w:val="lowerRoman"/>
      <w:lvlText w:val="%6."/>
      <w:lvlJc w:val="right"/>
      <w:pPr>
        <w:ind w:left="4320" w:hanging="180"/>
      </w:pPr>
    </w:lvl>
    <w:lvl w:ilvl="6" w:tplc="5418A634" w:tentative="1">
      <w:start w:val="1"/>
      <w:numFmt w:val="decimal"/>
      <w:lvlText w:val="%7."/>
      <w:lvlJc w:val="left"/>
      <w:pPr>
        <w:ind w:left="5040" w:hanging="360"/>
      </w:pPr>
    </w:lvl>
    <w:lvl w:ilvl="7" w:tplc="C0B0A34C" w:tentative="1">
      <w:start w:val="1"/>
      <w:numFmt w:val="lowerLetter"/>
      <w:lvlText w:val="%8."/>
      <w:lvlJc w:val="left"/>
      <w:pPr>
        <w:ind w:left="5760" w:hanging="360"/>
      </w:pPr>
    </w:lvl>
    <w:lvl w:ilvl="8" w:tplc="4AB0B1A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90EAD"/>
    <w:multiLevelType w:val="hybridMultilevel"/>
    <w:tmpl w:val="86D2A0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9970557"/>
    <w:multiLevelType w:val="hybridMultilevel"/>
    <w:tmpl w:val="0DBA11B6"/>
    <w:lvl w:ilvl="0" w:tplc="1EA29F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fael">
    <w15:presenceInfo w15:providerId="None" w15:userId="Rafa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23F"/>
    <w:rsid w:val="0000340C"/>
    <w:rsid w:val="00010018"/>
    <w:rsid w:val="00015528"/>
    <w:rsid w:val="00017D0E"/>
    <w:rsid w:val="00040ABB"/>
    <w:rsid w:val="00053459"/>
    <w:rsid w:val="000557DA"/>
    <w:rsid w:val="000572F5"/>
    <w:rsid w:val="00074FAC"/>
    <w:rsid w:val="00083FB7"/>
    <w:rsid w:val="00094850"/>
    <w:rsid w:val="000A3F45"/>
    <w:rsid w:val="000A6840"/>
    <w:rsid w:val="000B46DB"/>
    <w:rsid w:val="000B5DB2"/>
    <w:rsid w:val="000C4206"/>
    <w:rsid w:val="000D0C1A"/>
    <w:rsid w:val="000E5ABA"/>
    <w:rsid w:val="001025FF"/>
    <w:rsid w:val="0010522C"/>
    <w:rsid w:val="00137089"/>
    <w:rsid w:val="001375A6"/>
    <w:rsid w:val="0014065C"/>
    <w:rsid w:val="00173851"/>
    <w:rsid w:val="00193C61"/>
    <w:rsid w:val="00195FA3"/>
    <w:rsid w:val="001A7E09"/>
    <w:rsid w:val="001B6E76"/>
    <w:rsid w:val="001C6F69"/>
    <w:rsid w:val="001D023F"/>
    <w:rsid w:val="001D57FF"/>
    <w:rsid w:val="001E0857"/>
    <w:rsid w:val="001E72DB"/>
    <w:rsid w:val="001F3E2E"/>
    <w:rsid w:val="002051EC"/>
    <w:rsid w:val="00214B67"/>
    <w:rsid w:val="002269F5"/>
    <w:rsid w:val="00227CFA"/>
    <w:rsid w:val="002338C2"/>
    <w:rsid w:val="0024036E"/>
    <w:rsid w:val="00252685"/>
    <w:rsid w:val="002663EA"/>
    <w:rsid w:val="00266542"/>
    <w:rsid w:val="002C52BD"/>
    <w:rsid w:val="002C7A61"/>
    <w:rsid w:val="002C7C0D"/>
    <w:rsid w:val="002D7B78"/>
    <w:rsid w:val="002E7D16"/>
    <w:rsid w:val="00302FB3"/>
    <w:rsid w:val="00303381"/>
    <w:rsid w:val="00315458"/>
    <w:rsid w:val="003201AB"/>
    <w:rsid w:val="003224ED"/>
    <w:rsid w:val="0033515F"/>
    <w:rsid w:val="003355A2"/>
    <w:rsid w:val="00337742"/>
    <w:rsid w:val="00337D11"/>
    <w:rsid w:val="00362AFD"/>
    <w:rsid w:val="00367ECE"/>
    <w:rsid w:val="00373AAF"/>
    <w:rsid w:val="00375CEE"/>
    <w:rsid w:val="0038005E"/>
    <w:rsid w:val="003A0863"/>
    <w:rsid w:val="003A4717"/>
    <w:rsid w:val="003B1A60"/>
    <w:rsid w:val="003C0A17"/>
    <w:rsid w:val="003E431E"/>
    <w:rsid w:val="003E6BBB"/>
    <w:rsid w:val="004211FA"/>
    <w:rsid w:val="00422656"/>
    <w:rsid w:val="00423C8F"/>
    <w:rsid w:val="00427DEE"/>
    <w:rsid w:val="0043407C"/>
    <w:rsid w:val="004501BB"/>
    <w:rsid w:val="0045098B"/>
    <w:rsid w:val="004546A3"/>
    <w:rsid w:val="004559AD"/>
    <w:rsid w:val="00463A2B"/>
    <w:rsid w:val="004728D4"/>
    <w:rsid w:val="0048310E"/>
    <w:rsid w:val="004A110D"/>
    <w:rsid w:val="004A1C87"/>
    <w:rsid w:val="004A5256"/>
    <w:rsid w:val="004B0313"/>
    <w:rsid w:val="004E1EED"/>
    <w:rsid w:val="004F400B"/>
    <w:rsid w:val="004F4EE3"/>
    <w:rsid w:val="00501D98"/>
    <w:rsid w:val="00510AF0"/>
    <w:rsid w:val="0051392F"/>
    <w:rsid w:val="00531A33"/>
    <w:rsid w:val="005337AE"/>
    <w:rsid w:val="00546C07"/>
    <w:rsid w:val="00547391"/>
    <w:rsid w:val="005551B2"/>
    <w:rsid w:val="00562109"/>
    <w:rsid w:val="0057435E"/>
    <w:rsid w:val="00576D02"/>
    <w:rsid w:val="00584EB2"/>
    <w:rsid w:val="00597FD7"/>
    <w:rsid w:val="005B2707"/>
    <w:rsid w:val="005E36CD"/>
    <w:rsid w:val="005F22B2"/>
    <w:rsid w:val="0061757B"/>
    <w:rsid w:val="00635E76"/>
    <w:rsid w:val="00637D23"/>
    <w:rsid w:val="00644095"/>
    <w:rsid w:val="006522D9"/>
    <w:rsid w:val="00677D42"/>
    <w:rsid w:val="00685C14"/>
    <w:rsid w:val="006A3F97"/>
    <w:rsid w:val="006C1725"/>
    <w:rsid w:val="006C3071"/>
    <w:rsid w:val="006C47CD"/>
    <w:rsid w:val="006C6539"/>
    <w:rsid w:val="006D0F5D"/>
    <w:rsid w:val="006D2EE6"/>
    <w:rsid w:val="006D551A"/>
    <w:rsid w:val="006E613D"/>
    <w:rsid w:val="006F0715"/>
    <w:rsid w:val="006F6850"/>
    <w:rsid w:val="006F68E1"/>
    <w:rsid w:val="00701242"/>
    <w:rsid w:val="00703192"/>
    <w:rsid w:val="00707488"/>
    <w:rsid w:val="00711CD0"/>
    <w:rsid w:val="00721911"/>
    <w:rsid w:val="0072456F"/>
    <w:rsid w:val="0073163A"/>
    <w:rsid w:val="00733717"/>
    <w:rsid w:val="00751025"/>
    <w:rsid w:val="007512B6"/>
    <w:rsid w:val="007559A5"/>
    <w:rsid w:val="007578A4"/>
    <w:rsid w:val="00777A3A"/>
    <w:rsid w:val="00777F43"/>
    <w:rsid w:val="00780BC6"/>
    <w:rsid w:val="007875AF"/>
    <w:rsid w:val="007902E0"/>
    <w:rsid w:val="00793BC3"/>
    <w:rsid w:val="00795DF6"/>
    <w:rsid w:val="007B73D0"/>
    <w:rsid w:val="007B7800"/>
    <w:rsid w:val="007E6326"/>
    <w:rsid w:val="007E6D4D"/>
    <w:rsid w:val="00805720"/>
    <w:rsid w:val="00807AA3"/>
    <w:rsid w:val="008107FE"/>
    <w:rsid w:val="00837FC3"/>
    <w:rsid w:val="00856D0E"/>
    <w:rsid w:val="0086530C"/>
    <w:rsid w:val="00875605"/>
    <w:rsid w:val="00876E17"/>
    <w:rsid w:val="008816AC"/>
    <w:rsid w:val="00881EA9"/>
    <w:rsid w:val="00882FFE"/>
    <w:rsid w:val="00887595"/>
    <w:rsid w:val="008B5EA9"/>
    <w:rsid w:val="008C4CDB"/>
    <w:rsid w:val="008D2E99"/>
    <w:rsid w:val="008D313C"/>
    <w:rsid w:val="008F2225"/>
    <w:rsid w:val="008F4BB5"/>
    <w:rsid w:val="008F7340"/>
    <w:rsid w:val="00944A62"/>
    <w:rsid w:val="00950D44"/>
    <w:rsid w:val="00954E66"/>
    <w:rsid w:val="00975F7F"/>
    <w:rsid w:val="0098136F"/>
    <w:rsid w:val="00991B6B"/>
    <w:rsid w:val="009A1FDC"/>
    <w:rsid w:val="009A3DEE"/>
    <w:rsid w:val="009B081E"/>
    <w:rsid w:val="009B687C"/>
    <w:rsid w:val="009F1B0A"/>
    <w:rsid w:val="009F3911"/>
    <w:rsid w:val="009F4786"/>
    <w:rsid w:val="009F5BD9"/>
    <w:rsid w:val="00A01D99"/>
    <w:rsid w:val="00A038FC"/>
    <w:rsid w:val="00A17090"/>
    <w:rsid w:val="00A27E41"/>
    <w:rsid w:val="00A318D0"/>
    <w:rsid w:val="00A54E9A"/>
    <w:rsid w:val="00A70255"/>
    <w:rsid w:val="00A724FA"/>
    <w:rsid w:val="00A72D6E"/>
    <w:rsid w:val="00A76522"/>
    <w:rsid w:val="00AB089A"/>
    <w:rsid w:val="00AC7568"/>
    <w:rsid w:val="00AD12E1"/>
    <w:rsid w:val="00AD20AB"/>
    <w:rsid w:val="00AD294A"/>
    <w:rsid w:val="00AE5719"/>
    <w:rsid w:val="00AF01F5"/>
    <w:rsid w:val="00B158D9"/>
    <w:rsid w:val="00B31FBB"/>
    <w:rsid w:val="00B374E6"/>
    <w:rsid w:val="00B55E7D"/>
    <w:rsid w:val="00B6002B"/>
    <w:rsid w:val="00B82566"/>
    <w:rsid w:val="00B9051E"/>
    <w:rsid w:val="00B95D3F"/>
    <w:rsid w:val="00BA1071"/>
    <w:rsid w:val="00BA5E0F"/>
    <w:rsid w:val="00BA6212"/>
    <w:rsid w:val="00BA72F7"/>
    <w:rsid w:val="00BC25BE"/>
    <w:rsid w:val="00BD5C33"/>
    <w:rsid w:val="00BD612E"/>
    <w:rsid w:val="00BD737B"/>
    <w:rsid w:val="00BE4A8F"/>
    <w:rsid w:val="00BE7BA8"/>
    <w:rsid w:val="00C14DBC"/>
    <w:rsid w:val="00C23A9B"/>
    <w:rsid w:val="00C23BDE"/>
    <w:rsid w:val="00C24668"/>
    <w:rsid w:val="00C33308"/>
    <w:rsid w:val="00C3491B"/>
    <w:rsid w:val="00C61FEB"/>
    <w:rsid w:val="00C6785B"/>
    <w:rsid w:val="00C717FA"/>
    <w:rsid w:val="00C9100E"/>
    <w:rsid w:val="00C91256"/>
    <w:rsid w:val="00CA4E20"/>
    <w:rsid w:val="00CC068D"/>
    <w:rsid w:val="00CC198B"/>
    <w:rsid w:val="00CC1FD0"/>
    <w:rsid w:val="00D02A34"/>
    <w:rsid w:val="00D0398C"/>
    <w:rsid w:val="00D05271"/>
    <w:rsid w:val="00D24CEE"/>
    <w:rsid w:val="00D340F3"/>
    <w:rsid w:val="00D55AFE"/>
    <w:rsid w:val="00D65568"/>
    <w:rsid w:val="00D93037"/>
    <w:rsid w:val="00DA2815"/>
    <w:rsid w:val="00DA71FE"/>
    <w:rsid w:val="00DB4A47"/>
    <w:rsid w:val="00DC33EA"/>
    <w:rsid w:val="00DD13C7"/>
    <w:rsid w:val="00DD4589"/>
    <w:rsid w:val="00DE439C"/>
    <w:rsid w:val="00DF1BF3"/>
    <w:rsid w:val="00DF5528"/>
    <w:rsid w:val="00DF7A25"/>
    <w:rsid w:val="00E03F43"/>
    <w:rsid w:val="00E171B9"/>
    <w:rsid w:val="00E26259"/>
    <w:rsid w:val="00E31AC0"/>
    <w:rsid w:val="00E40B9C"/>
    <w:rsid w:val="00E84A9A"/>
    <w:rsid w:val="00EA5636"/>
    <w:rsid w:val="00EC1D5A"/>
    <w:rsid w:val="00EC3C6C"/>
    <w:rsid w:val="00EC6378"/>
    <w:rsid w:val="00ED5B8B"/>
    <w:rsid w:val="00EE1FA5"/>
    <w:rsid w:val="00EE3315"/>
    <w:rsid w:val="00F00DA6"/>
    <w:rsid w:val="00F118BC"/>
    <w:rsid w:val="00F12EE5"/>
    <w:rsid w:val="00F15D1D"/>
    <w:rsid w:val="00F21C53"/>
    <w:rsid w:val="00F22B9A"/>
    <w:rsid w:val="00F232CF"/>
    <w:rsid w:val="00F24109"/>
    <w:rsid w:val="00F24C0C"/>
    <w:rsid w:val="00F306FB"/>
    <w:rsid w:val="00F469E9"/>
    <w:rsid w:val="00F506EE"/>
    <w:rsid w:val="00F55D0F"/>
    <w:rsid w:val="00F63BA1"/>
    <w:rsid w:val="00F70255"/>
    <w:rsid w:val="00F70504"/>
    <w:rsid w:val="00F8153F"/>
    <w:rsid w:val="00F97347"/>
    <w:rsid w:val="00FD26B2"/>
    <w:rsid w:val="00FD534A"/>
    <w:rsid w:val="00FE55B2"/>
    <w:rsid w:val="00FF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F4A8F"/>
  <w15:docId w15:val="{88B77233-050D-4287-8538-334C14220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539"/>
    <w:pPr>
      <w:bidi/>
      <w:spacing w:before="60" w:after="60"/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BC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C1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FC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bidi w:val="0"/>
      <w:spacing w:before="300"/>
      <w:jc w:val="center"/>
      <w:outlineLvl w:val="2"/>
    </w:pPr>
    <w:rPr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F4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BC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BC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BC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BC3"/>
    <w:pPr>
      <w:spacing w:after="120"/>
      <w:jc w:val="center"/>
      <w:outlineLvl w:val="7"/>
    </w:pPr>
    <w:rPr>
      <w:caps/>
      <w:spacing w:val="1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BC3"/>
    <w:pPr>
      <w:spacing w:after="120"/>
      <w:jc w:val="center"/>
      <w:outlineLvl w:val="8"/>
    </w:pPr>
    <w:rPr>
      <w:i/>
      <w:iCs/>
      <w:caps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0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2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85C14"/>
    <w:rPr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7FC3"/>
    <w:rPr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793BC3"/>
    <w:rPr>
      <w:b/>
      <w:bCs/>
      <w:color w:val="943634" w:themeColor="accent2" w:themeShade="BF"/>
      <w:spacing w:val="5"/>
    </w:rPr>
  </w:style>
  <w:style w:type="paragraph" w:styleId="ListParagraph">
    <w:name w:val="List Paragraph"/>
    <w:basedOn w:val="Normal"/>
    <w:uiPriority w:val="34"/>
    <w:qFormat/>
    <w:rsid w:val="00793B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3BC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3F43"/>
    <w:rPr>
      <w:color w:val="622423" w:themeColor="accent2" w:themeShade="7F"/>
      <w:spacing w:val="10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BC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BC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BC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BC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BC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3BC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93BC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93BC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BC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793BC3"/>
    <w:rPr>
      <w:caps/>
      <w:spacing w:val="20"/>
      <w:sz w:val="18"/>
      <w:szCs w:val="18"/>
    </w:rPr>
  </w:style>
  <w:style w:type="character" w:styleId="Emphasis">
    <w:name w:val="Emphasis"/>
    <w:uiPriority w:val="20"/>
    <w:qFormat/>
    <w:rsid w:val="00793BC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793BC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93BC3"/>
  </w:style>
  <w:style w:type="paragraph" w:styleId="Quote">
    <w:name w:val="Quote"/>
    <w:basedOn w:val="Normal"/>
    <w:next w:val="Normal"/>
    <w:link w:val="QuoteChar"/>
    <w:uiPriority w:val="29"/>
    <w:qFormat/>
    <w:rsid w:val="00793BC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93BC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BC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BC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793BC3"/>
    <w:rPr>
      <w:i/>
      <w:iCs/>
    </w:rPr>
  </w:style>
  <w:style w:type="character" w:styleId="IntenseEmphasis">
    <w:name w:val="Intense Emphasis"/>
    <w:uiPriority w:val="21"/>
    <w:qFormat/>
    <w:rsid w:val="00793BC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793BC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793BC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793BC3"/>
    <w:rPr>
      <w:caps/>
      <w:color w:val="622423" w:themeColor="accent2" w:themeShade="7F"/>
      <w:spacing w:val="5"/>
      <w:u w:color="622423"/>
    </w:rPr>
  </w:style>
  <w:style w:type="paragraph" w:styleId="TOCHeading">
    <w:name w:val="TOC Heading"/>
    <w:basedOn w:val="Heading1"/>
    <w:next w:val="Normal"/>
    <w:uiPriority w:val="39"/>
    <w:unhideWhenUsed/>
    <w:qFormat/>
    <w:rsid w:val="00793BC3"/>
    <w:pPr>
      <w:outlineLvl w:val="9"/>
    </w:pPr>
    <w:rPr>
      <w:lang w:bidi="en-US"/>
    </w:rPr>
  </w:style>
  <w:style w:type="paragraph" w:customStyle="1" w:styleId="Default">
    <w:name w:val="Default"/>
    <w:rsid w:val="004559AD"/>
    <w:pPr>
      <w:autoSpaceDE w:val="0"/>
      <w:autoSpaceDN w:val="0"/>
      <w:adjustRightInd w:val="0"/>
      <w:spacing w:after="0" w:line="240" w:lineRule="auto"/>
    </w:pPr>
    <w:rPr>
      <w:rFonts w:ascii="Myriad Pro Light" w:hAnsi="Myriad Pro Light" w:cs="Myriad Pro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57D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57DA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7E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E4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831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10E"/>
  </w:style>
  <w:style w:type="paragraph" w:styleId="Footer">
    <w:name w:val="footer"/>
    <w:basedOn w:val="Normal"/>
    <w:link w:val="FooterChar"/>
    <w:uiPriority w:val="99"/>
    <w:unhideWhenUsed/>
    <w:rsid w:val="004831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10E"/>
  </w:style>
  <w:style w:type="table" w:styleId="TableGrid">
    <w:name w:val="Table Grid"/>
    <w:basedOn w:val="TableNormal"/>
    <w:uiPriority w:val="59"/>
    <w:rsid w:val="00367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EE3315"/>
    <w:rPr>
      <w:rFonts w:ascii="UbuntuMono-Regular" w:hAnsi="UbuntuMono-Regular" w:hint="default"/>
      <w:b w:val="0"/>
      <w:bCs w:val="0"/>
      <w:i w:val="0"/>
      <w:iCs w:val="0"/>
      <w:color w:val="353594"/>
      <w:sz w:val="20"/>
      <w:szCs w:val="20"/>
    </w:rPr>
  </w:style>
  <w:style w:type="character" w:customStyle="1" w:styleId="fontstyle21">
    <w:name w:val="fontstyle21"/>
    <w:basedOn w:val="DefaultParagraphFont"/>
    <w:rsid w:val="00EE3315"/>
    <w:rPr>
      <w:rFonts w:ascii="UbuntuMono-Bold" w:hAnsi="UbuntuMono-Bold" w:hint="default"/>
      <w:b/>
      <w:bCs/>
      <w:i w:val="0"/>
      <w:iCs w:val="0"/>
      <w:color w:val="C02126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547391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5473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4739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1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  <w:jc w:val="left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100E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C9100E"/>
  </w:style>
  <w:style w:type="character" w:customStyle="1" w:styleId="n">
    <w:name w:val="n"/>
    <w:basedOn w:val="DefaultParagraphFont"/>
    <w:rsid w:val="00C9100E"/>
  </w:style>
  <w:style w:type="character" w:customStyle="1" w:styleId="p">
    <w:name w:val="p"/>
    <w:basedOn w:val="DefaultParagraphFont"/>
    <w:rsid w:val="00C9100E"/>
  </w:style>
  <w:style w:type="character" w:customStyle="1" w:styleId="kt">
    <w:name w:val="kt"/>
    <w:basedOn w:val="DefaultParagraphFont"/>
    <w:rsid w:val="00C91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3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Typename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Vkck4EU2lOU&amp;t=870s" TargetMode="External"/><Relationship Id="rId29" Type="http://schemas.openxmlformats.org/officeDocument/2006/relationships/image" Target="cid:168dded250b4cff311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cid:168dded7bbd4cff311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cid:168dded250b5b16b22" TargetMode="External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E8FD3-ADFF-4B37-82AA-E5DF02037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5218</TotalTime>
  <Pages>32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Rafi Neeman</cp:lastModifiedBy>
  <cp:revision>167</cp:revision>
  <dcterms:created xsi:type="dcterms:W3CDTF">2018-05-06T05:22:00Z</dcterms:created>
  <dcterms:modified xsi:type="dcterms:W3CDTF">2019-04-18T07:38:00Z</dcterms:modified>
</cp:coreProperties>
</file>