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023F" w:rsidRDefault="00A724FA" w:rsidP="006C6539">
      <w:pPr>
        <w:pStyle w:val="Title"/>
      </w:pPr>
      <w:r>
        <w:t>C++</w:t>
      </w:r>
    </w:p>
    <w:p w:rsidR="003E6BBB" w:rsidRDefault="00A724FA" w:rsidP="00D05271">
      <w:pPr>
        <w:rPr>
          <w:rtl/>
        </w:rPr>
      </w:pPr>
      <w:r>
        <w:rPr>
          <w:rFonts w:hint="cs"/>
          <w:rtl/>
        </w:rPr>
        <w:t xml:space="preserve">שמירה אחרונה: </w:t>
      </w:r>
      <w:r w:rsidR="00D05271">
        <w:rPr>
          <w:rtl/>
        </w:rPr>
        <w:fldChar w:fldCharType="begin"/>
      </w:r>
      <w:r w:rsidR="00D05271">
        <w:rPr>
          <w:rtl/>
        </w:rPr>
        <w:instrText xml:space="preserve"> </w:instrText>
      </w:r>
      <w:r w:rsidR="00D05271">
        <w:rPr>
          <w:rFonts w:hint="cs"/>
        </w:rPr>
        <w:instrText>SAVEDATE  \@ "dddd dd MMMM yyyy"  \* MERGEFORMAT</w:instrText>
      </w:r>
      <w:r w:rsidR="00D05271">
        <w:rPr>
          <w:rtl/>
        </w:rPr>
        <w:instrText xml:space="preserve"> </w:instrText>
      </w:r>
      <w:r w:rsidR="00D05271">
        <w:rPr>
          <w:rtl/>
        </w:rPr>
        <w:fldChar w:fldCharType="separate"/>
      </w:r>
      <w:r w:rsidR="00942FE4">
        <w:rPr>
          <w:rFonts w:hint="eastAsia"/>
          <w:noProof/>
          <w:rtl/>
        </w:rPr>
        <w:t>‏יום חמישי</w:t>
      </w:r>
      <w:r w:rsidR="00942FE4">
        <w:rPr>
          <w:noProof/>
          <w:rtl/>
        </w:rPr>
        <w:t xml:space="preserve"> 04 </w:t>
      </w:r>
      <w:r w:rsidR="00942FE4">
        <w:rPr>
          <w:rFonts w:hint="eastAsia"/>
          <w:noProof/>
          <w:rtl/>
        </w:rPr>
        <w:t>יולי</w:t>
      </w:r>
      <w:r w:rsidR="00942FE4">
        <w:rPr>
          <w:noProof/>
          <w:rtl/>
        </w:rPr>
        <w:t xml:space="preserve"> 2019</w:t>
      </w:r>
      <w:r w:rsidR="00D05271">
        <w:rPr>
          <w:rtl/>
        </w:rPr>
        <w:fldChar w:fldCharType="end"/>
      </w:r>
      <w:r>
        <w:rPr>
          <w:rFonts w:hint="cs"/>
          <w:rtl/>
        </w:rPr>
        <w:t xml:space="preserve"> </w:t>
      </w:r>
      <w:r>
        <w:rPr>
          <w:rtl/>
        </w:rPr>
        <w:fldChar w:fldCharType="begin"/>
      </w:r>
      <w:r>
        <w:rPr>
          <w:rtl/>
        </w:rPr>
        <w:instrText xml:space="preserve"> </w:instrText>
      </w:r>
      <w:r>
        <w:rPr>
          <w:rFonts w:hint="cs"/>
        </w:rPr>
        <w:instrText>SAVEDATE  \@ "HH:mm:ss"  \* MERGEFORMAT</w:instrText>
      </w:r>
      <w:r>
        <w:rPr>
          <w:rtl/>
        </w:rPr>
        <w:instrText xml:space="preserve"> </w:instrText>
      </w:r>
      <w:r>
        <w:rPr>
          <w:rtl/>
        </w:rPr>
        <w:fldChar w:fldCharType="separate"/>
      </w:r>
      <w:r w:rsidR="00942FE4">
        <w:rPr>
          <w:rFonts w:hint="eastAsia"/>
          <w:noProof/>
          <w:rtl/>
        </w:rPr>
        <w:t>‏</w:t>
      </w:r>
      <w:r w:rsidR="00942FE4">
        <w:rPr>
          <w:noProof/>
          <w:rtl/>
        </w:rPr>
        <w:t>09:49:00</w:t>
      </w:r>
      <w:r>
        <w:rPr>
          <w:rtl/>
        </w:rPr>
        <w:fldChar w:fldCharType="end"/>
      </w:r>
      <w:r>
        <w:rPr>
          <w:rFonts w:hint="cs"/>
          <w:rtl/>
        </w:rPr>
        <w:t xml:space="preserve"> </w:t>
      </w:r>
    </w:p>
    <w:sdt>
      <w:sdtPr>
        <w:rPr>
          <w:caps/>
          <w:color w:val="auto"/>
          <w:spacing w:val="0"/>
          <w:sz w:val="22"/>
          <w:szCs w:val="22"/>
          <w:rtl/>
          <w:lang w:bidi="he-IL"/>
        </w:rPr>
        <w:id w:val="1809430853"/>
        <w:docPartObj>
          <w:docPartGallery w:val="Table of Contents"/>
          <w:docPartUnique/>
        </w:docPartObj>
      </w:sdtPr>
      <w:sdtEndPr>
        <w:rPr>
          <w:caps w:val="0"/>
          <w:sz w:val="20"/>
          <w:szCs w:val="20"/>
        </w:rPr>
      </w:sdtEndPr>
      <w:sdtContent>
        <w:p w:rsidR="00A27E41" w:rsidRDefault="00A724FA" w:rsidP="006C6539">
          <w:pPr>
            <w:pStyle w:val="TOCHeading"/>
          </w:pPr>
          <w:r>
            <w:t>Contents</w:t>
          </w:r>
        </w:p>
        <w:p w:rsidR="002C774C" w:rsidRDefault="00A724FA">
          <w:pPr>
            <w:pStyle w:val="TOC2"/>
            <w:tabs>
              <w:tab w:val="right" w:leader="dot" w:pos="8630"/>
            </w:tabs>
            <w:bidi w:val="0"/>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7956899" w:history="1">
            <w:r w:rsidR="002C774C" w:rsidRPr="00934B1D">
              <w:rPr>
                <w:rStyle w:val="Hyperlink"/>
                <w:noProof/>
              </w:rPr>
              <w:t>Labmda expressions</w:t>
            </w:r>
            <w:r w:rsidR="002C774C">
              <w:rPr>
                <w:noProof/>
                <w:webHidden/>
              </w:rPr>
              <w:tab/>
            </w:r>
            <w:r w:rsidR="002C774C">
              <w:rPr>
                <w:noProof/>
                <w:webHidden/>
              </w:rPr>
              <w:fldChar w:fldCharType="begin"/>
            </w:r>
            <w:r w:rsidR="002C774C">
              <w:rPr>
                <w:noProof/>
                <w:webHidden/>
              </w:rPr>
              <w:instrText xml:space="preserve"> PAGEREF _Toc7956899 \h </w:instrText>
            </w:r>
            <w:r w:rsidR="002C774C">
              <w:rPr>
                <w:noProof/>
                <w:webHidden/>
              </w:rPr>
            </w:r>
            <w:r w:rsidR="002C774C">
              <w:rPr>
                <w:noProof/>
                <w:webHidden/>
              </w:rPr>
              <w:fldChar w:fldCharType="separate"/>
            </w:r>
            <w:r w:rsidR="002C774C">
              <w:rPr>
                <w:noProof/>
                <w:webHidden/>
              </w:rPr>
              <w:t>2</w:t>
            </w:r>
            <w:r w:rsidR="002C774C">
              <w:rPr>
                <w:noProof/>
                <w:webHidden/>
              </w:rPr>
              <w:fldChar w:fldCharType="end"/>
            </w:r>
          </w:hyperlink>
        </w:p>
        <w:p w:rsidR="002C774C" w:rsidRDefault="00942FE4">
          <w:pPr>
            <w:pStyle w:val="TOC3"/>
            <w:tabs>
              <w:tab w:val="right" w:leader="dot" w:pos="8630"/>
            </w:tabs>
            <w:bidi w:val="0"/>
            <w:rPr>
              <w:rFonts w:asciiTheme="minorHAnsi" w:eastAsiaTheme="minorEastAsia" w:hAnsiTheme="minorHAnsi" w:cstheme="minorBidi"/>
              <w:noProof/>
              <w:sz w:val="22"/>
              <w:szCs w:val="22"/>
            </w:rPr>
          </w:pPr>
          <w:hyperlink w:anchor="_Toc7956900" w:history="1">
            <w:r w:rsidR="002C774C" w:rsidRPr="00934B1D">
              <w:rPr>
                <w:rStyle w:val="Hyperlink"/>
                <w:noProof/>
              </w:rPr>
              <w:t>Using Lambda</w:t>
            </w:r>
            <w:r w:rsidR="002C774C">
              <w:rPr>
                <w:noProof/>
                <w:webHidden/>
              </w:rPr>
              <w:tab/>
            </w:r>
            <w:r w:rsidR="002C774C">
              <w:rPr>
                <w:noProof/>
                <w:webHidden/>
              </w:rPr>
              <w:fldChar w:fldCharType="begin"/>
            </w:r>
            <w:r w:rsidR="002C774C">
              <w:rPr>
                <w:noProof/>
                <w:webHidden/>
              </w:rPr>
              <w:instrText xml:space="preserve"> PAGEREF _Toc7956900 \h </w:instrText>
            </w:r>
            <w:r w:rsidR="002C774C">
              <w:rPr>
                <w:noProof/>
                <w:webHidden/>
              </w:rPr>
            </w:r>
            <w:r w:rsidR="002C774C">
              <w:rPr>
                <w:noProof/>
                <w:webHidden/>
              </w:rPr>
              <w:fldChar w:fldCharType="separate"/>
            </w:r>
            <w:r w:rsidR="002C774C">
              <w:rPr>
                <w:noProof/>
                <w:webHidden/>
              </w:rPr>
              <w:t>2</w:t>
            </w:r>
            <w:r w:rsidR="002C774C">
              <w:rPr>
                <w:noProof/>
                <w:webHidden/>
              </w:rPr>
              <w:fldChar w:fldCharType="end"/>
            </w:r>
          </w:hyperlink>
        </w:p>
        <w:p w:rsidR="002C774C" w:rsidRDefault="00942FE4">
          <w:pPr>
            <w:pStyle w:val="TOC3"/>
            <w:tabs>
              <w:tab w:val="right" w:leader="dot" w:pos="8630"/>
            </w:tabs>
            <w:bidi w:val="0"/>
            <w:rPr>
              <w:rFonts w:asciiTheme="minorHAnsi" w:eastAsiaTheme="minorEastAsia" w:hAnsiTheme="minorHAnsi" w:cstheme="minorBidi"/>
              <w:noProof/>
              <w:sz w:val="22"/>
              <w:szCs w:val="22"/>
            </w:rPr>
          </w:pPr>
          <w:hyperlink w:anchor="_Toc7956901" w:history="1">
            <w:r w:rsidR="002C774C" w:rsidRPr="00934B1D">
              <w:rPr>
                <w:rStyle w:val="Hyperlink"/>
                <w:noProof/>
              </w:rPr>
              <w:t>Lambda capture</w:t>
            </w:r>
            <w:r w:rsidR="002C774C">
              <w:rPr>
                <w:noProof/>
                <w:webHidden/>
              </w:rPr>
              <w:tab/>
            </w:r>
            <w:r w:rsidR="002C774C">
              <w:rPr>
                <w:noProof/>
                <w:webHidden/>
              </w:rPr>
              <w:fldChar w:fldCharType="begin"/>
            </w:r>
            <w:r w:rsidR="002C774C">
              <w:rPr>
                <w:noProof/>
                <w:webHidden/>
              </w:rPr>
              <w:instrText xml:space="preserve"> PAGEREF _Toc7956901 \h </w:instrText>
            </w:r>
            <w:r w:rsidR="002C774C">
              <w:rPr>
                <w:noProof/>
                <w:webHidden/>
              </w:rPr>
            </w:r>
            <w:r w:rsidR="002C774C">
              <w:rPr>
                <w:noProof/>
                <w:webHidden/>
              </w:rPr>
              <w:fldChar w:fldCharType="separate"/>
            </w:r>
            <w:r w:rsidR="002C774C">
              <w:rPr>
                <w:noProof/>
                <w:webHidden/>
              </w:rPr>
              <w:t>3</w:t>
            </w:r>
            <w:r w:rsidR="002C774C">
              <w:rPr>
                <w:noProof/>
                <w:webHidden/>
              </w:rPr>
              <w:fldChar w:fldCharType="end"/>
            </w:r>
          </w:hyperlink>
        </w:p>
        <w:p w:rsidR="002C774C" w:rsidRDefault="00942FE4">
          <w:pPr>
            <w:pStyle w:val="TOC2"/>
            <w:tabs>
              <w:tab w:val="right" w:leader="dot" w:pos="8630"/>
            </w:tabs>
            <w:bidi w:val="0"/>
            <w:rPr>
              <w:rFonts w:asciiTheme="minorHAnsi" w:eastAsiaTheme="minorEastAsia" w:hAnsiTheme="minorHAnsi" w:cstheme="minorBidi"/>
              <w:noProof/>
              <w:sz w:val="22"/>
              <w:szCs w:val="22"/>
            </w:rPr>
          </w:pPr>
          <w:hyperlink w:anchor="_Toc7956902" w:history="1">
            <w:r w:rsidR="002C774C" w:rsidRPr="00934B1D">
              <w:rPr>
                <w:rStyle w:val="Hyperlink"/>
                <w:noProof/>
              </w:rPr>
              <w:t>rval-lval, Move semantics, perfect forwaring</w:t>
            </w:r>
            <w:r w:rsidR="002C774C">
              <w:rPr>
                <w:noProof/>
                <w:webHidden/>
              </w:rPr>
              <w:tab/>
            </w:r>
            <w:r w:rsidR="002C774C">
              <w:rPr>
                <w:noProof/>
                <w:webHidden/>
              </w:rPr>
              <w:fldChar w:fldCharType="begin"/>
            </w:r>
            <w:r w:rsidR="002C774C">
              <w:rPr>
                <w:noProof/>
                <w:webHidden/>
              </w:rPr>
              <w:instrText xml:space="preserve"> PAGEREF _Toc7956902 \h </w:instrText>
            </w:r>
            <w:r w:rsidR="002C774C">
              <w:rPr>
                <w:noProof/>
                <w:webHidden/>
              </w:rPr>
            </w:r>
            <w:r w:rsidR="002C774C">
              <w:rPr>
                <w:noProof/>
                <w:webHidden/>
              </w:rPr>
              <w:fldChar w:fldCharType="separate"/>
            </w:r>
            <w:r w:rsidR="002C774C">
              <w:rPr>
                <w:noProof/>
                <w:webHidden/>
              </w:rPr>
              <w:t>3</w:t>
            </w:r>
            <w:r w:rsidR="002C774C">
              <w:rPr>
                <w:noProof/>
                <w:webHidden/>
              </w:rPr>
              <w:fldChar w:fldCharType="end"/>
            </w:r>
          </w:hyperlink>
        </w:p>
        <w:p w:rsidR="002C774C" w:rsidRDefault="00942FE4">
          <w:pPr>
            <w:pStyle w:val="TOC3"/>
            <w:tabs>
              <w:tab w:val="right" w:leader="dot" w:pos="8630"/>
            </w:tabs>
            <w:bidi w:val="0"/>
            <w:rPr>
              <w:rFonts w:asciiTheme="minorHAnsi" w:eastAsiaTheme="minorEastAsia" w:hAnsiTheme="minorHAnsi" w:cstheme="minorBidi"/>
              <w:noProof/>
              <w:sz w:val="22"/>
              <w:szCs w:val="22"/>
            </w:rPr>
          </w:pPr>
          <w:hyperlink w:anchor="_Toc7956903" w:history="1">
            <w:r w:rsidR="002C774C" w:rsidRPr="00934B1D">
              <w:rPr>
                <w:rStyle w:val="Hyperlink"/>
                <w:noProof/>
              </w:rPr>
              <w:t>lvalue-rvalue</w:t>
            </w:r>
            <w:r w:rsidR="002C774C">
              <w:rPr>
                <w:noProof/>
                <w:webHidden/>
              </w:rPr>
              <w:tab/>
            </w:r>
            <w:r w:rsidR="002C774C">
              <w:rPr>
                <w:noProof/>
                <w:webHidden/>
              </w:rPr>
              <w:fldChar w:fldCharType="begin"/>
            </w:r>
            <w:r w:rsidR="002C774C">
              <w:rPr>
                <w:noProof/>
                <w:webHidden/>
              </w:rPr>
              <w:instrText xml:space="preserve"> PAGEREF _Toc7956903 \h </w:instrText>
            </w:r>
            <w:r w:rsidR="002C774C">
              <w:rPr>
                <w:noProof/>
                <w:webHidden/>
              </w:rPr>
            </w:r>
            <w:r w:rsidR="002C774C">
              <w:rPr>
                <w:noProof/>
                <w:webHidden/>
              </w:rPr>
              <w:fldChar w:fldCharType="separate"/>
            </w:r>
            <w:r w:rsidR="002C774C">
              <w:rPr>
                <w:noProof/>
                <w:webHidden/>
              </w:rPr>
              <w:t>3</w:t>
            </w:r>
            <w:r w:rsidR="002C774C">
              <w:rPr>
                <w:noProof/>
                <w:webHidden/>
              </w:rPr>
              <w:fldChar w:fldCharType="end"/>
            </w:r>
          </w:hyperlink>
        </w:p>
        <w:p w:rsidR="002C774C" w:rsidRDefault="00942FE4">
          <w:pPr>
            <w:pStyle w:val="TOC3"/>
            <w:tabs>
              <w:tab w:val="right" w:leader="dot" w:pos="8630"/>
            </w:tabs>
            <w:bidi w:val="0"/>
            <w:rPr>
              <w:rFonts w:asciiTheme="minorHAnsi" w:eastAsiaTheme="minorEastAsia" w:hAnsiTheme="minorHAnsi" w:cstheme="minorBidi"/>
              <w:noProof/>
              <w:sz w:val="22"/>
              <w:szCs w:val="22"/>
            </w:rPr>
          </w:pPr>
          <w:hyperlink w:anchor="_Toc7956904" w:history="1">
            <w:r w:rsidR="002C774C" w:rsidRPr="00934B1D">
              <w:rPr>
                <w:rStyle w:val="Hyperlink"/>
                <w:noProof/>
              </w:rPr>
              <w:t>Move c-tor</w:t>
            </w:r>
            <w:r w:rsidR="002C774C">
              <w:rPr>
                <w:noProof/>
                <w:webHidden/>
              </w:rPr>
              <w:tab/>
            </w:r>
            <w:r w:rsidR="002C774C">
              <w:rPr>
                <w:noProof/>
                <w:webHidden/>
              </w:rPr>
              <w:fldChar w:fldCharType="begin"/>
            </w:r>
            <w:r w:rsidR="002C774C">
              <w:rPr>
                <w:noProof/>
                <w:webHidden/>
              </w:rPr>
              <w:instrText xml:space="preserve"> PAGEREF _Toc7956904 \h </w:instrText>
            </w:r>
            <w:r w:rsidR="002C774C">
              <w:rPr>
                <w:noProof/>
                <w:webHidden/>
              </w:rPr>
            </w:r>
            <w:r w:rsidR="002C774C">
              <w:rPr>
                <w:noProof/>
                <w:webHidden/>
              </w:rPr>
              <w:fldChar w:fldCharType="separate"/>
            </w:r>
            <w:r w:rsidR="002C774C">
              <w:rPr>
                <w:noProof/>
                <w:webHidden/>
              </w:rPr>
              <w:t>4</w:t>
            </w:r>
            <w:r w:rsidR="002C774C">
              <w:rPr>
                <w:noProof/>
                <w:webHidden/>
              </w:rPr>
              <w:fldChar w:fldCharType="end"/>
            </w:r>
          </w:hyperlink>
        </w:p>
        <w:p w:rsidR="002C774C" w:rsidRDefault="00942FE4">
          <w:pPr>
            <w:pStyle w:val="TOC3"/>
            <w:tabs>
              <w:tab w:val="right" w:leader="dot" w:pos="8630"/>
            </w:tabs>
            <w:bidi w:val="0"/>
            <w:rPr>
              <w:rFonts w:asciiTheme="minorHAnsi" w:eastAsiaTheme="minorEastAsia" w:hAnsiTheme="minorHAnsi" w:cstheme="minorBidi"/>
              <w:noProof/>
              <w:sz w:val="22"/>
              <w:szCs w:val="22"/>
            </w:rPr>
          </w:pPr>
          <w:hyperlink w:anchor="_Toc7956905" w:history="1">
            <w:r w:rsidR="002C774C" w:rsidRPr="00934B1D">
              <w:rPr>
                <w:rStyle w:val="Hyperlink"/>
                <w:noProof/>
                <w:highlight w:val="white"/>
              </w:rPr>
              <w:t>Perfect forwarding</w:t>
            </w:r>
            <w:r w:rsidR="002C774C">
              <w:rPr>
                <w:noProof/>
                <w:webHidden/>
              </w:rPr>
              <w:tab/>
            </w:r>
            <w:r w:rsidR="002C774C">
              <w:rPr>
                <w:noProof/>
                <w:webHidden/>
              </w:rPr>
              <w:fldChar w:fldCharType="begin"/>
            </w:r>
            <w:r w:rsidR="002C774C">
              <w:rPr>
                <w:noProof/>
                <w:webHidden/>
              </w:rPr>
              <w:instrText xml:space="preserve"> PAGEREF _Toc7956905 \h </w:instrText>
            </w:r>
            <w:r w:rsidR="002C774C">
              <w:rPr>
                <w:noProof/>
                <w:webHidden/>
              </w:rPr>
            </w:r>
            <w:r w:rsidR="002C774C">
              <w:rPr>
                <w:noProof/>
                <w:webHidden/>
              </w:rPr>
              <w:fldChar w:fldCharType="separate"/>
            </w:r>
            <w:r w:rsidR="002C774C">
              <w:rPr>
                <w:noProof/>
                <w:webHidden/>
              </w:rPr>
              <w:t>5</w:t>
            </w:r>
            <w:r w:rsidR="002C774C">
              <w:rPr>
                <w:noProof/>
                <w:webHidden/>
              </w:rPr>
              <w:fldChar w:fldCharType="end"/>
            </w:r>
          </w:hyperlink>
        </w:p>
        <w:p w:rsidR="002C774C" w:rsidRDefault="00942FE4">
          <w:pPr>
            <w:pStyle w:val="TOC3"/>
            <w:tabs>
              <w:tab w:val="right" w:leader="dot" w:pos="8630"/>
            </w:tabs>
            <w:bidi w:val="0"/>
            <w:rPr>
              <w:rFonts w:asciiTheme="minorHAnsi" w:eastAsiaTheme="minorEastAsia" w:hAnsiTheme="minorHAnsi" w:cstheme="minorBidi"/>
              <w:noProof/>
              <w:sz w:val="22"/>
              <w:szCs w:val="22"/>
            </w:rPr>
          </w:pPr>
          <w:hyperlink w:anchor="_Toc7956906" w:history="1">
            <w:r w:rsidR="002C774C" w:rsidRPr="00934B1D">
              <w:rPr>
                <w:rStyle w:val="Hyperlink"/>
                <w:noProof/>
              </w:rPr>
              <w:t>std::move vs std::forward</w:t>
            </w:r>
            <w:r w:rsidR="002C774C">
              <w:rPr>
                <w:noProof/>
                <w:webHidden/>
              </w:rPr>
              <w:tab/>
            </w:r>
            <w:r w:rsidR="002C774C">
              <w:rPr>
                <w:noProof/>
                <w:webHidden/>
              </w:rPr>
              <w:fldChar w:fldCharType="begin"/>
            </w:r>
            <w:r w:rsidR="002C774C">
              <w:rPr>
                <w:noProof/>
                <w:webHidden/>
              </w:rPr>
              <w:instrText xml:space="preserve"> PAGEREF _Toc7956906 \h </w:instrText>
            </w:r>
            <w:r w:rsidR="002C774C">
              <w:rPr>
                <w:noProof/>
                <w:webHidden/>
              </w:rPr>
            </w:r>
            <w:r w:rsidR="002C774C">
              <w:rPr>
                <w:noProof/>
                <w:webHidden/>
              </w:rPr>
              <w:fldChar w:fldCharType="separate"/>
            </w:r>
            <w:r w:rsidR="002C774C">
              <w:rPr>
                <w:noProof/>
                <w:webHidden/>
              </w:rPr>
              <w:t>7</w:t>
            </w:r>
            <w:r w:rsidR="002C774C">
              <w:rPr>
                <w:noProof/>
                <w:webHidden/>
              </w:rPr>
              <w:fldChar w:fldCharType="end"/>
            </w:r>
          </w:hyperlink>
        </w:p>
        <w:p w:rsidR="002C774C" w:rsidRDefault="00942FE4">
          <w:pPr>
            <w:pStyle w:val="TOC2"/>
            <w:tabs>
              <w:tab w:val="right" w:leader="dot" w:pos="8630"/>
            </w:tabs>
            <w:bidi w:val="0"/>
            <w:rPr>
              <w:rFonts w:asciiTheme="minorHAnsi" w:eastAsiaTheme="minorEastAsia" w:hAnsiTheme="minorHAnsi" w:cstheme="minorBidi"/>
              <w:noProof/>
              <w:sz w:val="22"/>
              <w:szCs w:val="22"/>
            </w:rPr>
          </w:pPr>
          <w:hyperlink w:anchor="_Toc7956907" w:history="1">
            <w:r w:rsidR="002C774C" w:rsidRPr="00934B1D">
              <w:rPr>
                <w:rStyle w:val="Hyperlink"/>
                <w:noProof/>
              </w:rPr>
              <w:t>COPY C-TOR &amp; REF TYPES</w:t>
            </w:r>
            <w:r w:rsidR="002C774C">
              <w:rPr>
                <w:noProof/>
                <w:webHidden/>
              </w:rPr>
              <w:tab/>
            </w:r>
            <w:r w:rsidR="002C774C">
              <w:rPr>
                <w:noProof/>
                <w:webHidden/>
              </w:rPr>
              <w:fldChar w:fldCharType="begin"/>
            </w:r>
            <w:r w:rsidR="002C774C">
              <w:rPr>
                <w:noProof/>
                <w:webHidden/>
              </w:rPr>
              <w:instrText xml:space="preserve"> PAGEREF _Toc7956907 \h </w:instrText>
            </w:r>
            <w:r w:rsidR="002C774C">
              <w:rPr>
                <w:noProof/>
                <w:webHidden/>
              </w:rPr>
            </w:r>
            <w:r w:rsidR="002C774C">
              <w:rPr>
                <w:noProof/>
                <w:webHidden/>
              </w:rPr>
              <w:fldChar w:fldCharType="separate"/>
            </w:r>
            <w:r w:rsidR="002C774C">
              <w:rPr>
                <w:noProof/>
                <w:webHidden/>
              </w:rPr>
              <w:t>8</w:t>
            </w:r>
            <w:r w:rsidR="002C774C">
              <w:rPr>
                <w:noProof/>
                <w:webHidden/>
              </w:rPr>
              <w:fldChar w:fldCharType="end"/>
            </w:r>
          </w:hyperlink>
        </w:p>
        <w:p w:rsidR="002C774C" w:rsidRDefault="00942FE4">
          <w:pPr>
            <w:pStyle w:val="TOC3"/>
            <w:tabs>
              <w:tab w:val="right" w:leader="dot" w:pos="8630"/>
            </w:tabs>
            <w:bidi w:val="0"/>
            <w:rPr>
              <w:rFonts w:asciiTheme="minorHAnsi" w:eastAsiaTheme="minorEastAsia" w:hAnsiTheme="minorHAnsi" w:cstheme="minorBidi"/>
              <w:noProof/>
              <w:sz w:val="22"/>
              <w:szCs w:val="22"/>
            </w:rPr>
          </w:pPr>
          <w:hyperlink w:anchor="_Toc7956908" w:history="1">
            <w:r w:rsidR="002C774C" w:rsidRPr="00934B1D">
              <w:rPr>
                <w:rStyle w:val="Hyperlink"/>
                <w:noProof/>
              </w:rPr>
              <w:t>Explicit ctor</w:t>
            </w:r>
            <w:r w:rsidR="002C774C">
              <w:rPr>
                <w:noProof/>
                <w:webHidden/>
              </w:rPr>
              <w:tab/>
            </w:r>
            <w:r w:rsidR="002C774C">
              <w:rPr>
                <w:noProof/>
                <w:webHidden/>
              </w:rPr>
              <w:fldChar w:fldCharType="begin"/>
            </w:r>
            <w:r w:rsidR="002C774C">
              <w:rPr>
                <w:noProof/>
                <w:webHidden/>
              </w:rPr>
              <w:instrText xml:space="preserve"> PAGEREF _Toc7956908 \h </w:instrText>
            </w:r>
            <w:r w:rsidR="002C774C">
              <w:rPr>
                <w:noProof/>
                <w:webHidden/>
              </w:rPr>
            </w:r>
            <w:r w:rsidR="002C774C">
              <w:rPr>
                <w:noProof/>
                <w:webHidden/>
              </w:rPr>
              <w:fldChar w:fldCharType="separate"/>
            </w:r>
            <w:r w:rsidR="002C774C">
              <w:rPr>
                <w:noProof/>
                <w:webHidden/>
              </w:rPr>
              <w:t>9</w:t>
            </w:r>
            <w:r w:rsidR="002C774C">
              <w:rPr>
                <w:noProof/>
                <w:webHidden/>
              </w:rPr>
              <w:fldChar w:fldCharType="end"/>
            </w:r>
          </w:hyperlink>
        </w:p>
        <w:p w:rsidR="002C774C" w:rsidRDefault="00942FE4">
          <w:pPr>
            <w:pStyle w:val="TOC3"/>
            <w:tabs>
              <w:tab w:val="right" w:leader="dot" w:pos="8630"/>
            </w:tabs>
            <w:bidi w:val="0"/>
            <w:rPr>
              <w:rFonts w:asciiTheme="minorHAnsi" w:eastAsiaTheme="minorEastAsia" w:hAnsiTheme="minorHAnsi" w:cstheme="minorBidi"/>
              <w:noProof/>
              <w:sz w:val="22"/>
              <w:szCs w:val="22"/>
            </w:rPr>
          </w:pPr>
          <w:hyperlink w:anchor="_Toc7956909" w:history="1">
            <w:r w:rsidR="002C774C" w:rsidRPr="00934B1D">
              <w:rPr>
                <w:rStyle w:val="Hyperlink"/>
                <w:noProof/>
              </w:rPr>
              <w:t>uninform initialization</w:t>
            </w:r>
            <w:r w:rsidR="002C774C">
              <w:rPr>
                <w:noProof/>
                <w:webHidden/>
              </w:rPr>
              <w:tab/>
            </w:r>
            <w:r w:rsidR="002C774C">
              <w:rPr>
                <w:noProof/>
                <w:webHidden/>
              </w:rPr>
              <w:fldChar w:fldCharType="begin"/>
            </w:r>
            <w:r w:rsidR="002C774C">
              <w:rPr>
                <w:noProof/>
                <w:webHidden/>
              </w:rPr>
              <w:instrText xml:space="preserve"> PAGEREF _Toc7956909 \h </w:instrText>
            </w:r>
            <w:r w:rsidR="002C774C">
              <w:rPr>
                <w:noProof/>
                <w:webHidden/>
              </w:rPr>
            </w:r>
            <w:r w:rsidR="002C774C">
              <w:rPr>
                <w:noProof/>
                <w:webHidden/>
              </w:rPr>
              <w:fldChar w:fldCharType="separate"/>
            </w:r>
            <w:r w:rsidR="002C774C">
              <w:rPr>
                <w:noProof/>
                <w:webHidden/>
              </w:rPr>
              <w:t>9</w:t>
            </w:r>
            <w:r w:rsidR="002C774C">
              <w:rPr>
                <w:noProof/>
                <w:webHidden/>
              </w:rPr>
              <w:fldChar w:fldCharType="end"/>
            </w:r>
          </w:hyperlink>
        </w:p>
        <w:p w:rsidR="002C774C" w:rsidRDefault="00942FE4">
          <w:pPr>
            <w:pStyle w:val="TOC3"/>
            <w:tabs>
              <w:tab w:val="right" w:leader="dot" w:pos="8630"/>
            </w:tabs>
            <w:bidi w:val="0"/>
            <w:rPr>
              <w:rFonts w:asciiTheme="minorHAnsi" w:eastAsiaTheme="minorEastAsia" w:hAnsiTheme="minorHAnsi" w:cstheme="minorBidi"/>
              <w:noProof/>
              <w:sz w:val="22"/>
              <w:szCs w:val="22"/>
            </w:rPr>
          </w:pPr>
          <w:hyperlink w:anchor="_Toc7956910" w:history="1">
            <w:r w:rsidR="002C774C" w:rsidRPr="00934B1D">
              <w:rPr>
                <w:rStyle w:val="Hyperlink"/>
                <w:noProof/>
              </w:rPr>
              <w:t>C++ methods given free by the compiler (Meyers, item 5)</w:t>
            </w:r>
            <w:r w:rsidR="002C774C">
              <w:rPr>
                <w:noProof/>
                <w:webHidden/>
              </w:rPr>
              <w:tab/>
            </w:r>
            <w:r w:rsidR="002C774C">
              <w:rPr>
                <w:noProof/>
                <w:webHidden/>
              </w:rPr>
              <w:fldChar w:fldCharType="begin"/>
            </w:r>
            <w:r w:rsidR="002C774C">
              <w:rPr>
                <w:noProof/>
                <w:webHidden/>
              </w:rPr>
              <w:instrText xml:space="preserve"> PAGEREF _Toc7956910 \h </w:instrText>
            </w:r>
            <w:r w:rsidR="002C774C">
              <w:rPr>
                <w:noProof/>
                <w:webHidden/>
              </w:rPr>
            </w:r>
            <w:r w:rsidR="002C774C">
              <w:rPr>
                <w:noProof/>
                <w:webHidden/>
              </w:rPr>
              <w:fldChar w:fldCharType="separate"/>
            </w:r>
            <w:r w:rsidR="002C774C">
              <w:rPr>
                <w:noProof/>
                <w:webHidden/>
              </w:rPr>
              <w:t>9</w:t>
            </w:r>
            <w:r w:rsidR="002C774C">
              <w:rPr>
                <w:noProof/>
                <w:webHidden/>
              </w:rPr>
              <w:fldChar w:fldCharType="end"/>
            </w:r>
          </w:hyperlink>
        </w:p>
        <w:p w:rsidR="002C774C" w:rsidRDefault="00942FE4">
          <w:pPr>
            <w:pStyle w:val="TOC3"/>
            <w:tabs>
              <w:tab w:val="right" w:leader="dot" w:pos="8630"/>
            </w:tabs>
            <w:bidi w:val="0"/>
            <w:rPr>
              <w:rFonts w:asciiTheme="minorHAnsi" w:eastAsiaTheme="minorEastAsia" w:hAnsiTheme="minorHAnsi" w:cstheme="minorBidi"/>
              <w:noProof/>
              <w:sz w:val="22"/>
              <w:szCs w:val="22"/>
            </w:rPr>
          </w:pPr>
          <w:hyperlink w:anchor="_Toc7956911" w:history="1">
            <w:r w:rsidR="002C774C" w:rsidRPr="00934B1D">
              <w:rPr>
                <w:rStyle w:val="Hyperlink"/>
                <w:noProof/>
              </w:rPr>
              <w:t>Explicitly disallow the use of compiler-generated functions (Meyers, Item 6)</w:t>
            </w:r>
            <w:r w:rsidR="002C774C">
              <w:rPr>
                <w:noProof/>
                <w:webHidden/>
              </w:rPr>
              <w:tab/>
            </w:r>
            <w:r w:rsidR="002C774C">
              <w:rPr>
                <w:noProof/>
                <w:webHidden/>
              </w:rPr>
              <w:fldChar w:fldCharType="begin"/>
            </w:r>
            <w:r w:rsidR="002C774C">
              <w:rPr>
                <w:noProof/>
                <w:webHidden/>
              </w:rPr>
              <w:instrText xml:space="preserve"> PAGEREF _Toc7956911 \h </w:instrText>
            </w:r>
            <w:r w:rsidR="002C774C">
              <w:rPr>
                <w:noProof/>
                <w:webHidden/>
              </w:rPr>
            </w:r>
            <w:r w:rsidR="002C774C">
              <w:rPr>
                <w:noProof/>
                <w:webHidden/>
              </w:rPr>
              <w:fldChar w:fldCharType="separate"/>
            </w:r>
            <w:r w:rsidR="002C774C">
              <w:rPr>
                <w:noProof/>
                <w:webHidden/>
              </w:rPr>
              <w:t>10</w:t>
            </w:r>
            <w:r w:rsidR="002C774C">
              <w:rPr>
                <w:noProof/>
                <w:webHidden/>
              </w:rPr>
              <w:fldChar w:fldCharType="end"/>
            </w:r>
          </w:hyperlink>
        </w:p>
        <w:p w:rsidR="002C774C" w:rsidRDefault="00942FE4">
          <w:pPr>
            <w:pStyle w:val="TOC3"/>
            <w:tabs>
              <w:tab w:val="right" w:leader="dot" w:pos="8630"/>
            </w:tabs>
            <w:bidi w:val="0"/>
            <w:rPr>
              <w:rFonts w:asciiTheme="minorHAnsi" w:eastAsiaTheme="minorEastAsia" w:hAnsiTheme="minorHAnsi" w:cstheme="minorBidi"/>
              <w:noProof/>
              <w:sz w:val="22"/>
              <w:szCs w:val="22"/>
            </w:rPr>
          </w:pPr>
          <w:hyperlink w:anchor="_Toc7956912" w:history="1">
            <w:r w:rsidR="002C774C" w:rsidRPr="00934B1D">
              <w:rPr>
                <w:rStyle w:val="Hyperlink"/>
                <w:noProof/>
              </w:rPr>
              <w:t>Virtual d'tor (Meyers, Item 7)</w:t>
            </w:r>
            <w:r w:rsidR="002C774C">
              <w:rPr>
                <w:noProof/>
                <w:webHidden/>
              </w:rPr>
              <w:tab/>
            </w:r>
            <w:r w:rsidR="002C774C">
              <w:rPr>
                <w:noProof/>
                <w:webHidden/>
              </w:rPr>
              <w:fldChar w:fldCharType="begin"/>
            </w:r>
            <w:r w:rsidR="002C774C">
              <w:rPr>
                <w:noProof/>
                <w:webHidden/>
              </w:rPr>
              <w:instrText xml:space="preserve"> PAGEREF _Toc7956912 \h </w:instrText>
            </w:r>
            <w:r w:rsidR="002C774C">
              <w:rPr>
                <w:noProof/>
                <w:webHidden/>
              </w:rPr>
            </w:r>
            <w:r w:rsidR="002C774C">
              <w:rPr>
                <w:noProof/>
                <w:webHidden/>
              </w:rPr>
              <w:fldChar w:fldCharType="separate"/>
            </w:r>
            <w:r w:rsidR="002C774C">
              <w:rPr>
                <w:noProof/>
                <w:webHidden/>
              </w:rPr>
              <w:t>10</w:t>
            </w:r>
            <w:r w:rsidR="002C774C">
              <w:rPr>
                <w:noProof/>
                <w:webHidden/>
              </w:rPr>
              <w:fldChar w:fldCharType="end"/>
            </w:r>
          </w:hyperlink>
        </w:p>
        <w:p w:rsidR="002C774C" w:rsidRDefault="00942FE4">
          <w:pPr>
            <w:pStyle w:val="TOC3"/>
            <w:tabs>
              <w:tab w:val="right" w:leader="dot" w:pos="8630"/>
            </w:tabs>
            <w:bidi w:val="0"/>
            <w:rPr>
              <w:rFonts w:asciiTheme="minorHAnsi" w:eastAsiaTheme="minorEastAsia" w:hAnsiTheme="minorHAnsi" w:cstheme="minorBidi"/>
              <w:noProof/>
              <w:sz w:val="22"/>
              <w:szCs w:val="22"/>
            </w:rPr>
          </w:pPr>
          <w:hyperlink w:anchor="_Toc7956913" w:history="1">
            <w:r w:rsidR="002C774C" w:rsidRPr="00934B1D">
              <w:rPr>
                <w:rStyle w:val="Hyperlink"/>
                <w:noProof/>
              </w:rPr>
              <w:t>Don't allow destructors to throw exceptions (Meyers, item 8)</w:t>
            </w:r>
            <w:r w:rsidR="002C774C">
              <w:rPr>
                <w:noProof/>
                <w:webHidden/>
              </w:rPr>
              <w:tab/>
            </w:r>
            <w:r w:rsidR="002C774C">
              <w:rPr>
                <w:noProof/>
                <w:webHidden/>
              </w:rPr>
              <w:fldChar w:fldCharType="begin"/>
            </w:r>
            <w:r w:rsidR="002C774C">
              <w:rPr>
                <w:noProof/>
                <w:webHidden/>
              </w:rPr>
              <w:instrText xml:space="preserve"> PAGEREF _Toc7956913 \h </w:instrText>
            </w:r>
            <w:r w:rsidR="002C774C">
              <w:rPr>
                <w:noProof/>
                <w:webHidden/>
              </w:rPr>
            </w:r>
            <w:r w:rsidR="002C774C">
              <w:rPr>
                <w:noProof/>
                <w:webHidden/>
              </w:rPr>
              <w:fldChar w:fldCharType="separate"/>
            </w:r>
            <w:r w:rsidR="002C774C">
              <w:rPr>
                <w:noProof/>
                <w:webHidden/>
              </w:rPr>
              <w:t>10</w:t>
            </w:r>
            <w:r w:rsidR="002C774C">
              <w:rPr>
                <w:noProof/>
                <w:webHidden/>
              </w:rPr>
              <w:fldChar w:fldCharType="end"/>
            </w:r>
          </w:hyperlink>
        </w:p>
        <w:p w:rsidR="002C774C" w:rsidRDefault="00942FE4">
          <w:pPr>
            <w:pStyle w:val="TOC2"/>
            <w:tabs>
              <w:tab w:val="right" w:leader="dot" w:pos="8630"/>
            </w:tabs>
            <w:bidi w:val="0"/>
            <w:rPr>
              <w:rFonts w:asciiTheme="minorHAnsi" w:eastAsiaTheme="minorEastAsia" w:hAnsiTheme="minorHAnsi" w:cstheme="minorBidi"/>
              <w:noProof/>
              <w:sz w:val="22"/>
              <w:szCs w:val="22"/>
            </w:rPr>
          </w:pPr>
          <w:hyperlink w:anchor="_Toc7956914" w:history="1">
            <w:r w:rsidR="002C774C" w:rsidRPr="00934B1D">
              <w:rPr>
                <w:rStyle w:val="Hyperlink"/>
                <w:noProof/>
              </w:rPr>
              <w:t>Templates</w:t>
            </w:r>
            <w:r w:rsidR="002C774C">
              <w:rPr>
                <w:noProof/>
                <w:webHidden/>
              </w:rPr>
              <w:tab/>
            </w:r>
            <w:r w:rsidR="002C774C">
              <w:rPr>
                <w:noProof/>
                <w:webHidden/>
              </w:rPr>
              <w:fldChar w:fldCharType="begin"/>
            </w:r>
            <w:r w:rsidR="002C774C">
              <w:rPr>
                <w:noProof/>
                <w:webHidden/>
              </w:rPr>
              <w:instrText xml:space="preserve"> PAGEREF _Toc7956914 \h </w:instrText>
            </w:r>
            <w:r w:rsidR="002C774C">
              <w:rPr>
                <w:noProof/>
                <w:webHidden/>
              </w:rPr>
            </w:r>
            <w:r w:rsidR="002C774C">
              <w:rPr>
                <w:noProof/>
                <w:webHidden/>
              </w:rPr>
              <w:fldChar w:fldCharType="separate"/>
            </w:r>
            <w:r w:rsidR="002C774C">
              <w:rPr>
                <w:noProof/>
                <w:webHidden/>
              </w:rPr>
              <w:t>10</w:t>
            </w:r>
            <w:r w:rsidR="002C774C">
              <w:rPr>
                <w:noProof/>
                <w:webHidden/>
              </w:rPr>
              <w:fldChar w:fldCharType="end"/>
            </w:r>
          </w:hyperlink>
        </w:p>
        <w:p w:rsidR="002C774C" w:rsidRDefault="00942FE4">
          <w:pPr>
            <w:pStyle w:val="TOC3"/>
            <w:tabs>
              <w:tab w:val="right" w:leader="dot" w:pos="8630"/>
            </w:tabs>
            <w:bidi w:val="0"/>
            <w:rPr>
              <w:rFonts w:asciiTheme="minorHAnsi" w:eastAsiaTheme="minorEastAsia" w:hAnsiTheme="minorHAnsi" w:cstheme="minorBidi"/>
              <w:noProof/>
              <w:sz w:val="22"/>
              <w:szCs w:val="22"/>
            </w:rPr>
          </w:pPr>
          <w:hyperlink w:anchor="_Toc7956915" w:history="1">
            <w:r w:rsidR="002C774C" w:rsidRPr="00934B1D">
              <w:rPr>
                <w:rStyle w:val="Hyperlink"/>
                <w:noProof/>
              </w:rPr>
              <w:t>Using an existing template</w:t>
            </w:r>
            <w:r w:rsidR="002C774C">
              <w:rPr>
                <w:noProof/>
                <w:webHidden/>
              </w:rPr>
              <w:tab/>
            </w:r>
            <w:r w:rsidR="002C774C">
              <w:rPr>
                <w:noProof/>
                <w:webHidden/>
              </w:rPr>
              <w:fldChar w:fldCharType="begin"/>
            </w:r>
            <w:r w:rsidR="002C774C">
              <w:rPr>
                <w:noProof/>
                <w:webHidden/>
              </w:rPr>
              <w:instrText xml:space="preserve"> PAGEREF _Toc7956915 \h </w:instrText>
            </w:r>
            <w:r w:rsidR="002C774C">
              <w:rPr>
                <w:noProof/>
                <w:webHidden/>
              </w:rPr>
            </w:r>
            <w:r w:rsidR="002C774C">
              <w:rPr>
                <w:noProof/>
                <w:webHidden/>
              </w:rPr>
              <w:fldChar w:fldCharType="separate"/>
            </w:r>
            <w:r w:rsidR="002C774C">
              <w:rPr>
                <w:noProof/>
                <w:webHidden/>
              </w:rPr>
              <w:t>10</w:t>
            </w:r>
            <w:r w:rsidR="002C774C">
              <w:rPr>
                <w:noProof/>
                <w:webHidden/>
              </w:rPr>
              <w:fldChar w:fldCharType="end"/>
            </w:r>
          </w:hyperlink>
        </w:p>
        <w:p w:rsidR="002C774C" w:rsidRDefault="00942FE4">
          <w:pPr>
            <w:pStyle w:val="TOC3"/>
            <w:tabs>
              <w:tab w:val="right" w:leader="dot" w:pos="8630"/>
            </w:tabs>
            <w:bidi w:val="0"/>
            <w:rPr>
              <w:rFonts w:asciiTheme="minorHAnsi" w:eastAsiaTheme="minorEastAsia" w:hAnsiTheme="minorHAnsi" w:cstheme="minorBidi"/>
              <w:noProof/>
              <w:sz w:val="22"/>
              <w:szCs w:val="22"/>
            </w:rPr>
          </w:pPr>
          <w:hyperlink w:anchor="_Toc7956916" w:history="1">
            <w:r w:rsidR="002C774C" w:rsidRPr="00934B1D">
              <w:rPr>
                <w:rStyle w:val="Hyperlink"/>
                <w:noProof/>
              </w:rPr>
              <w:t>Function templates</w:t>
            </w:r>
            <w:r w:rsidR="002C774C">
              <w:rPr>
                <w:noProof/>
                <w:webHidden/>
              </w:rPr>
              <w:tab/>
            </w:r>
            <w:r w:rsidR="002C774C">
              <w:rPr>
                <w:noProof/>
                <w:webHidden/>
              </w:rPr>
              <w:fldChar w:fldCharType="begin"/>
            </w:r>
            <w:r w:rsidR="002C774C">
              <w:rPr>
                <w:noProof/>
                <w:webHidden/>
              </w:rPr>
              <w:instrText xml:space="preserve"> PAGEREF _Toc7956916 \h </w:instrText>
            </w:r>
            <w:r w:rsidR="002C774C">
              <w:rPr>
                <w:noProof/>
                <w:webHidden/>
              </w:rPr>
            </w:r>
            <w:r w:rsidR="002C774C">
              <w:rPr>
                <w:noProof/>
                <w:webHidden/>
              </w:rPr>
              <w:fldChar w:fldCharType="separate"/>
            </w:r>
            <w:r w:rsidR="002C774C">
              <w:rPr>
                <w:noProof/>
                <w:webHidden/>
              </w:rPr>
              <w:t>11</w:t>
            </w:r>
            <w:r w:rsidR="002C774C">
              <w:rPr>
                <w:noProof/>
                <w:webHidden/>
              </w:rPr>
              <w:fldChar w:fldCharType="end"/>
            </w:r>
          </w:hyperlink>
        </w:p>
        <w:p w:rsidR="002C774C" w:rsidRDefault="00942FE4">
          <w:pPr>
            <w:pStyle w:val="TOC3"/>
            <w:tabs>
              <w:tab w:val="right" w:leader="dot" w:pos="8630"/>
            </w:tabs>
            <w:bidi w:val="0"/>
            <w:rPr>
              <w:rFonts w:asciiTheme="minorHAnsi" w:eastAsiaTheme="minorEastAsia" w:hAnsiTheme="minorHAnsi" w:cstheme="minorBidi"/>
              <w:noProof/>
              <w:sz w:val="22"/>
              <w:szCs w:val="22"/>
            </w:rPr>
          </w:pPr>
          <w:hyperlink w:anchor="_Toc7956917" w:history="1">
            <w:r w:rsidR="002C774C" w:rsidRPr="00934B1D">
              <w:rPr>
                <w:rStyle w:val="Hyperlink"/>
                <w:noProof/>
              </w:rPr>
              <w:t>Class templates</w:t>
            </w:r>
            <w:r w:rsidR="002C774C">
              <w:rPr>
                <w:noProof/>
                <w:webHidden/>
              </w:rPr>
              <w:tab/>
            </w:r>
            <w:r w:rsidR="002C774C">
              <w:rPr>
                <w:noProof/>
                <w:webHidden/>
              </w:rPr>
              <w:fldChar w:fldCharType="begin"/>
            </w:r>
            <w:r w:rsidR="002C774C">
              <w:rPr>
                <w:noProof/>
                <w:webHidden/>
              </w:rPr>
              <w:instrText xml:space="preserve"> PAGEREF _Toc7956917 \h </w:instrText>
            </w:r>
            <w:r w:rsidR="002C774C">
              <w:rPr>
                <w:noProof/>
                <w:webHidden/>
              </w:rPr>
            </w:r>
            <w:r w:rsidR="002C774C">
              <w:rPr>
                <w:noProof/>
                <w:webHidden/>
              </w:rPr>
              <w:fldChar w:fldCharType="separate"/>
            </w:r>
            <w:r w:rsidR="002C774C">
              <w:rPr>
                <w:noProof/>
                <w:webHidden/>
              </w:rPr>
              <w:t>11</w:t>
            </w:r>
            <w:r w:rsidR="002C774C">
              <w:rPr>
                <w:noProof/>
                <w:webHidden/>
              </w:rPr>
              <w:fldChar w:fldCharType="end"/>
            </w:r>
          </w:hyperlink>
        </w:p>
        <w:p w:rsidR="002C774C" w:rsidRDefault="00942FE4">
          <w:pPr>
            <w:pStyle w:val="TOC3"/>
            <w:tabs>
              <w:tab w:val="right" w:leader="dot" w:pos="8630"/>
            </w:tabs>
            <w:bidi w:val="0"/>
            <w:rPr>
              <w:rFonts w:asciiTheme="minorHAnsi" w:eastAsiaTheme="minorEastAsia" w:hAnsiTheme="minorHAnsi" w:cstheme="minorBidi"/>
              <w:noProof/>
              <w:sz w:val="22"/>
              <w:szCs w:val="22"/>
            </w:rPr>
          </w:pPr>
          <w:hyperlink w:anchor="_Toc7956918" w:history="1">
            <w:r w:rsidR="002C774C" w:rsidRPr="00934B1D">
              <w:rPr>
                <w:rStyle w:val="Hyperlink"/>
                <w:noProof/>
              </w:rPr>
              <w:t>Template specialization</w:t>
            </w:r>
            <w:r w:rsidR="002C774C">
              <w:rPr>
                <w:noProof/>
                <w:webHidden/>
              </w:rPr>
              <w:tab/>
            </w:r>
            <w:r w:rsidR="002C774C">
              <w:rPr>
                <w:noProof/>
                <w:webHidden/>
              </w:rPr>
              <w:fldChar w:fldCharType="begin"/>
            </w:r>
            <w:r w:rsidR="002C774C">
              <w:rPr>
                <w:noProof/>
                <w:webHidden/>
              </w:rPr>
              <w:instrText xml:space="preserve"> PAGEREF _Toc7956918 \h </w:instrText>
            </w:r>
            <w:r w:rsidR="002C774C">
              <w:rPr>
                <w:noProof/>
                <w:webHidden/>
              </w:rPr>
            </w:r>
            <w:r w:rsidR="002C774C">
              <w:rPr>
                <w:noProof/>
                <w:webHidden/>
              </w:rPr>
              <w:fldChar w:fldCharType="separate"/>
            </w:r>
            <w:r w:rsidR="002C774C">
              <w:rPr>
                <w:noProof/>
                <w:webHidden/>
              </w:rPr>
              <w:t>11</w:t>
            </w:r>
            <w:r w:rsidR="002C774C">
              <w:rPr>
                <w:noProof/>
                <w:webHidden/>
              </w:rPr>
              <w:fldChar w:fldCharType="end"/>
            </w:r>
          </w:hyperlink>
        </w:p>
        <w:p w:rsidR="002C774C" w:rsidRDefault="00942FE4">
          <w:pPr>
            <w:pStyle w:val="TOC3"/>
            <w:tabs>
              <w:tab w:val="right" w:leader="dot" w:pos="8630"/>
            </w:tabs>
            <w:bidi w:val="0"/>
            <w:rPr>
              <w:rFonts w:asciiTheme="minorHAnsi" w:eastAsiaTheme="minorEastAsia" w:hAnsiTheme="minorHAnsi" w:cstheme="minorBidi"/>
              <w:noProof/>
              <w:sz w:val="22"/>
              <w:szCs w:val="22"/>
            </w:rPr>
          </w:pPr>
          <w:hyperlink w:anchor="_Toc7956919" w:history="1">
            <w:r w:rsidR="002C774C" w:rsidRPr="00934B1D">
              <w:rPr>
                <w:rStyle w:val="Hyperlink"/>
                <w:noProof/>
              </w:rPr>
              <w:t>Special usage templates</w:t>
            </w:r>
            <w:r w:rsidR="002C774C">
              <w:rPr>
                <w:noProof/>
                <w:webHidden/>
              </w:rPr>
              <w:tab/>
            </w:r>
            <w:r w:rsidR="002C774C">
              <w:rPr>
                <w:noProof/>
                <w:webHidden/>
              </w:rPr>
              <w:fldChar w:fldCharType="begin"/>
            </w:r>
            <w:r w:rsidR="002C774C">
              <w:rPr>
                <w:noProof/>
                <w:webHidden/>
              </w:rPr>
              <w:instrText xml:space="preserve"> PAGEREF _Toc7956919 \h </w:instrText>
            </w:r>
            <w:r w:rsidR="002C774C">
              <w:rPr>
                <w:noProof/>
                <w:webHidden/>
              </w:rPr>
            </w:r>
            <w:r w:rsidR="002C774C">
              <w:rPr>
                <w:noProof/>
                <w:webHidden/>
              </w:rPr>
              <w:fldChar w:fldCharType="separate"/>
            </w:r>
            <w:r w:rsidR="002C774C">
              <w:rPr>
                <w:noProof/>
                <w:webHidden/>
              </w:rPr>
              <w:t>12</w:t>
            </w:r>
            <w:r w:rsidR="002C774C">
              <w:rPr>
                <w:noProof/>
                <w:webHidden/>
              </w:rPr>
              <w:fldChar w:fldCharType="end"/>
            </w:r>
          </w:hyperlink>
        </w:p>
        <w:p w:rsidR="002C774C" w:rsidRDefault="00942FE4">
          <w:pPr>
            <w:pStyle w:val="TOC3"/>
            <w:tabs>
              <w:tab w:val="right" w:leader="dot" w:pos="8630"/>
            </w:tabs>
            <w:bidi w:val="0"/>
            <w:rPr>
              <w:rFonts w:asciiTheme="minorHAnsi" w:eastAsiaTheme="minorEastAsia" w:hAnsiTheme="minorHAnsi" w:cstheme="minorBidi"/>
              <w:noProof/>
              <w:sz w:val="22"/>
              <w:szCs w:val="22"/>
            </w:rPr>
          </w:pPr>
          <w:hyperlink w:anchor="_Toc7956920" w:history="1">
            <w:r w:rsidR="002C774C" w:rsidRPr="00934B1D">
              <w:rPr>
                <w:rStyle w:val="Hyperlink"/>
                <w:noProof/>
                <w:highlight w:val="white"/>
              </w:rPr>
              <w:t>typename keyword</w:t>
            </w:r>
            <w:r w:rsidR="002C774C">
              <w:rPr>
                <w:noProof/>
                <w:webHidden/>
              </w:rPr>
              <w:tab/>
            </w:r>
            <w:r w:rsidR="002C774C">
              <w:rPr>
                <w:noProof/>
                <w:webHidden/>
              </w:rPr>
              <w:fldChar w:fldCharType="begin"/>
            </w:r>
            <w:r w:rsidR="002C774C">
              <w:rPr>
                <w:noProof/>
                <w:webHidden/>
              </w:rPr>
              <w:instrText xml:space="preserve"> PAGEREF _Toc7956920 \h </w:instrText>
            </w:r>
            <w:r w:rsidR="002C774C">
              <w:rPr>
                <w:noProof/>
                <w:webHidden/>
              </w:rPr>
            </w:r>
            <w:r w:rsidR="002C774C">
              <w:rPr>
                <w:noProof/>
                <w:webHidden/>
              </w:rPr>
              <w:fldChar w:fldCharType="separate"/>
            </w:r>
            <w:r w:rsidR="002C774C">
              <w:rPr>
                <w:noProof/>
                <w:webHidden/>
              </w:rPr>
              <w:t>13</w:t>
            </w:r>
            <w:r w:rsidR="002C774C">
              <w:rPr>
                <w:noProof/>
                <w:webHidden/>
              </w:rPr>
              <w:fldChar w:fldCharType="end"/>
            </w:r>
          </w:hyperlink>
        </w:p>
        <w:p w:rsidR="002C774C" w:rsidRDefault="00942FE4">
          <w:pPr>
            <w:pStyle w:val="TOC2"/>
            <w:tabs>
              <w:tab w:val="right" w:leader="dot" w:pos="8630"/>
            </w:tabs>
            <w:bidi w:val="0"/>
            <w:rPr>
              <w:rFonts w:asciiTheme="minorHAnsi" w:eastAsiaTheme="minorEastAsia" w:hAnsiTheme="minorHAnsi" w:cstheme="minorBidi"/>
              <w:noProof/>
              <w:sz w:val="22"/>
              <w:szCs w:val="22"/>
            </w:rPr>
          </w:pPr>
          <w:hyperlink w:anchor="_Toc7956921" w:history="1">
            <w:r w:rsidR="002C774C" w:rsidRPr="00934B1D">
              <w:rPr>
                <w:rStyle w:val="Hyperlink"/>
                <w:noProof/>
              </w:rPr>
              <w:t>Containters</w:t>
            </w:r>
            <w:r w:rsidR="002C774C">
              <w:rPr>
                <w:noProof/>
                <w:webHidden/>
              </w:rPr>
              <w:tab/>
            </w:r>
            <w:r w:rsidR="002C774C">
              <w:rPr>
                <w:noProof/>
                <w:webHidden/>
              </w:rPr>
              <w:fldChar w:fldCharType="begin"/>
            </w:r>
            <w:r w:rsidR="002C774C">
              <w:rPr>
                <w:noProof/>
                <w:webHidden/>
              </w:rPr>
              <w:instrText xml:space="preserve"> PAGEREF _Toc7956921 \h </w:instrText>
            </w:r>
            <w:r w:rsidR="002C774C">
              <w:rPr>
                <w:noProof/>
                <w:webHidden/>
              </w:rPr>
            </w:r>
            <w:r w:rsidR="002C774C">
              <w:rPr>
                <w:noProof/>
                <w:webHidden/>
              </w:rPr>
              <w:fldChar w:fldCharType="separate"/>
            </w:r>
            <w:r w:rsidR="002C774C">
              <w:rPr>
                <w:noProof/>
                <w:webHidden/>
              </w:rPr>
              <w:t>14</w:t>
            </w:r>
            <w:r w:rsidR="002C774C">
              <w:rPr>
                <w:noProof/>
                <w:webHidden/>
              </w:rPr>
              <w:fldChar w:fldCharType="end"/>
            </w:r>
          </w:hyperlink>
        </w:p>
        <w:p w:rsidR="002C774C" w:rsidRDefault="00942FE4">
          <w:pPr>
            <w:pStyle w:val="TOC3"/>
            <w:tabs>
              <w:tab w:val="right" w:leader="dot" w:pos="8630"/>
            </w:tabs>
            <w:bidi w:val="0"/>
            <w:rPr>
              <w:rFonts w:asciiTheme="minorHAnsi" w:eastAsiaTheme="minorEastAsia" w:hAnsiTheme="minorHAnsi" w:cstheme="minorBidi"/>
              <w:noProof/>
              <w:sz w:val="22"/>
              <w:szCs w:val="22"/>
            </w:rPr>
          </w:pPr>
          <w:hyperlink w:anchor="_Toc7956922" w:history="1">
            <w:r w:rsidR="002C774C" w:rsidRPr="00934B1D">
              <w:rPr>
                <w:rStyle w:val="Hyperlink"/>
                <w:noProof/>
              </w:rPr>
              <w:t>Standard containters</w:t>
            </w:r>
            <w:r w:rsidR="002C774C">
              <w:rPr>
                <w:noProof/>
                <w:webHidden/>
              </w:rPr>
              <w:tab/>
            </w:r>
            <w:r w:rsidR="002C774C">
              <w:rPr>
                <w:noProof/>
                <w:webHidden/>
              </w:rPr>
              <w:fldChar w:fldCharType="begin"/>
            </w:r>
            <w:r w:rsidR="002C774C">
              <w:rPr>
                <w:noProof/>
                <w:webHidden/>
              </w:rPr>
              <w:instrText xml:space="preserve"> PAGEREF _Toc7956922 \h </w:instrText>
            </w:r>
            <w:r w:rsidR="002C774C">
              <w:rPr>
                <w:noProof/>
                <w:webHidden/>
              </w:rPr>
            </w:r>
            <w:r w:rsidR="002C774C">
              <w:rPr>
                <w:noProof/>
                <w:webHidden/>
              </w:rPr>
              <w:fldChar w:fldCharType="separate"/>
            </w:r>
            <w:r w:rsidR="002C774C">
              <w:rPr>
                <w:noProof/>
                <w:webHidden/>
              </w:rPr>
              <w:t>14</w:t>
            </w:r>
            <w:r w:rsidR="002C774C">
              <w:rPr>
                <w:noProof/>
                <w:webHidden/>
              </w:rPr>
              <w:fldChar w:fldCharType="end"/>
            </w:r>
          </w:hyperlink>
        </w:p>
        <w:p w:rsidR="002C774C" w:rsidRDefault="00942FE4">
          <w:pPr>
            <w:pStyle w:val="TOC3"/>
            <w:tabs>
              <w:tab w:val="right" w:leader="dot" w:pos="8630"/>
            </w:tabs>
            <w:bidi w:val="0"/>
            <w:rPr>
              <w:rFonts w:asciiTheme="minorHAnsi" w:eastAsiaTheme="minorEastAsia" w:hAnsiTheme="minorHAnsi" w:cstheme="minorBidi"/>
              <w:noProof/>
              <w:sz w:val="22"/>
              <w:szCs w:val="22"/>
            </w:rPr>
          </w:pPr>
          <w:hyperlink w:anchor="_Toc7956923" w:history="1">
            <w:r w:rsidR="002C774C" w:rsidRPr="00934B1D">
              <w:rPr>
                <w:rStyle w:val="Hyperlink"/>
                <w:noProof/>
              </w:rPr>
              <w:t>vector</w:t>
            </w:r>
            <w:r w:rsidR="002C774C">
              <w:rPr>
                <w:noProof/>
                <w:webHidden/>
              </w:rPr>
              <w:tab/>
            </w:r>
            <w:r w:rsidR="002C774C">
              <w:rPr>
                <w:noProof/>
                <w:webHidden/>
              </w:rPr>
              <w:fldChar w:fldCharType="begin"/>
            </w:r>
            <w:r w:rsidR="002C774C">
              <w:rPr>
                <w:noProof/>
                <w:webHidden/>
              </w:rPr>
              <w:instrText xml:space="preserve"> PAGEREF _Toc7956923 \h </w:instrText>
            </w:r>
            <w:r w:rsidR="002C774C">
              <w:rPr>
                <w:noProof/>
                <w:webHidden/>
              </w:rPr>
            </w:r>
            <w:r w:rsidR="002C774C">
              <w:rPr>
                <w:noProof/>
                <w:webHidden/>
              </w:rPr>
              <w:fldChar w:fldCharType="separate"/>
            </w:r>
            <w:r w:rsidR="002C774C">
              <w:rPr>
                <w:noProof/>
                <w:webHidden/>
              </w:rPr>
              <w:t>14</w:t>
            </w:r>
            <w:r w:rsidR="002C774C">
              <w:rPr>
                <w:noProof/>
                <w:webHidden/>
              </w:rPr>
              <w:fldChar w:fldCharType="end"/>
            </w:r>
          </w:hyperlink>
        </w:p>
        <w:p w:rsidR="002C774C" w:rsidRDefault="00942FE4">
          <w:pPr>
            <w:pStyle w:val="TOC3"/>
            <w:tabs>
              <w:tab w:val="right" w:leader="dot" w:pos="8630"/>
            </w:tabs>
            <w:bidi w:val="0"/>
            <w:rPr>
              <w:rFonts w:asciiTheme="minorHAnsi" w:eastAsiaTheme="minorEastAsia" w:hAnsiTheme="minorHAnsi" w:cstheme="minorBidi"/>
              <w:noProof/>
              <w:sz w:val="22"/>
              <w:szCs w:val="22"/>
            </w:rPr>
          </w:pPr>
          <w:hyperlink w:anchor="_Toc7956924" w:history="1">
            <w:r w:rsidR="002C774C" w:rsidRPr="00934B1D">
              <w:rPr>
                <w:rStyle w:val="Hyperlink"/>
                <w:noProof/>
              </w:rPr>
              <w:t>List</w:t>
            </w:r>
            <w:r w:rsidR="002C774C">
              <w:rPr>
                <w:noProof/>
                <w:webHidden/>
              </w:rPr>
              <w:tab/>
            </w:r>
            <w:r w:rsidR="002C774C">
              <w:rPr>
                <w:noProof/>
                <w:webHidden/>
              </w:rPr>
              <w:fldChar w:fldCharType="begin"/>
            </w:r>
            <w:r w:rsidR="002C774C">
              <w:rPr>
                <w:noProof/>
                <w:webHidden/>
              </w:rPr>
              <w:instrText xml:space="preserve"> PAGEREF _Toc7956924 \h </w:instrText>
            </w:r>
            <w:r w:rsidR="002C774C">
              <w:rPr>
                <w:noProof/>
                <w:webHidden/>
              </w:rPr>
            </w:r>
            <w:r w:rsidR="002C774C">
              <w:rPr>
                <w:noProof/>
                <w:webHidden/>
              </w:rPr>
              <w:fldChar w:fldCharType="separate"/>
            </w:r>
            <w:r w:rsidR="002C774C">
              <w:rPr>
                <w:noProof/>
                <w:webHidden/>
              </w:rPr>
              <w:t>15</w:t>
            </w:r>
            <w:r w:rsidR="002C774C">
              <w:rPr>
                <w:noProof/>
                <w:webHidden/>
              </w:rPr>
              <w:fldChar w:fldCharType="end"/>
            </w:r>
          </w:hyperlink>
        </w:p>
        <w:p w:rsidR="002C774C" w:rsidRDefault="00942FE4">
          <w:pPr>
            <w:pStyle w:val="TOC3"/>
            <w:tabs>
              <w:tab w:val="right" w:leader="dot" w:pos="8630"/>
            </w:tabs>
            <w:bidi w:val="0"/>
            <w:rPr>
              <w:rFonts w:asciiTheme="minorHAnsi" w:eastAsiaTheme="minorEastAsia" w:hAnsiTheme="minorHAnsi" w:cstheme="minorBidi"/>
              <w:noProof/>
              <w:sz w:val="22"/>
              <w:szCs w:val="22"/>
            </w:rPr>
          </w:pPr>
          <w:hyperlink w:anchor="_Toc7956925" w:history="1">
            <w:r w:rsidR="002C774C" w:rsidRPr="00934B1D">
              <w:rPr>
                <w:rStyle w:val="Hyperlink"/>
                <w:noProof/>
                <w:highlight w:val="white"/>
              </w:rPr>
              <w:t>Map</w:t>
            </w:r>
            <w:r w:rsidR="002C774C">
              <w:rPr>
                <w:noProof/>
                <w:webHidden/>
              </w:rPr>
              <w:tab/>
            </w:r>
            <w:r w:rsidR="002C774C">
              <w:rPr>
                <w:noProof/>
                <w:webHidden/>
              </w:rPr>
              <w:fldChar w:fldCharType="begin"/>
            </w:r>
            <w:r w:rsidR="002C774C">
              <w:rPr>
                <w:noProof/>
                <w:webHidden/>
              </w:rPr>
              <w:instrText xml:space="preserve"> PAGEREF _Toc7956925 \h </w:instrText>
            </w:r>
            <w:r w:rsidR="002C774C">
              <w:rPr>
                <w:noProof/>
                <w:webHidden/>
              </w:rPr>
            </w:r>
            <w:r w:rsidR="002C774C">
              <w:rPr>
                <w:noProof/>
                <w:webHidden/>
              </w:rPr>
              <w:fldChar w:fldCharType="separate"/>
            </w:r>
            <w:r w:rsidR="002C774C">
              <w:rPr>
                <w:noProof/>
                <w:webHidden/>
              </w:rPr>
              <w:t>15</w:t>
            </w:r>
            <w:r w:rsidR="002C774C">
              <w:rPr>
                <w:noProof/>
                <w:webHidden/>
              </w:rPr>
              <w:fldChar w:fldCharType="end"/>
            </w:r>
          </w:hyperlink>
        </w:p>
        <w:p w:rsidR="002C774C" w:rsidRDefault="00942FE4">
          <w:pPr>
            <w:pStyle w:val="TOC3"/>
            <w:tabs>
              <w:tab w:val="right" w:leader="dot" w:pos="8630"/>
            </w:tabs>
            <w:bidi w:val="0"/>
            <w:rPr>
              <w:rFonts w:asciiTheme="minorHAnsi" w:eastAsiaTheme="minorEastAsia" w:hAnsiTheme="minorHAnsi" w:cstheme="minorBidi"/>
              <w:noProof/>
              <w:sz w:val="22"/>
              <w:szCs w:val="22"/>
            </w:rPr>
          </w:pPr>
          <w:hyperlink w:anchor="_Toc7956926" w:history="1">
            <w:r w:rsidR="002C774C" w:rsidRPr="00934B1D">
              <w:rPr>
                <w:rStyle w:val="Hyperlink"/>
                <w:noProof/>
              </w:rPr>
              <w:t>Range based `for`</w:t>
            </w:r>
            <w:r w:rsidR="002C774C">
              <w:rPr>
                <w:noProof/>
                <w:webHidden/>
              </w:rPr>
              <w:tab/>
            </w:r>
            <w:r w:rsidR="002C774C">
              <w:rPr>
                <w:noProof/>
                <w:webHidden/>
              </w:rPr>
              <w:fldChar w:fldCharType="begin"/>
            </w:r>
            <w:r w:rsidR="002C774C">
              <w:rPr>
                <w:noProof/>
                <w:webHidden/>
              </w:rPr>
              <w:instrText xml:space="preserve"> PAGEREF _Toc7956926 \h </w:instrText>
            </w:r>
            <w:r w:rsidR="002C774C">
              <w:rPr>
                <w:noProof/>
                <w:webHidden/>
              </w:rPr>
            </w:r>
            <w:r w:rsidR="002C774C">
              <w:rPr>
                <w:noProof/>
                <w:webHidden/>
              </w:rPr>
              <w:fldChar w:fldCharType="separate"/>
            </w:r>
            <w:r w:rsidR="002C774C">
              <w:rPr>
                <w:noProof/>
                <w:webHidden/>
              </w:rPr>
              <w:t>16</w:t>
            </w:r>
            <w:r w:rsidR="002C774C">
              <w:rPr>
                <w:noProof/>
                <w:webHidden/>
              </w:rPr>
              <w:fldChar w:fldCharType="end"/>
            </w:r>
          </w:hyperlink>
        </w:p>
        <w:p w:rsidR="002C774C" w:rsidRDefault="00942FE4">
          <w:pPr>
            <w:pStyle w:val="TOC3"/>
            <w:tabs>
              <w:tab w:val="right" w:leader="dot" w:pos="8630"/>
            </w:tabs>
            <w:bidi w:val="0"/>
            <w:rPr>
              <w:rFonts w:asciiTheme="minorHAnsi" w:eastAsiaTheme="minorEastAsia" w:hAnsiTheme="minorHAnsi" w:cstheme="minorBidi"/>
              <w:noProof/>
              <w:sz w:val="22"/>
              <w:szCs w:val="22"/>
            </w:rPr>
          </w:pPr>
          <w:hyperlink w:anchor="_Toc7956927" w:history="1">
            <w:r w:rsidR="002C774C" w:rsidRPr="00934B1D">
              <w:rPr>
                <w:rStyle w:val="Hyperlink"/>
                <w:noProof/>
              </w:rPr>
              <w:t>Headers you should know</w:t>
            </w:r>
            <w:r w:rsidR="002C774C">
              <w:rPr>
                <w:noProof/>
                <w:webHidden/>
              </w:rPr>
              <w:tab/>
            </w:r>
            <w:r w:rsidR="002C774C">
              <w:rPr>
                <w:noProof/>
                <w:webHidden/>
              </w:rPr>
              <w:fldChar w:fldCharType="begin"/>
            </w:r>
            <w:r w:rsidR="002C774C">
              <w:rPr>
                <w:noProof/>
                <w:webHidden/>
              </w:rPr>
              <w:instrText xml:space="preserve"> PAGEREF _Toc7956927 \h </w:instrText>
            </w:r>
            <w:r w:rsidR="002C774C">
              <w:rPr>
                <w:noProof/>
                <w:webHidden/>
              </w:rPr>
            </w:r>
            <w:r w:rsidR="002C774C">
              <w:rPr>
                <w:noProof/>
                <w:webHidden/>
              </w:rPr>
              <w:fldChar w:fldCharType="separate"/>
            </w:r>
            <w:r w:rsidR="002C774C">
              <w:rPr>
                <w:noProof/>
                <w:webHidden/>
              </w:rPr>
              <w:t>16</w:t>
            </w:r>
            <w:r w:rsidR="002C774C">
              <w:rPr>
                <w:noProof/>
                <w:webHidden/>
              </w:rPr>
              <w:fldChar w:fldCharType="end"/>
            </w:r>
          </w:hyperlink>
        </w:p>
        <w:p w:rsidR="002C774C" w:rsidRDefault="00942FE4">
          <w:pPr>
            <w:pStyle w:val="TOC3"/>
            <w:tabs>
              <w:tab w:val="right" w:leader="dot" w:pos="8630"/>
            </w:tabs>
            <w:bidi w:val="0"/>
            <w:rPr>
              <w:rFonts w:asciiTheme="minorHAnsi" w:eastAsiaTheme="minorEastAsia" w:hAnsiTheme="minorHAnsi" w:cstheme="minorBidi"/>
              <w:noProof/>
              <w:sz w:val="22"/>
              <w:szCs w:val="22"/>
            </w:rPr>
          </w:pPr>
          <w:hyperlink w:anchor="_Toc7956928" w:history="1">
            <w:r w:rsidR="002C774C" w:rsidRPr="00934B1D">
              <w:rPr>
                <w:rStyle w:val="Hyperlink"/>
                <w:noProof/>
              </w:rPr>
              <w:t>count; count_if; for( iterator); all_of; any_of; none_of</w:t>
            </w:r>
            <w:r w:rsidR="002C774C">
              <w:rPr>
                <w:noProof/>
                <w:webHidden/>
              </w:rPr>
              <w:tab/>
            </w:r>
            <w:r w:rsidR="002C774C">
              <w:rPr>
                <w:noProof/>
                <w:webHidden/>
              </w:rPr>
              <w:fldChar w:fldCharType="begin"/>
            </w:r>
            <w:r w:rsidR="002C774C">
              <w:rPr>
                <w:noProof/>
                <w:webHidden/>
              </w:rPr>
              <w:instrText xml:space="preserve"> PAGEREF _Toc7956928 \h </w:instrText>
            </w:r>
            <w:r w:rsidR="002C774C">
              <w:rPr>
                <w:noProof/>
                <w:webHidden/>
              </w:rPr>
            </w:r>
            <w:r w:rsidR="002C774C">
              <w:rPr>
                <w:noProof/>
                <w:webHidden/>
              </w:rPr>
              <w:fldChar w:fldCharType="separate"/>
            </w:r>
            <w:r w:rsidR="002C774C">
              <w:rPr>
                <w:noProof/>
                <w:webHidden/>
              </w:rPr>
              <w:t>17</w:t>
            </w:r>
            <w:r w:rsidR="002C774C">
              <w:rPr>
                <w:noProof/>
                <w:webHidden/>
              </w:rPr>
              <w:fldChar w:fldCharType="end"/>
            </w:r>
          </w:hyperlink>
        </w:p>
        <w:p w:rsidR="002C774C" w:rsidRDefault="00942FE4">
          <w:pPr>
            <w:pStyle w:val="TOC3"/>
            <w:tabs>
              <w:tab w:val="right" w:leader="dot" w:pos="8630"/>
            </w:tabs>
            <w:bidi w:val="0"/>
            <w:rPr>
              <w:rFonts w:asciiTheme="minorHAnsi" w:eastAsiaTheme="minorEastAsia" w:hAnsiTheme="minorHAnsi" w:cstheme="minorBidi"/>
              <w:noProof/>
              <w:sz w:val="22"/>
              <w:szCs w:val="22"/>
            </w:rPr>
          </w:pPr>
          <w:hyperlink w:anchor="_Toc7956929" w:history="1">
            <w:r w:rsidR="002C774C" w:rsidRPr="00934B1D">
              <w:rPr>
                <w:rStyle w:val="Hyperlink"/>
                <w:noProof/>
              </w:rPr>
              <w:t>find, find_if</w:t>
            </w:r>
            <w:r w:rsidR="002C774C">
              <w:rPr>
                <w:noProof/>
                <w:webHidden/>
              </w:rPr>
              <w:tab/>
            </w:r>
            <w:r w:rsidR="002C774C">
              <w:rPr>
                <w:noProof/>
                <w:webHidden/>
              </w:rPr>
              <w:fldChar w:fldCharType="begin"/>
            </w:r>
            <w:r w:rsidR="002C774C">
              <w:rPr>
                <w:noProof/>
                <w:webHidden/>
              </w:rPr>
              <w:instrText xml:space="preserve"> PAGEREF _Toc7956929 \h </w:instrText>
            </w:r>
            <w:r w:rsidR="002C774C">
              <w:rPr>
                <w:noProof/>
                <w:webHidden/>
              </w:rPr>
            </w:r>
            <w:r w:rsidR="002C774C">
              <w:rPr>
                <w:noProof/>
                <w:webHidden/>
              </w:rPr>
              <w:fldChar w:fldCharType="separate"/>
            </w:r>
            <w:r w:rsidR="002C774C">
              <w:rPr>
                <w:noProof/>
                <w:webHidden/>
              </w:rPr>
              <w:t>18</w:t>
            </w:r>
            <w:r w:rsidR="002C774C">
              <w:rPr>
                <w:noProof/>
                <w:webHidden/>
              </w:rPr>
              <w:fldChar w:fldCharType="end"/>
            </w:r>
          </w:hyperlink>
        </w:p>
        <w:p w:rsidR="002C774C" w:rsidRDefault="00942FE4">
          <w:pPr>
            <w:pStyle w:val="TOC3"/>
            <w:tabs>
              <w:tab w:val="right" w:leader="dot" w:pos="8630"/>
            </w:tabs>
            <w:bidi w:val="0"/>
            <w:rPr>
              <w:rFonts w:asciiTheme="minorHAnsi" w:eastAsiaTheme="minorEastAsia" w:hAnsiTheme="minorHAnsi" w:cstheme="minorBidi"/>
              <w:noProof/>
              <w:sz w:val="22"/>
              <w:szCs w:val="22"/>
            </w:rPr>
          </w:pPr>
          <w:hyperlink w:anchor="_Toc7956930" w:history="1">
            <w:r w:rsidR="002C774C" w:rsidRPr="00934B1D">
              <w:rPr>
                <w:rStyle w:val="Hyperlink"/>
                <w:noProof/>
              </w:rPr>
              <w:t>sort</w:t>
            </w:r>
            <w:r w:rsidR="002C774C">
              <w:rPr>
                <w:noProof/>
                <w:webHidden/>
              </w:rPr>
              <w:tab/>
            </w:r>
            <w:r w:rsidR="002C774C">
              <w:rPr>
                <w:noProof/>
                <w:webHidden/>
              </w:rPr>
              <w:fldChar w:fldCharType="begin"/>
            </w:r>
            <w:r w:rsidR="002C774C">
              <w:rPr>
                <w:noProof/>
                <w:webHidden/>
              </w:rPr>
              <w:instrText xml:space="preserve"> PAGEREF _Toc7956930 \h </w:instrText>
            </w:r>
            <w:r w:rsidR="002C774C">
              <w:rPr>
                <w:noProof/>
                <w:webHidden/>
              </w:rPr>
            </w:r>
            <w:r w:rsidR="002C774C">
              <w:rPr>
                <w:noProof/>
                <w:webHidden/>
              </w:rPr>
              <w:fldChar w:fldCharType="separate"/>
            </w:r>
            <w:r w:rsidR="002C774C">
              <w:rPr>
                <w:noProof/>
                <w:webHidden/>
              </w:rPr>
              <w:t>20</w:t>
            </w:r>
            <w:r w:rsidR="002C774C">
              <w:rPr>
                <w:noProof/>
                <w:webHidden/>
              </w:rPr>
              <w:fldChar w:fldCharType="end"/>
            </w:r>
          </w:hyperlink>
        </w:p>
        <w:p w:rsidR="002C774C" w:rsidRDefault="00942FE4">
          <w:pPr>
            <w:pStyle w:val="TOC2"/>
            <w:tabs>
              <w:tab w:val="right" w:leader="dot" w:pos="8630"/>
            </w:tabs>
            <w:bidi w:val="0"/>
            <w:rPr>
              <w:rFonts w:asciiTheme="minorHAnsi" w:eastAsiaTheme="minorEastAsia" w:hAnsiTheme="minorHAnsi" w:cstheme="minorBidi"/>
              <w:noProof/>
              <w:sz w:val="22"/>
              <w:szCs w:val="22"/>
            </w:rPr>
          </w:pPr>
          <w:hyperlink w:anchor="_Toc7956931" w:history="1">
            <w:r w:rsidR="002C774C" w:rsidRPr="00934B1D">
              <w:rPr>
                <w:rStyle w:val="Hyperlink"/>
                <w:noProof/>
              </w:rPr>
              <w:t>C++11 Language Features</w:t>
            </w:r>
            <w:r w:rsidR="002C774C">
              <w:rPr>
                <w:noProof/>
                <w:webHidden/>
              </w:rPr>
              <w:tab/>
            </w:r>
            <w:r w:rsidR="002C774C">
              <w:rPr>
                <w:noProof/>
                <w:webHidden/>
              </w:rPr>
              <w:fldChar w:fldCharType="begin"/>
            </w:r>
            <w:r w:rsidR="002C774C">
              <w:rPr>
                <w:noProof/>
                <w:webHidden/>
              </w:rPr>
              <w:instrText xml:space="preserve"> PAGEREF _Toc7956931 \h </w:instrText>
            </w:r>
            <w:r w:rsidR="002C774C">
              <w:rPr>
                <w:noProof/>
                <w:webHidden/>
              </w:rPr>
            </w:r>
            <w:r w:rsidR="002C774C">
              <w:rPr>
                <w:noProof/>
                <w:webHidden/>
              </w:rPr>
              <w:fldChar w:fldCharType="separate"/>
            </w:r>
            <w:r w:rsidR="002C774C">
              <w:rPr>
                <w:noProof/>
                <w:webHidden/>
              </w:rPr>
              <w:t>22</w:t>
            </w:r>
            <w:r w:rsidR="002C774C">
              <w:rPr>
                <w:noProof/>
                <w:webHidden/>
              </w:rPr>
              <w:fldChar w:fldCharType="end"/>
            </w:r>
          </w:hyperlink>
        </w:p>
        <w:p w:rsidR="002C774C" w:rsidRDefault="00942FE4">
          <w:pPr>
            <w:pStyle w:val="TOC3"/>
            <w:tabs>
              <w:tab w:val="right" w:leader="dot" w:pos="8630"/>
            </w:tabs>
            <w:bidi w:val="0"/>
            <w:rPr>
              <w:rFonts w:asciiTheme="minorHAnsi" w:eastAsiaTheme="minorEastAsia" w:hAnsiTheme="minorHAnsi" w:cstheme="minorBidi"/>
              <w:noProof/>
              <w:sz w:val="22"/>
              <w:szCs w:val="22"/>
            </w:rPr>
          </w:pPr>
          <w:hyperlink w:anchor="_Toc7956932" w:history="1">
            <w:r w:rsidR="002C774C" w:rsidRPr="00934B1D">
              <w:rPr>
                <w:rStyle w:val="Hyperlink"/>
                <w:noProof/>
              </w:rPr>
              <w:t>auto, decltype</w:t>
            </w:r>
            <w:r w:rsidR="002C774C">
              <w:rPr>
                <w:noProof/>
                <w:webHidden/>
              </w:rPr>
              <w:tab/>
            </w:r>
            <w:r w:rsidR="002C774C">
              <w:rPr>
                <w:noProof/>
                <w:webHidden/>
              </w:rPr>
              <w:fldChar w:fldCharType="begin"/>
            </w:r>
            <w:r w:rsidR="002C774C">
              <w:rPr>
                <w:noProof/>
                <w:webHidden/>
              </w:rPr>
              <w:instrText xml:space="preserve"> PAGEREF _Toc7956932 \h </w:instrText>
            </w:r>
            <w:r w:rsidR="002C774C">
              <w:rPr>
                <w:noProof/>
                <w:webHidden/>
              </w:rPr>
            </w:r>
            <w:r w:rsidR="002C774C">
              <w:rPr>
                <w:noProof/>
                <w:webHidden/>
              </w:rPr>
              <w:fldChar w:fldCharType="separate"/>
            </w:r>
            <w:r w:rsidR="002C774C">
              <w:rPr>
                <w:noProof/>
                <w:webHidden/>
              </w:rPr>
              <w:t>22</w:t>
            </w:r>
            <w:r w:rsidR="002C774C">
              <w:rPr>
                <w:noProof/>
                <w:webHidden/>
              </w:rPr>
              <w:fldChar w:fldCharType="end"/>
            </w:r>
          </w:hyperlink>
        </w:p>
        <w:p w:rsidR="002C774C" w:rsidRDefault="00942FE4">
          <w:pPr>
            <w:pStyle w:val="TOC3"/>
            <w:tabs>
              <w:tab w:val="right" w:leader="dot" w:pos="8630"/>
            </w:tabs>
            <w:bidi w:val="0"/>
            <w:rPr>
              <w:rFonts w:asciiTheme="minorHAnsi" w:eastAsiaTheme="minorEastAsia" w:hAnsiTheme="minorHAnsi" w:cstheme="minorBidi"/>
              <w:noProof/>
              <w:sz w:val="22"/>
              <w:szCs w:val="22"/>
            </w:rPr>
          </w:pPr>
          <w:hyperlink w:anchor="_Toc7956933" w:history="1">
            <w:r w:rsidR="002C774C" w:rsidRPr="00934B1D">
              <w:rPr>
                <w:rStyle w:val="Hyperlink"/>
                <w:noProof/>
              </w:rPr>
              <w:t>`const` before or after</w:t>
            </w:r>
            <w:r w:rsidR="002C774C">
              <w:rPr>
                <w:noProof/>
                <w:webHidden/>
              </w:rPr>
              <w:tab/>
            </w:r>
            <w:r w:rsidR="002C774C">
              <w:rPr>
                <w:noProof/>
                <w:webHidden/>
              </w:rPr>
              <w:fldChar w:fldCharType="begin"/>
            </w:r>
            <w:r w:rsidR="002C774C">
              <w:rPr>
                <w:noProof/>
                <w:webHidden/>
              </w:rPr>
              <w:instrText xml:space="preserve"> PAGEREF _Toc7956933 \h </w:instrText>
            </w:r>
            <w:r w:rsidR="002C774C">
              <w:rPr>
                <w:noProof/>
                <w:webHidden/>
              </w:rPr>
            </w:r>
            <w:r w:rsidR="002C774C">
              <w:rPr>
                <w:noProof/>
                <w:webHidden/>
              </w:rPr>
              <w:fldChar w:fldCharType="separate"/>
            </w:r>
            <w:r w:rsidR="002C774C">
              <w:rPr>
                <w:noProof/>
                <w:webHidden/>
              </w:rPr>
              <w:t>24</w:t>
            </w:r>
            <w:r w:rsidR="002C774C">
              <w:rPr>
                <w:noProof/>
                <w:webHidden/>
              </w:rPr>
              <w:fldChar w:fldCharType="end"/>
            </w:r>
          </w:hyperlink>
        </w:p>
        <w:p w:rsidR="002C774C" w:rsidRDefault="00942FE4">
          <w:pPr>
            <w:pStyle w:val="TOC3"/>
            <w:tabs>
              <w:tab w:val="right" w:leader="dot" w:pos="8630"/>
            </w:tabs>
            <w:bidi w:val="0"/>
            <w:rPr>
              <w:rFonts w:asciiTheme="minorHAnsi" w:eastAsiaTheme="minorEastAsia" w:hAnsiTheme="minorHAnsi" w:cstheme="minorBidi"/>
              <w:noProof/>
              <w:sz w:val="22"/>
              <w:szCs w:val="22"/>
            </w:rPr>
          </w:pPr>
          <w:hyperlink w:anchor="_Toc7956934" w:history="1">
            <w:r w:rsidR="002C774C" w:rsidRPr="00934B1D">
              <w:rPr>
                <w:rStyle w:val="Hyperlink"/>
                <w:noProof/>
              </w:rPr>
              <w:t>Mutable</w:t>
            </w:r>
            <w:r w:rsidR="002C774C">
              <w:rPr>
                <w:noProof/>
                <w:webHidden/>
              </w:rPr>
              <w:tab/>
            </w:r>
            <w:r w:rsidR="002C774C">
              <w:rPr>
                <w:noProof/>
                <w:webHidden/>
              </w:rPr>
              <w:fldChar w:fldCharType="begin"/>
            </w:r>
            <w:r w:rsidR="002C774C">
              <w:rPr>
                <w:noProof/>
                <w:webHidden/>
              </w:rPr>
              <w:instrText xml:space="preserve"> PAGEREF _Toc7956934 \h </w:instrText>
            </w:r>
            <w:r w:rsidR="002C774C">
              <w:rPr>
                <w:noProof/>
                <w:webHidden/>
              </w:rPr>
            </w:r>
            <w:r w:rsidR="002C774C">
              <w:rPr>
                <w:noProof/>
                <w:webHidden/>
              </w:rPr>
              <w:fldChar w:fldCharType="separate"/>
            </w:r>
            <w:r w:rsidR="002C774C">
              <w:rPr>
                <w:noProof/>
                <w:webHidden/>
              </w:rPr>
              <w:t>24</w:t>
            </w:r>
            <w:r w:rsidR="002C774C">
              <w:rPr>
                <w:noProof/>
                <w:webHidden/>
              </w:rPr>
              <w:fldChar w:fldCharType="end"/>
            </w:r>
          </w:hyperlink>
        </w:p>
        <w:p w:rsidR="002C774C" w:rsidRDefault="00942FE4">
          <w:pPr>
            <w:pStyle w:val="TOC3"/>
            <w:tabs>
              <w:tab w:val="right" w:leader="dot" w:pos="8630"/>
            </w:tabs>
            <w:bidi w:val="0"/>
            <w:rPr>
              <w:rFonts w:asciiTheme="minorHAnsi" w:eastAsiaTheme="minorEastAsia" w:hAnsiTheme="minorHAnsi" w:cstheme="minorBidi"/>
              <w:noProof/>
              <w:sz w:val="22"/>
              <w:szCs w:val="22"/>
            </w:rPr>
          </w:pPr>
          <w:hyperlink w:anchor="_Toc7956935" w:history="1">
            <w:r w:rsidR="002C774C" w:rsidRPr="00934B1D">
              <w:rPr>
                <w:rStyle w:val="Hyperlink"/>
                <w:noProof/>
              </w:rPr>
              <w:t>Scoped enum/ enum-class</w:t>
            </w:r>
            <w:r w:rsidR="002C774C">
              <w:rPr>
                <w:noProof/>
                <w:webHidden/>
              </w:rPr>
              <w:tab/>
            </w:r>
            <w:r w:rsidR="002C774C">
              <w:rPr>
                <w:noProof/>
                <w:webHidden/>
              </w:rPr>
              <w:fldChar w:fldCharType="begin"/>
            </w:r>
            <w:r w:rsidR="002C774C">
              <w:rPr>
                <w:noProof/>
                <w:webHidden/>
              </w:rPr>
              <w:instrText xml:space="preserve"> PAGEREF _Toc7956935 \h </w:instrText>
            </w:r>
            <w:r w:rsidR="002C774C">
              <w:rPr>
                <w:noProof/>
                <w:webHidden/>
              </w:rPr>
            </w:r>
            <w:r w:rsidR="002C774C">
              <w:rPr>
                <w:noProof/>
                <w:webHidden/>
              </w:rPr>
              <w:fldChar w:fldCharType="separate"/>
            </w:r>
            <w:r w:rsidR="002C774C">
              <w:rPr>
                <w:noProof/>
                <w:webHidden/>
              </w:rPr>
              <w:t>24</w:t>
            </w:r>
            <w:r w:rsidR="002C774C">
              <w:rPr>
                <w:noProof/>
                <w:webHidden/>
              </w:rPr>
              <w:fldChar w:fldCharType="end"/>
            </w:r>
          </w:hyperlink>
        </w:p>
        <w:p w:rsidR="002C774C" w:rsidRDefault="00942FE4">
          <w:pPr>
            <w:pStyle w:val="TOC3"/>
            <w:tabs>
              <w:tab w:val="right" w:leader="dot" w:pos="8630"/>
            </w:tabs>
            <w:bidi w:val="0"/>
            <w:rPr>
              <w:rFonts w:asciiTheme="minorHAnsi" w:eastAsiaTheme="minorEastAsia" w:hAnsiTheme="minorHAnsi" w:cstheme="minorBidi"/>
              <w:noProof/>
              <w:sz w:val="22"/>
              <w:szCs w:val="22"/>
            </w:rPr>
          </w:pPr>
          <w:hyperlink w:anchor="_Toc7956936" w:history="1">
            <w:r w:rsidR="002C774C" w:rsidRPr="00934B1D">
              <w:rPr>
                <w:rStyle w:val="Hyperlink"/>
                <w:noProof/>
              </w:rPr>
              <w:t>static_assert</w:t>
            </w:r>
            <w:r w:rsidR="002C774C">
              <w:rPr>
                <w:noProof/>
                <w:webHidden/>
              </w:rPr>
              <w:tab/>
            </w:r>
            <w:r w:rsidR="002C774C">
              <w:rPr>
                <w:noProof/>
                <w:webHidden/>
              </w:rPr>
              <w:fldChar w:fldCharType="begin"/>
            </w:r>
            <w:r w:rsidR="002C774C">
              <w:rPr>
                <w:noProof/>
                <w:webHidden/>
              </w:rPr>
              <w:instrText xml:space="preserve"> PAGEREF _Toc7956936 \h </w:instrText>
            </w:r>
            <w:r w:rsidR="002C774C">
              <w:rPr>
                <w:noProof/>
                <w:webHidden/>
              </w:rPr>
            </w:r>
            <w:r w:rsidR="002C774C">
              <w:rPr>
                <w:noProof/>
                <w:webHidden/>
              </w:rPr>
              <w:fldChar w:fldCharType="separate"/>
            </w:r>
            <w:r w:rsidR="002C774C">
              <w:rPr>
                <w:noProof/>
                <w:webHidden/>
              </w:rPr>
              <w:t>25</w:t>
            </w:r>
            <w:r w:rsidR="002C774C">
              <w:rPr>
                <w:noProof/>
                <w:webHidden/>
              </w:rPr>
              <w:fldChar w:fldCharType="end"/>
            </w:r>
          </w:hyperlink>
        </w:p>
        <w:p w:rsidR="002C774C" w:rsidRDefault="00942FE4">
          <w:pPr>
            <w:pStyle w:val="TOC2"/>
            <w:tabs>
              <w:tab w:val="right" w:leader="dot" w:pos="8630"/>
            </w:tabs>
            <w:bidi w:val="0"/>
            <w:rPr>
              <w:rFonts w:asciiTheme="minorHAnsi" w:eastAsiaTheme="minorEastAsia" w:hAnsiTheme="minorHAnsi" w:cstheme="minorBidi"/>
              <w:noProof/>
              <w:sz w:val="22"/>
              <w:szCs w:val="22"/>
            </w:rPr>
          </w:pPr>
          <w:hyperlink w:anchor="_Toc7956937" w:history="1">
            <w:r w:rsidR="002C774C" w:rsidRPr="00934B1D">
              <w:rPr>
                <w:rStyle w:val="Hyperlink"/>
                <w:noProof/>
              </w:rPr>
              <w:t>Etc…</w:t>
            </w:r>
            <w:r w:rsidR="002C774C">
              <w:rPr>
                <w:noProof/>
                <w:webHidden/>
              </w:rPr>
              <w:tab/>
            </w:r>
            <w:r w:rsidR="002C774C">
              <w:rPr>
                <w:noProof/>
                <w:webHidden/>
              </w:rPr>
              <w:fldChar w:fldCharType="begin"/>
            </w:r>
            <w:r w:rsidR="002C774C">
              <w:rPr>
                <w:noProof/>
                <w:webHidden/>
              </w:rPr>
              <w:instrText xml:space="preserve"> PAGEREF _Toc7956937 \h </w:instrText>
            </w:r>
            <w:r w:rsidR="002C774C">
              <w:rPr>
                <w:noProof/>
                <w:webHidden/>
              </w:rPr>
            </w:r>
            <w:r w:rsidR="002C774C">
              <w:rPr>
                <w:noProof/>
                <w:webHidden/>
              </w:rPr>
              <w:fldChar w:fldCharType="separate"/>
            </w:r>
            <w:r w:rsidR="002C774C">
              <w:rPr>
                <w:noProof/>
                <w:webHidden/>
              </w:rPr>
              <w:t>26</w:t>
            </w:r>
            <w:r w:rsidR="002C774C">
              <w:rPr>
                <w:noProof/>
                <w:webHidden/>
              </w:rPr>
              <w:fldChar w:fldCharType="end"/>
            </w:r>
          </w:hyperlink>
        </w:p>
        <w:p w:rsidR="002C774C" w:rsidRDefault="00942FE4">
          <w:pPr>
            <w:pStyle w:val="TOC3"/>
            <w:tabs>
              <w:tab w:val="right" w:leader="dot" w:pos="8630"/>
            </w:tabs>
            <w:bidi w:val="0"/>
            <w:rPr>
              <w:rFonts w:asciiTheme="minorHAnsi" w:eastAsiaTheme="minorEastAsia" w:hAnsiTheme="minorHAnsi" w:cstheme="minorBidi"/>
              <w:noProof/>
              <w:sz w:val="22"/>
              <w:szCs w:val="22"/>
            </w:rPr>
          </w:pPr>
          <w:hyperlink w:anchor="_Toc7956938" w:history="1">
            <w:r w:rsidR="002C774C" w:rsidRPr="00934B1D">
              <w:rPr>
                <w:rStyle w:val="Hyperlink"/>
                <w:noProof/>
                <w:rtl/>
              </w:rPr>
              <w:t>בידוד הקוד מהקבצים שמפיק הקומפיילר</w:t>
            </w:r>
            <w:r w:rsidR="002C774C">
              <w:rPr>
                <w:noProof/>
                <w:webHidden/>
              </w:rPr>
              <w:tab/>
            </w:r>
            <w:r w:rsidR="002C774C">
              <w:rPr>
                <w:noProof/>
                <w:webHidden/>
              </w:rPr>
              <w:fldChar w:fldCharType="begin"/>
            </w:r>
            <w:r w:rsidR="002C774C">
              <w:rPr>
                <w:noProof/>
                <w:webHidden/>
              </w:rPr>
              <w:instrText xml:space="preserve"> PAGEREF _Toc7956938 \h </w:instrText>
            </w:r>
            <w:r w:rsidR="002C774C">
              <w:rPr>
                <w:noProof/>
                <w:webHidden/>
              </w:rPr>
            </w:r>
            <w:r w:rsidR="002C774C">
              <w:rPr>
                <w:noProof/>
                <w:webHidden/>
              </w:rPr>
              <w:fldChar w:fldCharType="separate"/>
            </w:r>
            <w:r w:rsidR="002C774C">
              <w:rPr>
                <w:noProof/>
                <w:webHidden/>
              </w:rPr>
              <w:t>26</w:t>
            </w:r>
            <w:r w:rsidR="002C774C">
              <w:rPr>
                <w:noProof/>
                <w:webHidden/>
              </w:rPr>
              <w:fldChar w:fldCharType="end"/>
            </w:r>
          </w:hyperlink>
        </w:p>
        <w:p w:rsidR="002C774C" w:rsidRDefault="00942FE4">
          <w:pPr>
            <w:pStyle w:val="TOC3"/>
            <w:tabs>
              <w:tab w:val="right" w:leader="dot" w:pos="8630"/>
            </w:tabs>
            <w:bidi w:val="0"/>
            <w:rPr>
              <w:rFonts w:asciiTheme="minorHAnsi" w:eastAsiaTheme="minorEastAsia" w:hAnsiTheme="minorHAnsi" w:cstheme="minorBidi"/>
              <w:noProof/>
              <w:sz w:val="22"/>
              <w:szCs w:val="22"/>
            </w:rPr>
          </w:pPr>
          <w:hyperlink w:anchor="_Toc7956939" w:history="1">
            <w:r w:rsidR="002C774C" w:rsidRPr="00934B1D">
              <w:rPr>
                <w:rStyle w:val="Hyperlink"/>
                <w:noProof/>
              </w:rPr>
              <w:t>Assertions</w:t>
            </w:r>
            <w:r w:rsidR="002C774C">
              <w:rPr>
                <w:noProof/>
                <w:webHidden/>
              </w:rPr>
              <w:tab/>
            </w:r>
            <w:r w:rsidR="002C774C">
              <w:rPr>
                <w:noProof/>
                <w:webHidden/>
              </w:rPr>
              <w:fldChar w:fldCharType="begin"/>
            </w:r>
            <w:r w:rsidR="002C774C">
              <w:rPr>
                <w:noProof/>
                <w:webHidden/>
              </w:rPr>
              <w:instrText xml:space="preserve"> PAGEREF _Toc7956939 \h </w:instrText>
            </w:r>
            <w:r w:rsidR="002C774C">
              <w:rPr>
                <w:noProof/>
                <w:webHidden/>
              </w:rPr>
            </w:r>
            <w:r w:rsidR="002C774C">
              <w:rPr>
                <w:noProof/>
                <w:webHidden/>
              </w:rPr>
              <w:fldChar w:fldCharType="separate"/>
            </w:r>
            <w:r w:rsidR="002C774C">
              <w:rPr>
                <w:noProof/>
                <w:webHidden/>
              </w:rPr>
              <w:t>26</w:t>
            </w:r>
            <w:r w:rsidR="002C774C">
              <w:rPr>
                <w:noProof/>
                <w:webHidden/>
              </w:rPr>
              <w:fldChar w:fldCharType="end"/>
            </w:r>
          </w:hyperlink>
        </w:p>
        <w:p w:rsidR="002C774C" w:rsidRDefault="00942FE4">
          <w:pPr>
            <w:pStyle w:val="TOC3"/>
            <w:tabs>
              <w:tab w:val="right" w:leader="dot" w:pos="8630"/>
            </w:tabs>
            <w:bidi w:val="0"/>
            <w:rPr>
              <w:rFonts w:asciiTheme="minorHAnsi" w:eastAsiaTheme="minorEastAsia" w:hAnsiTheme="minorHAnsi" w:cstheme="minorBidi"/>
              <w:noProof/>
              <w:sz w:val="22"/>
              <w:szCs w:val="22"/>
            </w:rPr>
          </w:pPr>
          <w:hyperlink w:anchor="_Toc7956940" w:history="1">
            <w:r w:rsidR="002C774C" w:rsidRPr="00934B1D">
              <w:rPr>
                <w:rStyle w:val="Hyperlink"/>
                <w:noProof/>
              </w:rPr>
              <w:t>SEH exceptions</w:t>
            </w:r>
            <w:r w:rsidR="002C774C">
              <w:rPr>
                <w:noProof/>
                <w:webHidden/>
              </w:rPr>
              <w:tab/>
            </w:r>
            <w:r w:rsidR="002C774C">
              <w:rPr>
                <w:noProof/>
                <w:webHidden/>
              </w:rPr>
              <w:fldChar w:fldCharType="begin"/>
            </w:r>
            <w:r w:rsidR="002C774C">
              <w:rPr>
                <w:noProof/>
                <w:webHidden/>
              </w:rPr>
              <w:instrText xml:space="preserve"> PAGEREF _Toc7956940 \h </w:instrText>
            </w:r>
            <w:r w:rsidR="002C774C">
              <w:rPr>
                <w:noProof/>
                <w:webHidden/>
              </w:rPr>
            </w:r>
            <w:r w:rsidR="002C774C">
              <w:rPr>
                <w:noProof/>
                <w:webHidden/>
              </w:rPr>
              <w:fldChar w:fldCharType="separate"/>
            </w:r>
            <w:r w:rsidR="002C774C">
              <w:rPr>
                <w:noProof/>
                <w:webHidden/>
              </w:rPr>
              <w:t>27</w:t>
            </w:r>
            <w:r w:rsidR="002C774C">
              <w:rPr>
                <w:noProof/>
                <w:webHidden/>
              </w:rPr>
              <w:fldChar w:fldCharType="end"/>
            </w:r>
          </w:hyperlink>
        </w:p>
        <w:p w:rsidR="002C774C" w:rsidRDefault="00942FE4">
          <w:pPr>
            <w:pStyle w:val="TOC3"/>
            <w:tabs>
              <w:tab w:val="right" w:leader="dot" w:pos="8630"/>
            </w:tabs>
            <w:bidi w:val="0"/>
            <w:rPr>
              <w:rFonts w:asciiTheme="minorHAnsi" w:eastAsiaTheme="minorEastAsia" w:hAnsiTheme="minorHAnsi" w:cstheme="minorBidi"/>
              <w:noProof/>
              <w:sz w:val="22"/>
              <w:szCs w:val="22"/>
            </w:rPr>
          </w:pPr>
          <w:hyperlink w:anchor="_Toc7956941" w:history="1">
            <w:r w:rsidR="002C774C" w:rsidRPr="00934B1D">
              <w:rPr>
                <w:rStyle w:val="Hyperlink"/>
                <w:noProof/>
              </w:rPr>
              <w:t>Emit Debug messages</w:t>
            </w:r>
            <w:r w:rsidR="002C774C">
              <w:rPr>
                <w:noProof/>
                <w:webHidden/>
              </w:rPr>
              <w:tab/>
            </w:r>
            <w:r w:rsidR="002C774C">
              <w:rPr>
                <w:noProof/>
                <w:webHidden/>
              </w:rPr>
              <w:fldChar w:fldCharType="begin"/>
            </w:r>
            <w:r w:rsidR="002C774C">
              <w:rPr>
                <w:noProof/>
                <w:webHidden/>
              </w:rPr>
              <w:instrText xml:space="preserve"> PAGEREF _Toc7956941 \h </w:instrText>
            </w:r>
            <w:r w:rsidR="002C774C">
              <w:rPr>
                <w:noProof/>
                <w:webHidden/>
              </w:rPr>
            </w:r>
            <w:r w:rsidR="002C774C">
              <w:rPr>
                <w:noProof/>
                <w:webHidden/>
              </w:rPr>
              <w:fldChar w:fldCharType="separate"/>
            </w:r>
            <w:r w:rsidR="002C774C">
              <w:rPr>
                <w:noProof/>
                <w:webHidden/>
              </w:rPr>
              <w:t>27</w:t>
            </w:r>
            <w:r w:rsidR="002C774C">
              <w:rPr>
                <w:noProof/>
                <w:webHidden/>
              </w:rPr>
              <w:fldChar w:fldCharType="end"/>
            </w:r>
          </w:hyperlink>
        </w:p>
        <w:p w:rsidR="002C774C" w:rsidRDefault="00942FE4">
          <w:pPr>
            <w:pStyle w:val="TOC3"/>
            <w:tabs>
              <w:tab w:val="right" w:leader="dot" w:pos="8630"/>
            </w:tabs>
            <w:bidi w:val="0"/>
            <w:rPr>
              <w:rFonts w:asciiTheme="minorHAnsi" w:eastAsiaTheme="minorEastAsia" w:hAnsiTheme="minorHAnsi" w:cstheme="minorBidi"/>
              <w:noProof/>
              <w:sz w:val="22"/>
              <w:szCs w:val="22"/>
            </w:rPr>
          </w:pPr>
          <w:hyperlink w:anchor="_Toc7956942" w:history="1">
            <w:r w:rsidR="002C774C" w:rsidRPr="00934B1D">
              <w:rPr>
                <w:rStyle w:val="Hyperlink"/>
                <w:noProof/>
              </w:rPr>
              <w:t>Named Casts</w:t>
            </w:r>
            <w:r w:rsidR="002C774C">
              <w:rPr>
                <w:noProof/>
                <w:webHidden/>
              </w:rPr>
              <w:tab/>
            </w:r>
            <w:r w:rsidR="002C774C">
              <w:rPr>
                <w:noProof/>
                <w:webHidden/>
              </w:rPr>
              <w:fldChar w:fldCharType="begin"/>
            </w:r>
            <w:r w:rsidR="002C774C">
              <w:rPr>
                <w:noProof/>
                <w:webHidden/>
              </w:rPr>
              <w:instrText xml:space="preserve"> PAGEREF _Toc7956942 \h </w:instrText>
            </w:r>
            <w:r w:rsidR="002C774C">
              <w:rPr>
                <w:noProof/>
                <w:webHidden/>
              </w:rPr>
            </w:r>
            <w:r w:rsidR="002C774C">
              <w:rPr>
                <w:noProof/>
                <w:webHidden/>
              </w:rPr>
              <w:fldChar w:fldCharType="separate"/>
            </w:r>
            <w:r w:rsidR="002C774C">
              <w:rPr>
                <w:noProof/>
                <w:webHidden/>
              </w:rPr>
              <w:t>27</w:t>
            </w:r>
            <w:r w:rsidR="002C774C">
              <w:rPr>
                <w:noProof/>
                <w:webHidden/>
              </w:rPr>
              <w:fldChar w:fldCharType="end"/>
            </w:r>
          </w:hyperlink>
        </w:p>
        <w:p w:rsidR="002C774C" w:rsidRDefault="00942FE4">
          <w:pPr>
            <w:pStyle w:val="TOC3"/>
            <w:tabs>
              <w:tab w:val="right" w:leader="dot" w:pos="8630"/>
            </w:tabs>
            <w:bidi w:val="0"/>
            <w:rPr>
              <w:rFonts w:asciiTheme="minorHAnsi" w:eastAsiaTheme="minorEastAsia" w:hAnsiTheme="minorHAnsi" w:cstheme="minorBidi"/>
              <w:noProof/>
              <w:sz w:val="22"/>
              <w:szCs w:val="22"/>
            </w:rPr>
          </w:pPr>
          <w:hyperlink w:anchor="_Toc7956943" w:history="1">
            <w:r w:rsidR="002C774C" w:rsidRPr="00934B1D">
              <w:rPr>
                <w:rStyle w:val="Hyperlink"/>
                <w:noProof/>
              </w:rPr>
              <w:t>Time measuring in windows</w:t>
            </w:r>
            <w:r w:rsidR="002C774C">
              <w:rPr>
                <w:noProof/>
                <w:webHidden/>
              </w:rPr>
              <w:tab/>
            </w:r>
            <w:r w:rsidR="002C774C">
              <w:rPr>
                <w:noProof/>
                <w:webHidden/>
              </w:rPr>
              <w:fldChar w:fldCharType="begin"/>
            </w:r>
            <w:r w:rsidR="002C774C">
              <w:rPr>
                <w:noProof/>
                <w:webHidden/>
              </w:rPr>
              <w:instrText xml:space="preserve"> PAGEREF _Toc7956943 \h </w:instrText>
            </w:r>
            <w:r w:rsidR="002C774C">
              <w:rPr>
                <w:noProof/>
                <w:webHidden/>
              </w:rPr>
            </w:r>
            <w:r w:rsidR="002C774C">
              <w:rPr>
                <w:noProof/>
                <w:webHidden/>
              </w:rPr>
              <w:fldChar w:fldCharType="separate"/>
            </w:r>
            <w:r w:rsidR="002C774C">
              <w:rPr>
                <w:noProof/>
                <w:webHidden/>
              </w:rPr>
              <w:t>29</w:t>
            </w:r>
            <w:r w:rsidR="002C774C">
              <w:rPr>
                <w:noProof/>
                <w:webHidden/>
              </w:rPr>
              <w:fldChar w:fldCharType="end"/>
            </w:r>
          </w:hyperlink>
        </w:p>
        <w:p w:rsidR="002C774C" w:rsidRDefault="00942FE4">
          <w:pPr>
            <w:pStyle w:val="TOC3"/>
            <w:tabs>
              <w:tab w:val="right" w:leader="dot" w:pos="8630"/>
            </w:tabs>
            <w:bidi w:val="0"/>
            <w:rPr>
              <w:rFonts w:asciiTheme="minorHAnsi" w:eastAsiaTheme="minorEastAsia" w:hAnsiTheme="minorHAnsi" w:cstheme="minorBidi"/>
              <w:noProof/>
              <w:sz w:val="22"/>
              <w:szCs w:val="22"/>
            </w:rPr>
          </w:pPr>
          <w:hyperlink w:anchor="_Toc7956944" w:history="1">
            <w:r w:rsidR="002C774C" w:rsidRPr="00934B1D">
              <w:rPr>
                <w:rStyle w:val="Hyperlink"/>
                <w:noProof/>
              </w:rPr>
              <w:t>MEMBER FUNCTION POINTER</w:t>
            </w:r>
            <w:r w:rsidR="002C774C">
              <w:rPr>
                <w:noProof/>
                <w:webHidden/>
              </w:rPr>
              <w:tab/>
            </w:r>
            <w:r w:rsidR="002C774C">
              <w:rPr>
                <w:noProof/>
                <w:webHidden/>
              </w:rPr>
              <w:fldChar w:fldCharType="begin"/>
            </w:r>
            <w:r w:rsidR="002C774C">
              <w:rPr>
                <w:noProof/>
                <w:webHidden/>
              </w:rPr>
              <w:instrText xml:space="preserve"> PAGEREF _Toc7956944 \h </w:instrText>
            </w:r>
            <w:r w:rsidR="002C774C">
              <w:rPr>
                <w:noProof/>
                <w:webHidden/>
              </w:rPr>
            </w:r>
            <w:r w:rsidR="002C774C">
              <w:rPr>
                <w:noProof/>
                <w:webHidden/>
              </w:rPr>
              <w:fldChar w:fldCharType="separate"/>
            </w:r>
            <w:r w:rsidR="002C774C">
              <w:rPr>
                <w:noProof/>
                <w:webHidden/>
              </w:rPr>
              <w:t>29</w:t>
            </w:r>
            <w:r w:rsidR="002C774C">
              <w:rPr>
                <w:noProof/>
                <w:webHidden/>
              </w:rPr>
              <w:fldChar w:fldCharType="end"/>
            </w:r>
          </w:hyperlink>
        </w:p>
        <w:p w:rsidR="002C774C" w:rsidRDefault="00942FE4">
          <w:pPr>
            <w:pStyle w:val="TOC3"/>
            <w:tabs>
              <w:tab w:val="right" w:leader="dot" w:pos="8630"/>
            </w:tabs>
            <w:bidi w:val="0"/>
            <w:rPr>
              <w:rFonts w:asciiTheme="minorHAnsi" w:eastAsiaTheme="minorEastAsia" w:hAnsiTheme="minorHAnsi" w:cstheme="minorBidi"/>
              <w:noProof/>
              <w:sz w:val="22"/>
              <w:szCs w:val="22"/>
            </w:rPr>
          </w:pPr>
          <w:hyperlink w:anchor="_Toc7956945" w:history="1">
            <w:r w:rsidR="002C774C" w:rsidRPr="00934B1D">
              <w:rPr>
                <w:rStyle w:val="Hyperlink"/>
                <w:noProof/>
              </w:rPr>
              <w:t>Heap Corruptions: Heap Segments</w:t>
            </w:r>
            <w:r w:rsidR="002C774C">
              <w:rPr>
                <w:noProof/>
                <w:webHidden/>
              </w:rPr>
              <w:tab/>
            </w:r>
            <w:r w:rsidR="002C774C">
              <w:rPr>
                <w:noProof/>
                <w:webHidden/>
              </w:rPr>
              <w:fldChar w:fldCharType="begin"/>
            </w:r>
            <w:r w:rsidR="002C774C">
              <w:rPr>
                <w:noProof/>
                <w:webHidden/>
              </w:rPr>
              <w:instrText xml:space="preserve"> PAGEREF _Toc7956945 \h </w:instrText>
            </w:r>
            <w:r w:rsidR="002C774C">
              <w:rPr>
                <w:noProof/>
                <w:webHidden/>
              </w:rPr>
            </w:r>
            <w:r w:rsidR="002C774C">
              <w:rPr>
                <w:noProof/>
                <w:webHidden/>
              </w:rPr>
              <w:fldChar w:fldCharType="separate"/>
            </w:r>
            <w:r w:rsidR="002C774C">
              <w:rPr>
                <w:noProof/>
                <w:webHidden/>
              </w:rPr>
              <w:t>30</w:t>
            </w:r>
            <w:r w:rsidR="002C774C">
              <w:rPr>
                <w:noProof/>
                <w:webHidden/>
              </w:rPr>
              <w:fldChar w:fldCharType="end"/>
            </w:r>
          </w:hyperlink>
        </w:p>
        <w:p w:rsidR="002C774C" w:rsidRDefault="00942FE4">
          <w:pPr>
            <w:pStyle w:val="TOC2"/>
            <w:tabs>
              <w:tab w:val="right" w:leader="dot" w:pos="8630"/>
            </w:tabs>
            <w:bidi w:val="0"/>
            <w:rPr>
              <w:rFonts w:asciiTheme="minorHAnsi" w:eastAsiaTheme="minorEastAsia" w:hAnsiTheme="minorHAnsi" w:cstheme="minorBidi"/>
              <w:noProof/>
              <w:sz w:val="22"/>
              <w:szCs w:val="22"/>
            </w:rPr>
          </w:pPr>
          <w:hyperlink w:anchor="_Toc7956946" w:history="1">
            <w:r w:rsidR="002C774C" w:rsidRPr="00934B1D">
              <w:rPr>
                <w:rStyle w:val="Hyperlink"/>
                <w:noProof/>
              </w:rPr>
              <w:t>Smart Pointers</w:t>
            </w:r>
            <w:r w:rsidR="002C774C">
              <w:rPr>
                <w:noProof/>
                <w:webHidden/>
              </w:rPr>
              <w:tab/>
            </w:r>
            <w:r w:rsidR="002C774C">
              <w:rPr>
                <w:noProof/>
                <w:webHidden/>
              </w:rPr>
              <w:fldChar w:fldCharType="begin"/>
            </w:r>
            <w:r w:rsidR="002C774C">
              <w:rPr>
                <w:noProof/>
                <w:webHidden/>
              </w:rPr>
              <w:instrText xml:space="preserve"> PAGEREF _Toc7956946 \h </w:instrText>
            </w:r>
            <w:r w:rsidR="002C774C">
              <w:rPr>
                <w:noProof/>
                <w:webHidden/>
              </w:rPr>
            </w:r>
            <w:r w:rsidR="002C774C">
              <w:rPr>
                <w:noProof/>
                <w:webHidden/>
              </w:rPr>
              <w:fldChar w:fldCharType="separate"/>
            </w:r>
            <w:r w:rsidR="002C774C">
              <w:rPr>
                <w:noProof/>
                <w:webHidden/>
              </w:rPr>
              <w:t>30</w:t>
            </w:r>
            <w:r w:rsidR="002C774C">
              <w:rPr>
                <w:noProof/>
                <w:webHidden/>
              </w:rPr>
              <w:fldChar w:fldCharType="end"/>
            </w:r>
          </w:hyperlink>
        </w:p>
        <w:p w:rsidR="002C774C" w:rsidRDefault="00942FE4">
          <w:pPr>
            <w:pStyle w:val="TOC3"/>
            <w:tabs>
              <w:tab w:val="right" w:leader="dot" w:pos="8630"/>
            </w:tabs>
            <w:bidi w:val="0"/>
            <w:rPr>
              <w:rFonts w:asciiTheme="minorHAnsi" w:eastAsiaTheme="minorEastAsia" w:hAnsiTheme="minorHAnsi" w:cstheme="minorBidi"/>
              <w:noProof/>
              <w:sz w:val="22"/>
              <w:szCs w:val="22"/>
            </w:rPr>
          </w:pPr>
          <w:hyperlink w:anchor="_Toc7956947" w:history="1">
            <w:r w:rsidR="002C774C" w:rsidRPr="00934B1D">
              <w:rPr>
                <w:rStyle w:val="Hyperlink"/>
                <w:noProof/>
              </w:rPr>
              <w:t>unique_ptr</w:t>
            </w:r>
            <w:r w:rsidR="002C774C">
              <w:rPr>
                <w:noProof/>
                <w:webHidden/>
              </w:rPr>
              <w:tab/>
            </w:r>
            <w:r w:rsidR="002C774C">
              <w:rPr>
                <w:noProof/>
                <w:webHidden/>
              </w:rPr>
              <w:fldChar w:fldCharType="begin"/>
            </w:r>
            <w:r w:rsidR="002C774C">
              <w:rPr>
                <w:noProof/>
                <w:webHidden/>
              </w:rPr>
              <w:instrText xml:space="preserve"> PAGEREF _Toc7956947 \h </w:instrText>
            </w:r>
            <w:r w:rsidR="002C774C">
              <w:rPr>
                <w:noProof/>
                <w:webHidden/>
              </w:rPr>
            </w:r>
            <w:r w:rsidR="002C774C">
              <w:rPr>
                <w:noProof/>
                <w:webHidden/>
              </w:rPr>
              <w:fldChar w:fldCharType="separate"/>
            </w:r>
            <w:r w:rsidR="002C774C">
              <w:rPr>
                <w:noProof/>
                <w:webHidden/>
              </w:rPr>
              <w:t>30</w:t>
            </w:r>
            <w:r w:rsidR="002C774C">
              <w:rPr>
                <w:noProof/>
                <w:webHidden/>
              </w:rPr>
              <w:fldChar w:fldCharType="end"/>
            </w:r>
          </w:hyperlink>
        </w:p>
        <w:p w:rsidR="002C774C" w:rsidRDefault="00942FE4">
          <w:pPr>
            <w:pStyle w:val="TOC3"/>
            <w:tabs>
              <w:tab w:val="right" w:leader="dot" w:pos="8630"/>
            </w:tabs>
            <w:bidi w:val="0"/>
            <w:rPr>
              <w:rFonts w:asciiTheme="minorHAnsi" w:eastAsiaTheme="minorEastAsia" w:hAnsiTheme="minorHAnsi" w:cstheme="minorBidi"/>
              <w:noProof/>
              <w:sz w:val="22"/>
              <w:szCs w:val="22"/>
            </w:rPr>
          </w:pPr>
          <w:hyperlink w:anchor="_Toc7956948" w:history="1">
            <w:r w:rsidR="002C774C" w:rsidRPr="00934B1D">
              <w:rPr>
                <w:rStyle w:val="Hyperlink"/>
                <w:noProof/>
              </w:rPr>
              <w:t>passing unique_ptr as formal argument</w:t>
            </w:r>
            <w:r w:rsidR="002C774C">
              <w:rPr>
                <w:noProof/>
                <w:webHidden/>
              </w:rPr>
              <w:tab/>
            </w:r>
            <w:r w:rsidR="002C774C">
              <w:rPr>
                <w:noProof/>
                <w:webHidden/>
              </w:rPr>
              <w:fldChar w:fldCharType="begin"/>
            </w:r>
            <w:r w:rsidR="002C774C">
              <w:rPr>
                <w:noProof/>
                <w:webHidden/>
              </w:rPr>
              <w:instrText xml:space="preserve"> PAGEREF _Toc7956948 \h </w:instrText>
            </w:r>
            <w:r w:rsidR="002C774C">
              <w:rPr>
                <w:noProof/>
                <w:webHidden/>
              </w:rPr>
            </w:r>
            <w:r w:rsidR="002C774C">
              <w:rPr>
                <w:noProof/>
                <w:webHidden/>
              </w:rPr>
              <w:fldChar w:fldCharType="separate"/>
            </w:r>
            <w:r w:rsidR="002C774C">
              <w:rPr>
                <w:noProof/>
                <w:webHidden/>
              </w:rPr>
              <w:t>31</w:t>
            </w:r>
            <w:r w:rsidR="002C774C">
              <w:rPr>
                <w:noProof/>
                <w:webHidden/>
              </w:rPr>
              <w:fldChar w:fldCharType="end"/>
            </w:r>
          </w:hyperlink>
        </w:p>
        <w:p w:rsidR="002C774C" w:rsidRDefault="00942FE4">
          <w:pPr>
            <w:pStyle w:val="TOC3"/>
            <w:tabs>
              <w:tab w:val="right" w:leader="dot" w:pos="8630"/>
            </w:tabs>
            <w:bidi w:val="0"/>
            <w:rPr>
              <w:rFonts w:asciiTheme="minorHAnsi" w:eastAsiaTheme="minorEastAsia" w:hAnsiTheme="minorHAnsi" w:cstheme="minorBidi"/>
              <w:noProof/>
              <w:sz w:val="22"/>
              <w:szCs w:val="22"/>
            </w:rPr>
          </w:pPr>
          <w:hyperlink w:anchor="_Toc7956949" w:history="1">
            <w:r w:rsidR="002C774C" w:rsidRPr="00934B1D">
              <w:rPr>
                <w:rStyle w:val="Hyperlink"/>
                <w:noProof/>
              </w:rPr>
              <w:t>shared_ptr</w:t>
            </w:r>
            <w:r w:rsidR="002C774C">
              <w:rPr>
                <w:noProof/>
                <w:webHidden/>
              </w:rPr>
              <w:tab/>
            </w:r>
            <w:r w:rsidR="002C774C">
              <w:rPr>
                <w:noProof/>
                <w:webHidden/>
              </w:rPr>
              <w:fldChar w:fldCharType="begin"/>
            </w:r>
            <w:r w:rsidR="002C774C">
              <w:rPr>
                <w:noProof/>
                <w:webHidden/>
              </w:rPr>
              <w:instrText xml:space="preserve"> PAGEREF _Toc7956949 \h </w:instrText>
            </w:r>
            <w:r w:rsidR="002C774C">
              <w:rPr>
                <w:noProof/>
                <w:webHidden/>
              </w:rPr>
            </w:r>
            <w:r w:rsidR="002C774C">
              <w:rPr>
                <w:noProof/>
                <w:webHidden/>
              </w:rPr>
              <w:fldChar w:fldCharType="separate"/>
            </w:r>
            <w:r w:rsidR="002C774C">
              <w:rPr>
                <w:noProof/>
                <w:webHidden/>
              </w:rPr>
              <w:t>32</w:t>
            </w:r>
            <w:r w:rsidR="002C774C">
              <w:rPr>
                <w:noProof/>
                <w:webHidden/>
              </w:rPr>
              <w:fldChar w:fldCharType="end"/>
            </w:r>
          </w:hyperlink>
        </w:p>
        <w:p w:rsidR="002C774C" w:rsidRDefault="00942FE4">
          <w:pPr>
            <w:pStyle w:val="TOC2"/>
            <w:tabs>
              <w:tab w:val="right" w:leader="dot" w:pos="8630"/>
            </w:tabs>
            <w:bidi w:val="0"/>
            <w:rPr>
              <w:rFonts w:asciiTheme="minorHAnsi" w:eastAsiaTheme="minorEastAsia" w:hAnsiTheme="minorHAnsi" w:cstheme="minorBidi"/>
              <w:noProof/>
              <w:sz w:val="22"/>
              <w:szCs w:val="22"/>
            </w:rPr>
          </w:pPr>
          <w:hyperlink w:anchor="_Toc7956950" w:history="1">
            <w:r w:rsidR="002C774C" w:rsidRPr="00934B1D">
              <w:rPr>
                <w:rStyle w:val="Hyperlink"/>
                <w:noProof/>
              </w:rPr>
              <w:t>Solid Principles/ Patterns</w:t>
            </w:r>
            <w:r w:rsidR="002C774C">
              <w:rPr>
                <w:noProof/>
                <w:webHidden/>
              </w:rPr>
              <w:tab/>
            </w:r>
            <w:r w:rsidR="002C774C">
              <w:rPr>
                <w:noProof/>
                <w:webHidden/>
              </w:rPr>
              <w:fldChar w:fldCharType="begin"/>
            </w:r>
            <w:r w:rsidR="002C774C">
              <w:rPr>
                <w:noProof/>
                <w:webHidden/>
              </w:rPr>
              <w:instrText xml:space="preserve"> PAGEREF _Toc7956950 \h </w:instrText>
            </w:r>
            <w:r w:rsidR="002C774C">
              <w:rPr>
                <w:noProof/>
                <w:webHidden/>
              </w:rPr>
            </w:r>
            <w:r w:rsidR="002C774C">
              <w:rPr>
                <w:noProof/>
                <w:webHidden/>
              </w:rPr>
              <w:fldChar w:fldCharType="separate"/>
            </w:r>
            <w:r w:rsidR="002C774C">
              <w:rPr>
                <w:noProof/>
                <w:webHidden/>
              </w:rPr>
              <w:t>32</w:t>
            </w:r>
            <w:r w:rsidR="002C774C">
              <w:rPr>
                <w:noProof/>
                <w:webHidden/>
              </w:rPr>
              <w:fldChar w:fldCharType="end"/>
            </w:r>
          </w:hyperlink>
        </w:p>
        <w:p w:rsidR="002C774C" w:rsidRDefault="00942FE4">
          <w:pPr>
            <w:pStyle w:val="TOC3"/>
            <w:tabs>
              <w:tab w:val="right" w:leader="dot" w:pos="8630"/>
            </w:tabs>
            <w:bidi w:val="0"/>
            <w:rPr>
              <w:rFonts w:asciiTheme="minorHAnsi" w:eastAsiaTheme="minorEastAsia" w:hAnsiTheme="minorHAnsi" w:cstheme="minorBidi"/>
              <w:noProof/>
              <w:sz w:val="22"/>
              <w:szCs w:val="22"/>
            </w:rPr>
          </w:pPr>
          <w:hyperlink w:anchor="_Toc7956951" w:history="1">
            <w:r w:rsidR="002C774C" w:rsidRPr="00934B1D">
              <w:rPr>
                <w:rStyle w:val="Hyperlink"/>
                <w:noProof/>
              </w:rPr>
              <w:t>OCP – Open Close Principle</w:t>
            </w:r>
            <w:r w:rsidR="002C774C">
              <w:rPr>
                <w:noProof/>
                <w:webHidden/>
              </w:rPr>
              <w:tab/>
            </w:r>
            <w:r w:rsidR="002C774C">
              <w:rPr>
                <w:noProof/>
                <w:webHidden/>
              </w:rPr>
              <w:fldChar w:fldCharType="begin"/>
            </w:r>
            <w:r w:rsidR="002C774C">
              <w:rPr>
                <w:noProof/>
                <w:webHidden/>
              </w:rPr>
              <w:instrText xml:space="preserve"> PAGEREF _Toc7956951 \h </w:instrText>
            </w:r>
            <w:r w:rsidR="002C774C">
              <w:rPr>
                <w:noProof/>
                <w:webHidden/>
              </w:rPr>
            </w:r>
            <w:r w:rsidR="002C774C">
              <w:rPr>
                <w:noProof/>
                <w:webHidden/>
              </w:rPr>
              <w:fldChar w:fldCharType="separate"/>
            </w:r>
            <w:r w:rsidR="002C774C">
              <w:rPr>
                <w:noProof/>
                <w:webHidden/>
              </w:rPr>
              <w:t>32</w:t>
            </w:r>
            <w:r w:rsidR="002C774C">
              <w:rPr>
                <w:noProof/>
                <w:webHidden/>
              </w:rPr>
              <w:fldChar w:fldCharType="end"/>
            </w:r>
          </w:hyperlink>
        </w:p>
        <w:p w:rsidR="00A27E41" w:rsidRDefault="00A724FA" w:rsidP="006C6539">
          <w:r>
            <w:rPr>
              <w:b/>
              <w:bCs/>
              <w:noProof/>
            </w:rPr>
            <w:fldChar w:fldCharType="end"/>
          </w:r>
        </w:p>
      </w:sdtContent>
    </w:sdt>
    <w:p w:rsidR="00A27E41" w:rsidRDefault="00A27E41" w:rsidP="006C6539">
      <w:pPr>
        <w:rPr>
          <w:rtl/>
        </w:rPr>
      </w:pPr>
    </w:p>
    <w:p w:rsidR="001D023F" w:rsidRDefault="007875AF" w:rsidP="0024036E">
      <w:pPr>
        <w:pStyle w:val="Heading2"/>
        <w:bidi w:val="0"/>
      </w:pPr>
      <w:bookmarkStart w:id="0" w:name="_Toc7956899"/>
      <w:r>
        <w:t>Labmda expressions</w:t>
      </w:r>
      <w:bookmarkEnd w:id="0"/>
    </w:p>
    <w:p w:rsidR="00F24109" w:rsidRDefault="00F24109" w:rsidP="006C6539">
      <w:pPr>
        <w:pStyle w:val="Heading3"/>
      </w:pPr>
      <w:bookmarkStart w:id="1" w:name="_Toc7956900"/>
      <w:r w:rsidRPr="00837FC3">
        <w:t>Using</w:t>
      </w:r>
      <w:r>
        <w:t xml:space="preserve"> Lambda</w:t>
      </w:r>
      <w:bookmarkEnd w:id="1"/>
    </w:p>
    <w:p w:rsidR="00807AA3" w:rsidRPr="00BA72F7" w:rsidRDefault="00807AA3" w:rsidP="006C6539">
      <w:pPr>
        <w:bidi w:val="0"/>
      </w:pPr>
      <w:r w:rsidRPr="00BA72F7">
        <w:t>C++ fund. 2. Kate.</w:t>
      </w:r>
    </w:p>
    <w:p w:rsidR="00BA72F7" w:rsidRDefault="00BA72F7" w:rsidP="006C6539">
      <w:pPr>
        <w:rPr>
          <w:rtl/>
        </w:rPr>
      </w:pPr>
      <w:r>
        <w:rPr>
          <w:rFonts w:hint="cs"/>
          <w:rtl/>
        </w:rPr>
        <w:t xml:space="preserve">הפונקציה </w:t>
      </w:r>
      <w:r>
        <w:t>for_each</w:t>
      </w:r>
      <w:r>
        <w:rPr>
          <w:rFonts w:hint="cs"/>
          <w:rtl/>
        </w:rPr>
        <w:t xml:space="preserve"> מבצעת איטרציה על </w:t>
      </w:r>
      <w:r w:rsidRPr="006C6539">
        <w:rPr>
          <w:rFonts w:hint="cs"/>
          <w:rtl/>
        </w:rPr>
        <w:t xml:space="preserve">איברים </w:t>
      </w:r>
      <w:r>
        <w:rPr>
          <w:rFonts w:hint="cs"/>
          <w:rtl/>
        </w:rPr>
        <w:t>של 'אוסף' ומגישה כל איבר אל פונקציה שהמתכנת מגדיר.</w:t>
      </w:r>
    </w:p>
    <w:p w:rsidR="007E6D4D" w:rsidRPr="007E6D4D" w:rsidRDefault="00EE1FA5" w:rsidP="006C6539">
      <w:pPr>
        <w:rPr>
          <w:rtl/>
        </w:rPr>
      </w:pPr>
      <w:r>
        <w:rPr>
          <w:rFonts w:hint="cs"/>
          <w:rtl/>
        </w:rPr>
        <w:t>הקוד הבא טריוואלי</w:t>
      </w:r>
    </w:p>
    <w:p w:rsidR="00807AA3" w:rsidRDefault="00807AA3" w:rsidP="006C6539">
      <w:pPr>
        <w:bidi w:val="0"/>
      </w:pPr>
      <w:r>
        <w:rPr>
          <w:noProof/>
        </w:rPr>
        <w:lastRenderedPageBreak/>
        <w:drawing>
          <wp:inline distT="0" distB="0" distL="0" distR="0" wp14:anchorId="104FC658" wp14:editId="5F78D93C">
            <wp:extent cx="2355494" cy="1518530"/>
            <wp:effectExtent l="0" t="0" r="698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358759" cy="1520635"/>
                    </a:xfrm>
                    <a:prstGeom prst="rect">
                      <a:avLst/>
                    </a:prstGeom>
                  </pic:spPr>
                </pic:pic>
              </a:graphicData>
            </a:graphic>
          </wp:inline>
        </w:drawing>
      </w:r>
    </w:p>
    <w:p w:rsidR="00EE1FA5" w:rsidRDefault="00EE1FA5" w:rsidP="006C6539">
      <w:pPr>
        <w:rPr>
          <w:rtl/>
        </w:rPr>
      </w:pPr>
      <w:r>
        <w:rPr>
          <w:rFonts w:hint="cs"/>
          <w:rtl/>
        </w:rPr>
        <w:t xml:space="preserve">בעזרת ביטוי למדא אפשר לחסוך את הצורך להגדיר את פונקצית </w:t>
      </w:r>
      <w:r>
        <w:t>print()</w:t>
      </w:r>
      <w:r>
        <w:rPr>
          <w:rFonts w:hint="cs"/>
          <w:rtl/>
        </w:rPr>
        <w:t xml:space="preserve"> בנפרד.</w:t>
      </w:r>
    </w:p>
    <w:p w:rsidR="007E6D4D" w:rsidRDefault="007E6D4D" w:rsidP="006C6539">
      <w:pPr>
        <w:bidi w:val="0"/>
        <w:rPr>
          <w:rtl/>
        </w:rPr>
      </w:pPr>
      <w:r>
        <w:rPr>
          <w:noProof/>
        </w:rPr>
        <w:drawing>
          <wp:inline distT="0" distB="0" distL="0" distR="0" wp14:anchorId="3A32C6A3" wp14:editId="48FB2E03">
            <wp:extent cx="2362809" cy="124731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365323" cy="1248640"/>
                    </a:xfrm>
                    <a:prstGeom prst="rect">
                      <a:avLst/>
                    </a:prstGeom>
                  </pic:spPr>
                </pic:pic>
              </a:graphicData>
            </a:graphic>
          </wp:inline>
        </w:drawing>
      </w:r>
    </w:p>
    <w:p w:rsidR="00EE1FA5" w:rsidRDefault="00EE1FA5" w:rsidP="006C6539">
      <w:r>
        <w:rPr>
          <w:rFonts w:hint="cs"/>
          <w:rtl/>
        </w:rPr>
        <w:t>שים לב שזו ממש העתקה של הפונקציה, אותו פרמטר פורמלי, אותו קוד לביצוע.</w:t>
      </w:r>
    </w:p>
    <w:p w:rsidR="00F24109" w:rsidRDefault="00F24109" w:rsidP="006C6539"/>
    <w:p w:rsidR="00ED5B8B" w:rsidRDefault="00ED5B8B" w:rsidP="006C6539">
      <w:pPr>
        <w:rPr>
          <w:rtl/>
        </w:rPr>
      </w:pPr>
      <w:r>
        <w:rPr>
          <w:rFonts w:hint="cs"/>
          <w:rtl/>
        </w:rPr>
        <w:t>ביטויי למדא גם מחזירים ערכים.</w:t>
      </w:r>
      <w:r w:rsidR="00EE1FA5">
        <w:rPr>
          <w:rFonts w:hint="cs"/>
          <w:rtl/>
        </w:rPr>
        <w:t xml:space="preserve"> </w:t>
      </w:r>
      <w:r w:rsidR="00173851">
        <w:rPr>
          <w:rFonts w:hint="cs"/>
          <w:rtl/>
        </w:rPr>
        <w:t xml:space="preserve">הביטוי הבא מקבל </w:t>
      </w:r>
      <w:r w:rsidR="00173851">
        <w:t>int</w:t>
      </w:r>
      <w:r w:rsidR="00173851">
        <w:rPr>
          <w:rFonts w:hint="cs"/>
          <w:rtl/>
        </w:rPr>
        <w:t xml:space="preserve"> ו</w:t>
      </w:r>
      <w:r>
        <w:rPr>
          <w:rFonts w:hint="cs"/>
          <w:rtl/>
        </w:rPr>
        <w:t xml:space="preserve">מחזיר דאבל. אפשר לוותר על ה </w:t>
      </w:r>
      <w:r>
        <w:t>-&gt; double</w:t>
      </w:r>
      <w:r>
        <w:rPr>
          <w:rFonts w:hint="cs"/>
          <w:rtl/>
        </w:rPr>
        <w:t xml:space="preserve"> במידה והקומפיילר יכול להסיק בעצמו מה טיפוס הערך המוחזר (בדרך כלל כאשר הביטוי הוא שורה אחת שמחזירה ערך), אבל אם בתנאי מסוים הביטוי מחזיר </w:t>
      </w:r>
      <w:r>
        <w:t>int</w:t>
      </w:r>
      <w:r>
        <w:rPr>
          <w:rFonts w:hint="cs"/>
          <w:rtl/>
        </w:rPr>
        <w:t xml:space="preserve"> ובתנאי אחר הוא מחזיר </w:t>
      </w:r>
      <w:r>
        <w:t>double</w:t>
      </w:r>
      <w:r>
        <w:rPr>
          <w:rFonts w:hint="cs"/>
          <w:rtl/>
        </w:rPr>
        <w:t xml:space="preserve"> המתכנת צריך לרשום במפורש מה כוונתו</w:t>
      </w:r>
    </w:p>
    <w:p w:rsidR="00ED5B8B" w:rsidRDefault="00ED5B8B" w:rsidP="006C6539">
      <w:pPr>
        <w:bidi w:val="0"/>
      </w:pPr>
      <w:r>
        <w:rPr>
          <w:noProof/>
        </w:rPr>
        <w:drawing>
          <wp:inline distT="0" distB="0" distL="0" distR="0" wp14:anchorId="6720F7EA" wp14:editId="76D3A924">
            <wp:extent cx="2997200" cy="2340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680178" name=""/>
                    <pic:cNvPicPr/>
                  </pic:nvPicPr>
                  <pic:blipFill>
                    <a:blip r:embed="rId10"/>
                    <a:stretch>
                      <a:fillRect/>
                    </a:stretch>
                  </pic:blipFill>
                  <pic:spPr>
                    <a:xfrm>
                      <a:off x="0" y="0"/>
                      <a:ext cx="2999369" cy="234224"/>
                    </a:xfrm>
                    <a:prstGeom prst="rect">
                      <a:avLst/>
                    </a:prstGeom>
                  </pic:spPr>
                </pic:pic>
              </a:graphicData>
            </a:graphic>
          </wp:inline>
        </w:drawing>
      </w:r>
    </w:p>
    <w:p w:rsidR="00837FC3" w:rsidRDefault="00837FC3" w:rsidP="006C6539">
      <w:pPr>
        <w:rPr>
          <w:rtl/>
        </w:rPr>
      </w:pPr>
    </w:p>
    <w:p w:rsidR="00F24109" w:rsidRDefault="00ED5B8B" w:rsidP="003C0A17">
      <w:r>
        <w:rPr>
          <w:rFonts w:hint="cs"/>
          <w:rtl/>
        </w:rPr>
        <w:t xml:space="preserve">הכתיב הזה ששם את הדבל לאחר החץ </w:t>
      </w:r>
      <w:r w:rsidR="003C0A17">
        <w:rPr>
          <w:rFonts w:hint="cs"/>
          <w:rtl/>
        </w:rPr>
        <w:t xml:space="preserve">נקרא </w:t>
      </w:r>
      <w:r w:rsidR="003C0A17">
        <w:t>trailing return type</w:t>
      </w:r>
      <w:r w:rsidR="003C0A17">
        <w:rPr>
          <w:rFonts w:hint="cs"/>
          <w:rtl/>
        </w:rPr>
        <w:t xml:space="preserve"> והוא לפי </w:t>
      </w:r>
      <w:r w:rsidR="00F24109">
        <w:rPr>
          <w:rFonts w:hint="cs"/>
          <w:rtl/>
        </w:rPr>
        <w:t xml:space="preserve">הסטנדרט החדש של השפה. </w:t>
      </w:r>
      <w:r w:rsidR="003C0A17">
        <w:rPr>
          <w:rFonts w:hint="cs"/>
          <w:rtl/>
        </w:rPr>
        <w:t>כאן חייבים להשתמש בזה משום ש</w:t>
      </w:r>
      <w:r>
        <w:rPr>
          <w:rFonts w:hint="cs"/>
          <w:rtl/>
        </w:rPr>
        <w:t>כתיבת הדבל לפני הסוגריים הייתה נותנת כאן משמעות אחרת</w:t>
      </w:r>
      <w:r w:rsidR="003C0A17">
        <w:rPr>
          <w:rFonts w:hint="cs"/>
          <w:rtl/>
        </w:rPr>
        <w:t>.</w:t>
      </w:r>
    </w:p>
    <w:p w:rsidR="00F24109" w:rsidRDefault="00F24109" w:rsidP="006C6539">
      <w:pPr>
        <w:pStyle w:val="Heading3"/>
      </w:pPr>
      <w:bookmarkStart w:id="2" w:name="_Toc7956901"/>
      <w:r>
        <w:t>Lambda capture</w:t>
      </w:r>
      <w:bookmarkEnd w:id="2"/>
      <w:r>
        <w:t xml:space="preserve"> </w:t>
      </w:r>
    </w:p>
    <w:p w:rsidR="00F24109" w:rsidRDefault="00F24109" w:rsidP="006C6539">
      <w:pPr>
        <w:rPr>
          <w:rtl/>
        </w:rPr>
      </w:pPr>
    </w:p>
    <w:p w:rsidR="00ED5B8B" w:rsidRPr="00807AA3" w:rsidRDefault="00BA72F7" w:rsidP="006C6539">
      <w:pPr>
        <w:bidi w:val="0"/>
        <w:rPr>
          <w:rtl/>
        </w:rPr>
      </w:pPr>
      <w:r>
        <w:rPr>
          <w:noProof/>
        </w:rPr>
        <w:drawing>
          <wp:inline distT="0" distB="0" distL="0" distR="0" wp14:anchorId="310CC1D1" wp14:editId="51742C97">
            <wp:extent cx="2885997" cy="1219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43457" name=""/>
                    <pic:cNvPicPr/>
                  </pic:nvPicPr>
                  <pic:blipFill>
                    <a:blip r:embed="rId11"/>
                    <a:stretch>
                      <a:fillRect/>
                    </a:stretch>
                  </pic:blipFill>
                  <pic:spPr>
                    <a:xfrm>
                      <a:off x="0" y="0"/>
                      <a:ext cx="2885997" cy="1219200"/>
                    </a:xfrm>
                    <a:prstGeom prst="rect">
                      <a:avLst/>
                    </a:prstGeom>
                  </pic:spPr>
                </pic:pic>
              </a:graphicData>
            </a:graphic>
          </wp:inline>
        </w:drawing>
      </w:r>
    </w:p>
    <w:p w:rsidR="00591188" w:rsidRDefault="00B93837" w:rsidP="00B93837">
      <w:pPr>
        <w:pStyle w:val="Heading2"/>
        <w:bidi w:val="0"/>
      </w:pPr>
      <w:bookmarkStart w:id="3" w:name="_Toc7956902"/>
      <w:r>
        <w:t>r</w:t>
      </w:r>
      <w:r w:rsidR="00591188">
        <w:t>val</w:t>
      </w:r>
      <w:r>
        <w:t xml:space="preserve">-lval, </w:t>
      </w:r>
      <w:r w:rsidR="00591188">
        <w:t>Move semantics</w:t>
      </w:r>
      <w:r>
        <w:t xml:space="preserve">, </w:t>
      </w:r>
      <w:r w:rsidR="00591188">
        <w:t>perfect forwaring</w:t>
      </w:r>
      <w:bookmarkEnd w:id="3"/>
    </w:p>
    <w:p w:rsidR="00577E28" w:rsidRDefault="00577E28" w:rsidP="00577E28">
      <w:pPr>
        <w:pStyle w:val="Heading3"/>
      </w:pPr>
      <w:bookmarkStart w:id="4" w:name="_Toc7956903"/>
      <w:r>
        <w:t>lvalue-rvalue</w:t>
      </w:r>
      <w:bookmarkEnd w:id="4"/>
    </w:p>
    <w:p w:rsidR="00577E28" w:rsidRDefault="00577E28" w:rsidP="00577E28">
      <w:pPr>
        <w:bidi w:val="0"/>
      </w:pPr>
      <w:r>
        <w:t>PS-Korban-C++11</w:t>
      </w:r>
    </w:p>
    <w:p w:rsidR="00577E28" w:rsidRDefault="00577E28" w:rsidP="00577E28">
      <w:pPr>
        <w:rPr>
          <w:rtl/>
        </w:rPr>
      </w:pPr>
      <w:r>
        <w:t>rvalue</w:t>
      </w:r>
      <w:r>
        <w:rPr>
          <w:rFonts w:hint="cs"/>
          <w:rtl/>
        </w:rPr>
        <w:t xml:space="preserve"> הוא ערך "בר חלוף", 'משתנה' שניתן "לגנוב" את תוכנו מבלי שיהיה אכפת למישהו.</w:t>
      </w:r>
    </w:p>
    <w:p w:rsidR="00577E28" w:rsidRDefault="00577E28" w:rsidP="00577E28">
      <w:pPr>
        <w:rPr>
          <w:rtl/>
        </w:rPr>
      </w:pPr>
      <w:r>
        <w:rPr>
          <w:rFonts w:hint="cs"/>
          <w:rtl/>
        </w:rPr>
        <w:t>אם, לדוגמא, מעבירים אובייקט אל פונקציה בצורה הבאה</w:t>
      </w:r>
    </w:p>
    <w:p w:rsidR="00577E28" w:rsidRDefault="00577E28" w:rsidP="00577E28">
      <w:pPr>
        <w:bidi w:val="0"/>
        <w:rPr>
          <w:rFonts w:ascii="Consolas" w:hAnsi="Consolas"/>
        </w:rPr>
      </w:pPr>
      <w:r>
        <w:rPr>
          <w:rFonts w:ascii="Consolas" w:hAnsi="Consolas"/>
        </w:rPr>
        <w:lastRenderedPageBreak/>
        <w:t>func(MyClass());</w:t>
      </w:r>
    </w:p>
    <w:p w:rsidR="00577E28" w:rsidRDefault="00577E28" w:rsidP="00577E28">
      <w:pPr>
        <w:rPr>
          <w:rFonts w:ascii="Consolas" w:hAnsi="Consolas"/>
          <w:rtl/>
        </w:rPr>
      </w:pPr>
    </w:p>
    <w:p w:rsidR="00577E28" w:rsidRDefault="00577E28" w:rsidP="00577E28">
      <w:pPr>
        <w:rPr>
          <w:rFonts w:ascii="Consolas" w:hAnsi="Consolas"/>
          <w:rtl/>
        </w:rPr>
      </w:pPr>
      <w:r>
        <w:rPr>
          <w:rFonts w:ascii="Consolas" w:hAnsi="Consolas" w:hint="cs"/>
          <w:rtl/>
        </w:rPr>
        <w:t xml:space="preserve">אז אומרים שעבר אל הפונקציה משהו שנקרא </w:t>
      </w:r>
      <w:r>
        <w:rPr>
          <w:rFonts w:ascii="Consolas" w:hAnsi="Consolas"/>
        </w:rPr>
        <w:t>rvalue</w:t>
      </w:r>
      <w:r>
        <w:rPr>
          <w:rFonts w:ascii="Consolas" w:hAnsi="Consolas" w:hint="cs"/>
          <w:rtl/>
        </w:rPr>
        <w:t xml:space="preserve">. משום ששורה לאחר מכן, אף אחד לא מתעניין במופע של </w:t>
      </w:r>
      <w:r>
        <w:rPr>
          <w:rFonts w:ascii="Consolas" w:hAnsi="Consolas"/>
        </w:rPr>
        <w:t>MyClass</w:t>
      </w:r>
      <w:r>
        <w:rPr>
          <w:rFonts w:ascii="Consolas" w:hAnsi="Consolas" w:hint="cs"/>
          <w:rtl/>
        </w:rPr>
        <w:t xml:space="preserve"> שנוצר לצורך העברה אל הפונקציה.</w:t>
      </w:r>
    </w:p>
    <w:p w:rsidR="00577E28" w:rsidRPr="00577E28" w:rsidRDefault="00577E28" w:rsidP="00577E28">
      <w:pPr>
        <w:rPr>
          <w:rFonts w:ascii="Consolas" w:hAnsi="Consolas"/>
          <w:rtl/>
        </w:rPr>
      </w:pPr>
      <w:r>
        <w:rPr>
          <w:rFonts w:ascii="Consolas" w:hAnsi="Consolas" w:hint="cs"/>
          <w:rtl/>
        </w:rPr>
        <w:t xml:space="preserve">אחת הדרכים לזהות </w:t>
      </w:r>
      <w:r>
        <w:rPr>
          <w:rFonts w:ascii="Consolas" w:hAnsi="Consolas"/>
        </w:rPr>
        <w:t>rvalue</w:t>
      </w:r>
      <w:r>
        <w:rPr>
          <w:rFonts w:ascii="Consolas" w:hAnsi="Consolas" w:hint="cs"/>
          <w:rtl/>
        </w:rPr>
        <w:t xml:space="preserve"> הינה שאין לו שם ושלא ניתן לזהות את כתובתו. לדוגמא, אין לביטוי </w:t>
      </w:r>
      <w:r>
        <w:rPr>
          <w:rFonts w:ascii="Consolas" w:hAnsi="Consolas"/>
        </w:rPr>
        <w:t>(a+b)</w:t>
      </w:r>
      <w:r>
        <w:rPr>
          <w:rFonts w:ascii="Consolas" w:hAnsi="Consolas" w:hint="cs"/>
          <w:rtl/>
        </w:rPr>
        <w:t xml:space="preserve"> שם והפעולה </w:t>
      </w:r>
      <w:r>
        <w:rPr>
          <w:rFonts w:ascii="Consolas" w:hAnsi="Consolas"/>
        </w:rPr>
        <w:t>&amp;(a+b)</w:t>
      </w:r>
      <w:r>
        <w:rPr>
          <w:rFonts w:ascii="Consolas" w:hAnsi="Consolas" w:hint="cs"/>
          <w:rtl/>
        </w:rPr>
        <w:t xml:space="preserve"> אינה חוקית.</w:t>
      </w:r>
    </w:p>
    <w:p w:rsidR="00577E28" w:rsidRDefault="00577E28" w:rsidP="00577E28">
      <w:pPr>
        <w:rPr>
          <w:rtl/>
        </w:rPr>
      </w:pPr>
    </w:p>
    <w:p w:rsidR="00577E28" w:rsidRDefault="00577E28" w:rsidP="00577E28">
      <w:pPr>
        <w:rPr>
          <w:rtl/>
        </w:rPr>
      </w:pPr>
      <w:r>
        <w:rPr>
          <w:rFonts w:hint="cs"/>
          <w:rtl/>
        </w:rPr>
        <w:t xml:space="preserve">פונקציה יכולה לסמן במפורש שהיא מקבלת </w:t>
      </w:r>
      <w:r>
        <w:t>rvalue</w:t>
      </w:r>
    </w:p>
    <w:p w:rsidR="00577E28" w:rsidRPr="00577E28" w:rsidRDefault="00577E28" w:rsidP="00577E28">
      <w:pPr>
        <w:bidi w:val="0"/>
        <w:rPr>
          <w:rFonts w:ascii="Consolas" w:hAnsi="Consolas"/>
        </w:rPr>
      </w:pPr>
      <w:r w:rsidRPr="00577E28">
        <w:rPr>
          <w:rStyle w:val="fontstyle01"/>
          <w:rFonts w:ascii="Consolas" w:hAnsi="Consolas"/>
        </w:rPr>
        <w:t>void f</w:t>
      </w:r>
      <w:r>
        <w:rPr>
          <w:rStyle w:val="fontstyle01"/>
          <w:rFonts w:ascii="Consolas" w:hAnsi="Consolas"/>
        </w:rPr>
        <w:t>unc</w:t>
      </w:r>
      <w:r w:rsidRPr="00577E28">
        <w:rPr>
          <w:rStyle w:val="fontstyle01"/>
          <w:rFonts w:ascii="Consolas" w:hAnsi="Consolas"/>
        </w:rPr>
        <w:t>(</w:t>
      </w:r>
      <w:r w:rsidRPr="00577E28">
        <w:rPr>
          <w:rStyle w:val="fontstyle21"/>
          <w:rFonts w:ascii="Consolas" w:hAnsi="Consolas"/>
        </w:rPr>
        <w:t>Widget&amp;&amp; w</w:t>
      </w:r>
      <w:r w:rsidRPr="00577E28">
        <w:rPr>
          <w:rStyle w:val="fontstyle01"/>
          <w:rFonts w:ascii="Consolas" w:hAnsi="Consolas"/>
        </w:rPr>
        <w:t>);</w:t>
      </w:r>
    </w:p>
    <w:p w:rsidR="00577E28" w:rsidRDefault="00577E28" w:rsidP="00577E28">
      <w:r>
        <w:rPr>
          <w:rFonts w:hint="cs"/>
          <w:rtl/>
        </w:rPr>
        <w:t xml:space="preserve">שים לב </w:t>
      </w:r>
      <w:r w:rsidRPr="00577E28">
        <w:rPr>
          <w:rFonts w:hint="cs"/>
          <w:b/>
          <w:bCs/>
          <w:rtl/>
        </w:rPr>
        <w:t>שבתוך</w:t>
      </w:r>
      <w:r>
        <w:rPr>
          <w:rFonts w:hint="cs"/>
          <w:rtl/>
        </w:rPr>
        <w:t xml:space="preserve"> הפונקציה, </w:t>
      </w:r>
      <w:r>
        <w:t>w</w:t>
      </w:r>
      <w:r>
        <w:rPr>
          <w:rFonts w:hint="cs"/>
          <w:rtl/>
        </w:rPr>
        <w:t xml:space="preserve"> הינו </w:t>
      </w:r>
      <w:r>
        <w:t>lvalue</w:t>
      </w:r>
      <w:r>
        <w:rPr>
          <w:rFonts w:hint="cs"/>
          <w:rtl/>
        </w:rPr>
        <w:t>. (מיירס, בהקדמה לפרק 5).</w:t>
      </w:r>
    </w:p>
    <w:p w:rsidR="00577E28" w:rsidRDefault="00577E28" w:rsidP="00577E28"/>
    <w:p w:rsidR="00577E28" w:rsidRDefault="00577E28" w:rsidP="00577E28">
      <w:pPr>
        <w:rPr>
          <w:rtl/>
        </w:rPr>
      </w:pPr>
      <w:r>
        <w:rPr>
          <w:rFonts w:hint="cs"/>
          <w:rtl/>
        </w:rPr>
        <w:t xml:space="preserve">יש סוגים של </w:t>
      </w:r>
      <w:r>
        <w:t>rvalue</w:t>
      </w:r>
    </w:p>
    <w:p w:rsidR="00577E28" w:rsidRDefault="00577E28" w:rsidP="00577E28">
      <w:pPr>
        <w:pStyle w:val="ListParagraph"/>
        <w:numPr>
          <w:ilvl w:val="0"/>
          <w:numId w:val="7"/>
        </w:numPr>
      </w:pPr>
      <w:r w:rsidRPr="00BE4A8F">
        <w:rPr>
          <w:b/>
          <w:bCs/>
        </w:rPr>
        <w:t>Prvalue</w:t>
      </w:r>
      <w:r>
        <w:t xml:space="preserve"> – pure r-value</w:t>
      </w:r>
    </w:p>
    <w:p w:rsidR="00577E28" w:rsidRDefault="00577E28" w:rsidP="00577E28">
      <w:pPr>
        <w:pStyle w:val="ListParagraph"/>
        <w:numPr>
          <w:ilvl w:val="0"/>
          <w:numId w:val="7"/>
        </w:numPr>
      </w:pPr>
      <w:r w:rsidRPr="00BE4A8F">
        <w:rPr>
          <w:b/>
          <w:bCs/>
        </w:rPr>
        <w:t>Xvalue</w:t>
      </w:r>
      <w:r>
        <w:t xml:space="preserve"> – expiring value</w:t>
      </w:r>
    </w:p>
    <w:p w:rsidR="00577E28" w:rsidRDefault="00577E28" w:rsidP="00577E28"/>
    <w:p w:rsidR="00577E28" w:rsidRDefault="00577E28" w:rsidP="00577E28">
      <w:pPr>
        <w:rPr>
          <w:rtl/>
        </w:rPr>
      </w:pPr>
      <w:r>
        <w:rPr>
          <w:rFonts w:hint="cs"/>
          <w:rtl/>
        </w:rPr>
        <w:t xml:space="preserve">ליטרל הוא </w:t>
      </w:r>
      <w:r>
        <w:t>pure value</w:t>
      </w:r>
      <w:r>
        <w:rPr>
          <w:rFonts w:hint="cs"/>
          <w:rtl/>
        </w:rPr>
        <w:t xml:space="preserve">, וכן פונקציה שמחזירה ליטרל וכן אובייקט ללא שם (הכוונה למשל </w:t>
      </w:r>
      <w:r>
        <w:t xml:space="preserve">v.pushback(MyClass(10))  </w:t>
      </w:r>
      <w:r>
        <w:rPr>
          <w:rFonts w:hint="cs"/>
          <w:rtl/>
        </w:rPr>
        <w:t xml:space="preserve">  במקרה הזה, </w:t>
      </w:r>
      <w:r>
        <w:t>MyClass(10)</w:t>
      </w:r>
      <w:r>
        <w:rPr>
          <w:rFonts w:hint="cs"/>
          <w:rtl/>
        </w:rPr>
        <w:t xml:space="preserve"> הוא </w:t>
      </w:r>
      <w:r>
        <w:t>prvalue</w:t>
      </w:r>
    </w:p>
    <w:p w:rsidR="00E04160" w:rsidRDefault="00E04160" w:rsidP="00577E28"/>
    <w:p w:rsidR="00D17D02" w:rsidRDefault="00577E28" w:rsidP="00577E28">
      <w:pPr>
        <w:rPr>
          <w:rtl/>
        </w:rPr>
      </w:pPr>
      <w:r>
        <w:rPr>
          <w:rFonts w:hint="cs"/>
          <w:rtl/>
        </w:rPr>
        <w:t>אפשר להשתמש ב</w:t>
      </w:r>
      <w:r w:rsidR="00E04160">
        <w:rPr>
          <w:rFonts w:hint="cs"/>
          <w:rtl/>
        </w:rPr>
        <w:t>אופרטור</w:t>
      </w:r>
      <w:r>
        <w:rPr>
          <w:rFonts w:hint="cs"/>
          <w:rtl/>
        </w:rPr>
        <w:t xml:space="preserve"> </w:t>
      </w:r>
      <w:r>
        <w:t>std::move()</w:t>
      </w:r>
      <w:r>
        <w:rPr>
          <w:rFonts w:hint="cs"/>
          <w:rtl/>
        </w:rPr>
        <w:t xml:space="preserve"> כדי לומר לקומפיילר במפורש שמדובר ב </w:t>
      </w:r>
      <w:r>
        <w:t>xvalue</w:t>
      </w:r>
      <w:r>
        <w:rPr>
          <w:rFonts w:hint="cs"/>
          <w:rtl/>
        </w:rPr>
        <w:t xml:space="preserve"> והוא יכול "לגנוב" את המשאבים שלו.</w:t>
      </w:r>
      <w:r w:rsidR="006F5318">
        <w:rPr>
          <w:rFonts w:hint="cs"/>
          <w:rtl/>
        </w:rPr>
        <w:t xml:space="preserve"> אבל זה רק בגדר המלצה, אם לדוגמא ה </w:t>
      </w:r>
      <w:r w:rsidR="006F5318">
        <w:t>ctor</w:t>
      </w:r>
      <w:r w:rsidR="006F5318">
        <w:rPr>
          <w:rFonts w:hint="cs"/>
        </w:rPr>
        <w:t xml:space="preserve"> </w:t>
      </w:r>
      <w:r w:rsidR="006F5318">
        <w:rPr>
          <w:rFonts w:hint="cs"/>
          <w:rtl/>
        </w:rPr>
        <w:t xml:space="preserve"> מכיל </w:t>
      </w:r>
      <w:r w:rsidR="006F5318">
        <w:t>const</w:t>
      </w:r>
      <w:r w:rsidR="006F5318">
        <w:rPr>
          <w:rFonts w:hint="cs"/>
          <w:rtl/>
        </w:rPr>
        <w:t xml:space="preserve"> אשר מבטיח שהאובייקט הנכנס לא ישתנה, לא ניתן לבצע </w:t>
      </w:r>
      <w:r w:rsidR="006F5318">
        <w:t>move</w:t>
      </w:r>
      <w:r w:rsidR="006F5318">
        <w:rPr>
          <w:rFonts w:hint="cs"/>
        </w:rPr>
        <w:t xml:space="preserve"> </w:t>
      </w:r>
      <w:r w:rsidR="006F5318">
        <w:rPr>
          <w:rFonts w:hint="cs"/>
          <w:rtl/>
        </w:rPr>
        <w:t>ש</w:t>
      </w:r>
      <w:r w:rsidR="00D17D02">
        <w:rPr>
          <w:rFonts w:hint="cs"/>
          <w:rtl/>
        </w:rPr>
        <w:t xml:space="preserve">הרי </w:t>
      </w:r>
      <w:r w:rsidR="00D17D02">
        <w:t>move</w:t>
      </w:r>
      <w:r w:rsidR="00D17D02">
        <w:rPr>
          <w:rFonts w:hint="cs"/>
        </w:rPr>
        <w:t xml:space="preserve"> </w:t>
      </w:r>
      <w:r w:rsidR="00D17D02">
        <w:rPr>
          <w:rFonts w:hint="cs"/>
          <w:rtl/>
        </w:rPr>
        <w:t xml:space="preserve"> בוודאי כן משנה את האובייקט הנכנס (בכך שהוא 'גונב' ממנו משאבים). במקרה כזה יקרא ה </w:t>
      </w:r>
      <w:r w:rsidR="00D17D02">
        <w:t>copy-ctor</w:t>
      </w:r>
      <w:r w:rsidR="00D17D02">
        <w:rPr>
          <w:rFonts w:hint="cs"/>
          <w:rtl/>
        </w:rPr>
        <w:t>.</w:t>
      </w:r>
    </w:p>
    <w:p w:rsidR="00591188" w:rsidRDefault="00591188" w:rsidP="00591188">
      <w:pPr>
        <w:pStyle w:val="Heading3"/>
      </w:pPr>
      <w:bookmarkStart w:id="5" w:name="_Toc7956904"/>
      <w:r>
        <w:t>Move c-tor</w:t>
      </w:r>
      <w:bookmarkEnd w:id="5"/>
    </w:p>
    <w:p w:rsidR="00591188" w:rsidRDefault="00591188" w:rsidP="00591188">
      <w:pPr>
        <w:rPr>
          <w:rtl/>
        </w:rPr>
      </w:pPr>
      <w:r>
        <w:rPr>
          <w:rFonts w:hint="cs"/>
          <w:rtl/>
        </w:rPr>
        <w:t xml:space="preserve">תכלית עניין זה הוא למנוע העתקות מיותרות של אובייקטים. </w:t>
      </w:r>
    </w:p>
    <w:p w:rsidR="00591188" w:rsidRDefault="00591188" w:rsidP="00591188">
      <w:pPr>
        <w:rPr>
          <w:rtl/>
        </w:rPr>
      </w:pPr>
      <w:r>
        <w:rPr>
          <w:rFonts w:hint="cs"/>
          <w:rtl/>
        </w:rPr>
        <w:t xml:space="preserve">עצם העניין מוכר היטב לכל מתכנת, כאשר מכניסים אובייקט אל רשימה בדרך כלל אין צורך לשכפל ולעיתים יש להימנע מלשכפל והפתרון הפשוט הוא להעביר מצביע ולא את האובייקט עצמו. אולם זה מצריך תחזוקה נוספת וכמובן שמירה מפני זליגת זכרון. </w:t>
      </w:r>
    </w:p>
    <w:p w:rsidR="00591188" w:rsidRDefault="00591188" w:rsidP="00591188">
      <w:pPr>
        <w:rPr>
          <w:rtl/>
        </w:rPr>
      </w:pPr>
      <w:r>
        <w:rPr>
          <w:rFonts w:hint="cs"/>
          <w:rtl/>
        </w:rPr>
        <w:t xml:space="preserve">מנגנון חדש זה של </w:t>
      </w:r>
      <w:r>
        <w:t>C++</w:t>
      </w:r>
      <w:r>
        <w:rPr>
          <w:rFonts w:hint="cs"/>
          <w:rtl/>
        </w:rPr>
        <w:t xml:space="preserve"> נועד למנוע שכפול משאבים כשזה לא נדרש למרות שמעבירים את האובייקט עצמו.</w:t>
      </w:r>
    </w:p>
    <w:p w:rsidR="00591188" w:rsidRDefault="00591188" w:rsidP="00591188">
      <w:pPr>
        <w:rPr>
          <w:rtl/>
        </w:rPr>
      </w:pPr>
      <w:r>
        <w:rPr>
          <w:rFonts w:hint="cs"/>
          <w:rtl/>
        </w:rPr>
        <w:t>לשם כך התכנת נדרש להגדיר עבור האובייקט שצפוי להיות מועתק\מועבר שתי מתודות</w:t>
      </w:r>
    </w:p>
    <w:p w:rsidR="00591188" w:rsidRDefault="00591188" w:rsidP="00591188">
      <w:r>
        <w:t>Move c-tor</w:t>
      </w:r>
    </w:p>
    <w:p w:rsidR="00591188" w:rsidRDefault="00591188" w:rsidP="00591188">
      <w:r>
        <w:t>Move assignment operator</w:t>
      </w:r>
    </w:p>
    <w:p w:rsidR="00591188" w:rsidRDefault="00591188" w:rsidP="00591188">
      <w:pPr>
        <w:rPr>
          <w:rtl/>
        </w:rPr>
      </w:pPr>
      <w:r>
        <w:rPr>
          <w:rFonts w:hint="cs"/>
          <w:rtl/>
        </w:rPr>
        <w:t xml:space="preserve">כאשר הקומפיילר מזהה שיש את המתודות האלה הוא </w:t>
      </w:r>
      <w:r w:rsidRPr="006D2EE6">
        <w:rPr>
          <w:rFonts w:hint="cs"/>
          <w:b/>
          <w:bCs/>
          <w:rtl/>
        </w:rPr>
        <w:t>אוטומטית</w:t>
      </w:r>
      <w:r>
        <w:rPr>
          <w:rFonts w:hint="cs"/>
          <w:rtl/>
        </w:rPr>
        <w:t xml:space="preserve"> משתמש בהם כאשר יש לו אפשרות לכך.</w:t>
      </w:r>
    </w:p>
    <w:p w:rsidR="00591188" w:rsidRDefault="00591188" w:rsidP="00591188">
      <w:pPr>
        <w:rPr>
          <w:rtl/>
        </w:rPr>
      </w:pPr>
      <w:r>
        <w:rPr>
          <w:rFonts w:hint="cs"/>
          <w:rtl/>
        </w:rPr>
        <w:t>נתבונן בקוד הבא</w:t>
      </w:r>
    </w:p>
    <w:p w:rsidR="00591188" w:rsidRDefault="00591188" w:rsidP="00591188">
      <w:pPr>
        <w:bidi w:val="0"/>
      </w:pPr>
      <w:r>
        <w:rPr>
          <w:noProof/>
        </w:rPr>
        <w:lastRenderedPageBreak/>
        <w:drawing>
          <wp:inline distT="0" distB="0" distL="0" distR="0" wp14:anchorId="71CBAA1F" wp14:editId="2D4A4BD1">
            <wp:extent cx="4133850" cy="2286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33850" cy="2286000"/>
                    </a:xfrm>
                    <a:prstGeom prst="rect">
                      <a:avLst/>
                    </a:prstGeom>
                  </pic:spPr>
                </pic:pic>
              </a:graphicData>
            </a:graphic>
          </wp:inline>
        </w:drawing>
      </w:r>
    </w:p>
    <w:p w:rsidR="00591188" w:rsidRDefault="00591188" w:rsidP="00591188">
      <w:pPr>
        <w:pStyle w:val="Caption"/>
        <w:rPr>
          <w:rtl/>
        </w:rPr>
      </w:pPr>
      <w:r>
        <w:rPr>
          <w:noProof/>
        </w:rPr>
        <w:t xml:space="preserve">  </w:t>
      </w:r>
      <w:r w:rsidRPr="0010756D">
        <w:rPr>
          <w:noProof/>
        </w:rPr>
        <w:t>D:\GitHub\SharedDocs\NewCpp\MoveSemantics\MoveSemantics.cpp</w:t>
      </w:r>
    </w:p>
    <w:p w:rsidR="00591188" w:rsidRDefault="00591188" w:rsidP="00591188">
      <w:pPr>
        <w:rPr>
          <w:rtl/>
        </w:rPr>
      </w:pPr>
      <w:r>
        <w:rPr>
          <w:rFonts w:hint="cs"/>
          <w:rtl/>
        </w:rPr>
        <w:t>הבלוק הראשון הוא 'רגיל'. בשורה 26 יופעל קונסט' רגיל ובשניה יופעל קונסט' העתקה. בזה אין חידוש.</w:t>
      </w:r>
    </w:p>
    <w:p w:rsidR="00591188" w:rsidRDefault="00591188" w:rsidP="00591188">
      <w:pPr>
        <w:rPr>
          <w:rtl/>
        </w:rPr>
      </w:pPr>
      <w:r>
        <w:rPr>
          <w:rFonts w:hint="cs"/>
          <w:rtl/>
        </w:rPr>
        <w:t xml:space="preserve">אולם הבלוק השני מתנהג אחרת. הקומפיילר מזהה שהאובייקט המוכנס לווקטור הוא 'בר חלוף', הוא </w:t>
      </w:r>
      <w:r>
        <w:t>rvalue</w:t>
      </w:r>
      <w:r>
        <w:rPr>
          <w:rFonts w:hint="cs"/>
          <w:rtl/>
        </w:rPr>
        <w:t xml:space="preserve">. בוודאי שאין להשתמש בו לאחר שעוברים את שורה 31. ועל כן הקומפיילר מחפש ומוצא שיש לו קונסט' העברה </w:t>
      </w:r>
      <w:r w:rsidRPr="006D2EE6">
        <w:rPr>
          <w:rFonts w:hint="cs"/>
          <w:b/>
          <w:bCs/>
          <w:rtl/>
        </w:rPr>
        <w:t>ומשתמש בו</w:t>
      </w:r>
      <w:r>
        <w:rPr>
          <w:rFonts w:hint="cs"/>
          <w:rtl/>
        </w:rPr>
        <w:t xml:space="preserve">. קונסט' העברה יופעל </w:t>
      </w:r>
      <w:r w:rsidRPr="00DF1BF3">
        <w:rPr>
          <w:rFonts w:hint="cs"/>
          <w:b/>
          <w:bCs/>
          <w:rtl/>
        </w:rPr>
        <w:t>במקום</w:t>
      </w:r>
      <w:r>
        <w:rPr>
          <w:rFonts w:hint="cs"/>
          <w:rtl/>
        </w:rPr>
        <w:t xml:space="preserve"> קונסט' העתקה.</w:t>
      </w:r>
    </w:p>
    <w:p w:rsidR="00591188" w:rsidRDefault="00591188" w:rsidP="00591188">
      <w:pPr>
        <w:rPr>
          <w:rtl/>
        </w:rPr>
      </w:pPr>
      <w:r>
        <w:rPr>
          <w:rFonts w:hint="cs"/>
          <w:rtl/>
        </w:rPr>
        <w:t xml:space="preserve">זה </w:t>
      </w:r>
      <w:r w:rsidRPr="002C52BD">
        <w:rPr>
          <w:rFonts w:hint="cs"/>
          <w:b/>
          <w:bCs/>
          <w:rtl/>
        </w:rPr>
        <w:t>לא אומר</w:t>
      </w:r>
      <w:r>
        <w:rPr>
          <w:rFonts w:hint="cs"/>
          <w:rtl/>
        </w:rPr>
        <w:t xml:space="preserve"> שלא ייווצ</w:t>
      </w:r>
      <w:r>
        <w:rPr>
          <w:rFonts w:hint="eastAsia"/>
          <w:rtl/>
        </w:rPr>
        <w:t>ר</w:t>
      </w:r>
      <w:r>
        <w:rPr>
          <w:rFonts w:hint="cs"/>
          <w:rtl/>
        </w:rPr>
        <w:t xml:space="preserve"> אובייקט נוסף. הקומפיילר יצור אובייקט </w:t>
      </w:r>
      <w:r w:rsidRPr="00F24109">
        <w:rPr>
          <w:rFonts w:hint="cs"/>
          <w:b/>
          <w:bCs/>
          <w:rtl/>
        </w:rPr>
        <w:t>חדש</w:t>
      </w:r>
      <w:r>
        <w:rPr>
          <w:rFonts w:hint="cs"/>
          <w:rtl/>
        </w:rPr>
        <w:t xml:space="preserve"> אשר יוכנס אל הווקטור, אבל במקום לקרוא ל </w:t>
      </w:r>
      <w:r>
        <w:t>copy-ctor</w:t>
      </w:r>
      <w:r>
        <w:rPr>
          <w:rFonts w:hint="cs"/>
          <w:rtl/>
        </w:rPr>
        <w:t xml:space="preserve"> הוא יקרא ל </w:t>
      </w:r>
      <w:r>
        <w:t>move-ctor</w:t>
      </w:r>
      <w:r>
        <w:rPr>
          <w:rFonts w:hint="cs"/>
          <w:rtl/>
        </w:rPr>
        <w:t xml:space="preserve"> והתכנת נדרש למממש שם קוד אשר </w:t>
      </w:r>
      <w:r w:rsidRPr="009F4786">
        <w:rPr>
          <w:rFonts w:hint="cs"/>
          <w:b/>
          <w:bCs/>
          <w:rtl/>
        </w:rPr>
        <w:t>יעביר</w:t>
      </w:r>
      <w:r>
        <w:rPr>
          <w:rFonts w:hint="cs"/>
          <w:rtl/>
        </w:rPr>
        <w:t xml:space="preserve"> את המשאבים שמחזיק הקלאס במקום לשכפל אותם.</w:t>
      </w:r>
    </w:p>
    <w:p w:rsidR="00591188" w:rsidRDefault="00591188" w:rsidP="00591188">
      <w:pPr>
        <w:rPr>
          <w:rtl/>
        </w:rPr>
      </w:pPr>
      <w:r>
        <w:rPr>
          <w:rFonts w:hint="cs"/>
          <w:rtl/>
        </w:rPr>
        <w:t xml:space="preserve">אופרטור בשם </w:t>
      </w:r>
      <w:r>
        <w:t>std::move</w:t>
      </w:r>
      <w:r>
        <w:rPr>
          <w:rFonts w:hint="cs"/>
          <w:rtl/>
        </w:rPr>
        <w:t xml:space="preserve"> יכול לעזור למתכנת להבהיר את כוונתו. אופרטור זה מביא לכך שהארגומנט שלו יוצג בתור </w:t>
      </w:r>
      <w:r>
        <w:t>rvalue</w:t>
      </w:r>
      <w:r>
        <w:rPr>
          <w:rFonts w:hint="cs"/>
          <w:rtl/>
        </w:rPr>
        <w:t xml:space="preserve">, הקומפיילר מבין את הרמז ומפעיל את ה </w:t>
      </w:r>
      <w:r>
        <w:t>move-ctor</w:t>
      </w:r>
    </w:p>
    <w:p w:rsidR="00591188" w:rsidRDefault="00591188" w:rsidP="00591188">
      <w:pPr>
        <w:rPr>
          <w:rtl/>
        </w:rPr>
      </w:pPr>
      <w:r>
        <w:rPr>
          <w:rFonts w:hint="cs"/>
          <w:rtl/>
        </w:rPr>
        <w:t xml:space="preserve">זה קונסט' העתקה. שדה </w:t>
      </w:r>
      <w:r>
        <w:t>name</w:t>
      </w:r>
      <w:r>
        <w:rPr>
          <w:rFonts w:hint="cs"/>
          <w:rtl/>
        </w:rPr>
        <w:t xml:space="preserve"> </w:t>
      </w:r>
      <w:r w:rsidRPr="002C52BD">
        <w:rPr>
          <w:rFonts w:hint="cs"/>
          <w:b/>
          <w:bCs/>
          <w:rtl/>
        </w:rPr>
        <w:t>מועתק</w:t>
      </w:r>
      <w:r>
        <w:rPr>
          <w:rFonts w:hint="cs"/>
          <w:rtl/>
        </w:rPr>
        <w:t>:</w:t>
      </w:r>
    </w:p>
    <w:p w:rsidR="00591188" w:rsidRDefault="00591188" w:rsidP="00591188">
      <w:pPr>
        <w:bidi w:val="0"/>
        <w:rPr>
          <w:rtl/>
        </w:rPr>
      </w:pPr>
      <w:r>
        <w:rPr>
          <w:noProof/>
        </w:rPr>
        <w:drawing>
          <wp:inline distT="0" distB="0" distL="0" distR="0" wp14:anchorId="164B61C7" wp14:editId="64F2C264">
            <wp:extent cx="4391025" cy="409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91025" cy="409575"/>
                    </a:xfrm>
                    <a:prstGeom prst="rect">
                      <a:avLst/>
                    </a:prstGeom>
                  </pic:spPr>
                </pic:pic>
              </a:graphicData>
            </a:graphic>
          </wp:inline>
        </w:drawing>
      </w:r>
    </w:p>
    <w:p w:rsidR="00591188" w:rsidRDefault="00591188" w:rsidP="00591188">
      <w:pPr>
        <w:rPr>
          <w:rtl/>
        </w:rPr>
      </w:pPr>
      <w:r>
        <w:rPr>
          <w:rFonts w:hint="cs"/>
          <w:rtl/>
        </w:rPr>
        <w:t xml:space="preserve">זה קונסט' העברה. שדה </w:t>
      </w:r>
      <w:r>
        <w:t>name</w:t>
      </w:r>
      <w:r>
        <w:rPr>
          <w:rFonts w:hint="cs"/>
          <w:rtl/>
        </w:rPr>
        <w:t xml:space="preserve"> </w:t>
      </w:r>
      <w:r w:rsidRPr="002C52BD">
        <w:rPr>
          <w:rFonts w:hint="cs"/>
          <w:b/>
          <w:bCs/>
          <w:rtl/>
        </w:rPr>
        <w:t>מועבר</w:t>
      </w:r>
      <w:r>
        <w:rPr>
          <w:rFonts w:hint="cs"/>
          <w:rtl/>
        </w:rPr>
        <w:t>:</w:t>
      </w:r>
    </w:p>
    <w:p w:rsidR="00591188" w:rsidRDefault="00591188" w:rsidP="00591188">
      <w:pPr>
        <w:bidi w:val="0"/>
        <w:rPr>
          <w:rtl/>
        </w:rPr>
      </w:pPr>
      <w:r>
        <w:rPr>
          <w:noProof/>
        </w:rPr>
        <w:drawing>
          <wp:inline distT="0" distB="0" distL="0" distR="0" wp14:anchorId="501871E2" wp14:editId="54D5D918">
            <wp:extent cx="4600575" cy="3905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00575" cy="390525"/>
                    </a:xfrm>
                    <a:prstGeom prst="rect">
                      <a:avLst/>
                    </a:prstGeom>
                  </pic:spPr>
                </pic:pic>
              </a:graphicData>
            </a:graphic>
          </wp:inline>
        </w:drawing>
      </w:r>
    </w:p>
    <w:p w:rsidR="00591188" w:rsidRDefault="00591188" w:rsidP="00591188">
      <w:pPr>
        <w:ind w:left="360"/>
        <w:rPr>
          <w:rtl/>
        </w:rPr>
      </w:pPr>
      <w:r>
        <w:rPr>
          <w:rFonts w:hint="cs"/>
          <w:rtl/>
        </w:rPr>
        <w:t xml:space="preserve">הערה: אין </w:t>
      </w:r>
      <w:r>
        <w:t>const</w:t>
      </w:r>
      <w:r>
        <w:rPr>
          <w:rFonts w:hint="cs"/>
          <w:rtl/>
        </w:rPr>
        <w:t xml:space="preserve"> באופרטור העברה. המתכנת הרי משנה את אובייקט המקור כשהוא 'לוקח' ממנו את המשאבים שלו.</w:t>
      </w:r>
      <w:r w:rsidR="00E04160">
        <w:rPr>
          <w:rFonts w:hint="cs"/>
          <w:rtl/>
        </w:rPr>
        <w:t xml:space="preserve"> (זה לא שאי אפשר לכתוב שם </w:t>
      </w:r>
      <w:r w:rsidR="00E04160">
        <w:t>const</w:t>
      </w:r>
      <w:r w:rsidR="00E04160">
        <w:rPr>
          <w:rFonts w:hint="cs"/>
          <w:rtl/>
        </w:rPr>
        <w:t xml:space="preserve"> אלא שאם נכתוב פשוט לא יופעל </w:t>
      </w:r>
      <w:r w:rsidR="00E04160">
        <w:t>move ctor</w:t>
      </w:r>
      <w:r w:rsidR="00E04160">
        <w:rPr>
          <w:rFonts w:hint="cs"/>
        </w:rPr>
        <w:t xml:space="preserve"> </w:t>
      </w:r>
      <w:r w:rsidR="00E04160">
        <w:rPr>
          <w:rFonts w:hint="cs"/>
          <w:rtl/>
        </w:rPr>
        <w:t xml:space="preserve"> אלא </w:t>
      </w:r>
      <w:r w:rsidR="00E04160">
        <w:t>copy ctor</w:t>
      </w:r>
      <w:r w:rsidR="00E04160">
        <w:rPr>
          <w:rFonts w:hint="cs"/>
          <w:rtl/>
        </w:rPr>
        <w:t>. מיירס מעיר על כך</w:t>
      </w:r>
      <w:r w:rsidR="006F5318">
        <w:rPr>
          <w:rFonts w:hint="cs"/>
          <w:rtl/>
        </w:rPr>
        <w:t xml:space="preserve"> ב </w:t>
      </w:r>
      <w:r w:rsidR="006F5318">
        <w:t>Item 23</w:t>
      </w:r>
      <w:r w:rsidR="00E04160">
        <w:rPr>
          <w:rFonts w:hint="cs"/>
          <w:rtl/>
        </w:rPr>
        <w:t>)</w:t>
      </w:r>
    </w:p>
    <w:p w:rsidR="00307774" w:rsidRDefault="00307774">
      <w:pPr>
        <w:bidi w:val="0"/>
        <w:spacing w:before="0" w:after="200"/>
        <w:jc w:val="left"/>
        <w:rPr>
          <w:color w:val="622423" w:themeColor="accent2" w:themeShade="7F"/>
          <w:sz w:val="24"/>
          <w:szCs w:val="24"/>
          <w:highlight w:val="white"/>
        </w:rPr>
      </w:pPr>
      <w:bookmarkStart w:id="6" w:name="_Toc7956905"/>
      <w:r>
        <w:rPr>
          <w:highlight w:val="white"/>
        </w:rPr>
        <w:br w:type="page"/>
      </w:r>
    </w:p>
    <w:p w:rsidR="00B93837" w:rsidRDefault="00B93837" w:rsidP="00B93837">
      <w:pPr>
        <w:pStyle w:val="Heading3"/>
        <w:rPr>
          <w:highlight w:val="white"/>
        </w:rPr>
      </w:pPr>
      <w:r>
        <w:rPr>
          <w:highlight w:val="white"/>
        </w:rPr>
        <w:lastRenderedPageBreak/>
        <w:t>Perfect forwarding</w:t>
      </w:r>
      <w:bookmarkEnd w:id="6"/>
    </w:p>
    <w:p w:rsidR="00B93837" w:rsidRDefault="00B93837" w:rsidP="00B93837">
      <w:pPr>
        <w:pStyle w:val="Heading4"/>
        <w:rPr>
          <w:highlight w:val="white"/>
          <w:rtl/>
        </w:rPr>
      </w:pPr>
      <w:r>
        <w:rPr>
          <w:rFonts w:hint="cs"/>
          <w:highlight w:val="white"/>
          <w:rtl/>
        </w:rPr>
        <w:t>הצגת הבעיה</w:t>
      </w:r>
    </w:p>
    <w:p w:rsidR="00B93837" w:rsidRDefault="00B93837" w:rsidP="00B93837">
      <w:pPr>
        <w:rPr>
          <w:highlight w:val="white"/>
          <w:rtl/>
        </w:rPr>
      </w:pPr>
      <w:r>
        <w:rPr>
          <w:rFonts w:hint="cs"/>
          <w:highlight w:val="white"/>
          <w:rtl/>
        </w:rPr>
        <w:t xml:space="preserve">הקונטיינר </w:t>
      </w:r>
      <w:r>
        <w:rPr>
          <w:highlight w:val="white"/>
        </w:rPr>
        <w:t>vector</w:t>
      </w:r>
      <w:r>
        <w:rPr>
          <w:rFonts w:hint="cs"/>
          <w:highlight w:val="white"/>
          <w:rtl/>
        </w:rPr>
        <w:t xml:space="preserve"> מכיל, במקביל ל </w:t>
      </w:r>
      <w:r>
        <w:rPr>
          <w:highlight w:val="white"/>
        </w:rPr>
        <w:t>push_back</w:t>
      </w:r>
      <w:r>
        <w:rPr>
          <w:rFonts w:hint="cs"/>
          <w:highlight w:val="white"/>
          <w:rtl/>
        </w:rPr>
        <w:t xml:space="preserve">, מתודה הנקראת </w:t>
      </w:r>
      <w:r>
        <w:rPr>
          <w:highlight w:val="white"/>
        </w:rPr>
        <w:t>emplace_back</w:t>
      </w:r>
      <w:r>
        <w:rPr>
          <w:rFonts w:hint="cs"/>
          <w:highlight w:val="white"/>
          <w:rtl/>
        </w:rPr>
        <w:t>.</w:t>
      </w:r>
    </w:p>
    <w:p w:rsidR="00B93837" w:rsidRDefault="00B93837" w:rsidP="00B93837">
      <w:pPr>
        <w:bidi w:val="0"/>
        <w:rPr>
          <w:rFonts w:ascii="Consolas" w:hAnsi="Consolas"/>
          <w:highlight w:val="white"/>
        </w:rPr>
      </w:pPr>
      <w:r>
        <w:rPr>
          <w:rFonts w:ascii="Consolas" w:hAnsi="Consolas"/>
          <w:highlight w:val="white"/>
        </w:rPr>
        <w:t>1 vector&lt;Class1&gt; v;</w:t>
      </w:r>
    </w:p>
    <w:p w:rsidR="00B93837" w:rsidRDefault="00B93837" w:rsidP="00B93837">
      <w:pPr>
        <w:bidi w:val="0"/>
        <w:rPr>
          <w:rFonts w:ascii="Consolas" w:hAnsi="Consolas"/>
          <w:highlight w:val="white"/>
        </w:rPr>
      </w:pPr>
      <w:r>
        <w:rPr>
          <w:rFonts w:ascii="Consolas" w:hAnsi="Consolas"/>
          <w:highlight w:val="white"/>
        </w:rPr>
        <w:t>2 v.push_back(Class1(2, 3.14f));</w:t>
      </w:r>
    </w:p>
    <w:p w:rsidR="00B93837" w:rsidRDefault="00B93837" w:rsidP="00B93837">
      <w:pPr>
        <w:bidi w:val="0"/>
        <w:rPr>
          <w:rFonts w:ascii="Consolas" w:hAnsi="Consolas"/>
          <w:highlight w:val="white"/>
        </w:rPr>
      </w:pPr>
      <w:r>
        <w:rPr>
          <w:rFonts w:ascii="Consolas" w:hAnsi="Consolas"/>
          <w:highlight w:val="white"/>
        </w:rPr>
        <w:t>3 v.emplace_back(2, 3.14f));</w:t>
      </w:r>
    </w:p>
    <w:p w:rsidR="00B93837" w:rsidRDefault="00B93837" w:rsidP="00B93837">
      <w:pPr>
        <w:rPr>
          <w:highlight w:val="white"/>
          <w:rtl/>
        </w:rPr>
      </w:pPr>
      <w:r>
        <w:rPr>
          <w:rFonts w:hint="cs"/>
          <w:highlight w:val="white"/>
          <w:rtl/>
        </w:rPr>
        <w:t xml:space="preserve">בשורה </w:t>
      </w:r>
      <w:r>
        <w:rPr>
          <w:highlight w:val="white"/>
        </w:rPr>
        <w:t xml:space="preserve"> 2 </w:t>
      </w:r>
      <w:r>
        <w:rPr>
          <w:rFonts w:hint="cs"/>
          <w:highlight w:val="white"/>
          <w:rtl/>
        </w:rPr>
        <w:t>נעשות שלוש פעולות</w:t>
      </w:r>
    </w:p>
    <w:p w:rsidR="00B93837" w:rsidRDefault="00B93837" w:rsidP="00B93837">
      <w:pPr>
        <w:pStyle w:val="ListParagraph"/>
        <w:numPr>
          <w:ilvl w:val="0"/>
          <w:numId w:val="9"/>
        </w:numPr>
        <w:bidi w:val="0"/>
        <w:rPr>
          <w:highlight w:val="white"/>
        </w:rPr>
      </w:pPr>
      <w:r>
        <w:rPr>
          <w:highlight w:val="white"/>
        </w:rPr>
        <w:t>c-tor</w:t>
      </w:r>
    </w:p>
    <w:p w:rsidR="00B93837" w:rsidRDefault="00B93837" w:rsidP="00B93837">
      <w:pPr>
        <w:pStyle w:val="ListParagraph"/>
        <w:numPr>
          <w:ilvl w:val="0"/>
          <w:numId w:val="9"/>
        </w:numPr>
        <w:bidi w:val="0"/>
        <w:rPr>
          <w:highlight w:val="white"/>
        </w:rPr>
      </w:pPr>
      <w:r>
        <w:rPr>
          <w:highlight w:val="white"/>
        </w:rPr>
        <w:t>move or copy ctor</w:t>
      </w:r>
    </w:p>
    <w:p w:rsidR="00B93837" w:rsidRPr="00BD612E" w:rsidRDefault="00B93837" w:rsidP="00B93837">
      <w:pPr>
        <w:pStyle w:val="ListParagraph"/>
        <w:numPr>
          <w:ilvl w:val="0"/>
          <w:numId w:val="9"/>
        </w:numPr>
        <w:bidi w:val="0"/>
        <w:rPr>
          <w:highlight w:val="white"/>
        </w:rPr>
      </w:pPr>
      <w:r>
        <w:rPr>
          <w:highlight w:val="white"/>
        </w:rPr>
        <w:t>d-tor.</w:t>
      </w:r>
    </w:p>
    <w:p w:rsidR="00B93837" w:rsidRDefault="00B93837" w:rsidP="00B93837">
      <w:pPr>
        <w:rPr>
          <w:rtl/>
        </w:rPr>
      </w:pPr>
      <w:r>
        <w:rPr>
          <w:rFonts w:hint="cs"/>
          <w:rtl/>
        </w:rPr>
        <w:t>די מיותר.</w:t>
      </w:r>
    </w:p>
    <w:p w:rsidR="00B93837" w:rsidRPr="00BD612E" w:rsidRDefault="00B93837" w:rsidP="00B93837">
      <w:r>
        <w:rPr>
          <w:rFonts w:hint="cs"/>
          <w:rtl/>
        </w:rPr>
        <w:t xml:space="preserve">לעומת זאת בשורה </w:t>
      </w:r>
      <w:r>
        <w:t>3</w:t>
      </w:r>
      <w:r>
        <w:rPr>
          <w:rFonts w:hint="cs"/>
          <w:rtl/>
        </w:rPr>
        <w:t xml:space="preserve"> יש מעין קסם, האובייקט נוצר ישירות בתוך הקונטיינר. פעולה אחת בלבד </w:t>
      </w:r>
      <w:r>
        <w:rPr>
          <w:rtl/>
        </w:rPr>
        <w:t>–</w:t>
      </w:r>
      <w:r>
        <w:rPr>
          <w:rFonts w:hint="cs"/>
          <w:rtl/>
        </w:rPr>
        <w:t xml:space="preserve"> </w:t>
      </w:r>
      <w:r>
        <w:t>c-tor</w:t>
      </w:r>
    </w:p>
    <w:p w:rsidR="00B93837" w:rsidRDefault="00B93837" w:rsidP="00B93837">
      <w:pPr>
        <w:rPr>
          <w:rtl/>
        </w:rPr>
      </w:pPr>
      <w:r>
        <w:rPr>
          <w:rFonts w:hint="cs"/>
          <w:rtl/>
        </w:rPr>
        <w:t>איך נעשה הקסם הזה?</w:t>
      </w:r>
    </w:p>
    <w:p w:rsidR="00B93837" w:rsidRDefault="00B93837" w:rsidP="00B93837">
      <w:r>
        <w:rPr>
          <w:rFonts w:hint="cs"/>
          <w:rtl/>
        </w:rPr>
        <w:t xml:space="preserve">הרי </w:t>
      </w:r>
      <w:r>
        <w:t>emplace_back</w:t>
      </w:r>
      <w:r>
        <w:rPr>
          <w:rFonts w:hint="cs"/>
          <w:rtl/>
        </w:rPr>
        <w:t xml:space="preserve"> צריך בסופו של יום לקרוא ל </w:t>
      </w:r>
      <w:r>
        <w:t>c-tor</w:t>
      </w:r>
      <w:r>
        <w:rPr>
          <w:rFonts w:hint="cs"/>
          <w:rtl/>
        </w:rPr>
        <w:t xml:space="preserve"> של </w:t>
      </w:r>
      <w:r>
        <w:t>Class1</w:t>
      </w:r>
      <w:r>
        <w:rPr>
          <w:rFonts w:hint="cs"/>
          <w:rtl/>
        </w:rPr>
        <w:t xml:space="preserve"> ולהעביר אליו את הארגומנטים "כמות שהם", כלומר </w:t>
      </w:r>
    </w:p>
    <w:p w:rsidR="00B93837" w:rsidRDefault="00B93837" w:rsidP="00B93837">
      <w:r>
        <w:rPr>
          <w:rFonts w:hint="cs"/>
          <w:rtl/>
        </w:rPr>
        <w:t xml:space="preserve">א) מבלי לשכפל אותם </w:t>
      </w:r>
    </w:p>
    <w:p w:rsidR="00B93837" w:rsidRDefault="00B93837" w:rsidP="00B93837">
      <w:r>
        <w:rPr>
          <w:rFonts w:hint="cs"/>
          <w:rtl/>
        </w:rPr>
        <w:t xml:space="preserve">ב) לשמר את תכונת ה </w:t>
      </w:r>
      <w:r>
        <w:t>rvalue/lvalue</w:t>
      </w:r>
      <w:r>
        <w:rPr>
          <w:rFonts w:hint="cs"/>
          <w:rtl/>
        </w:rPr>
        <w:t xml:space="preserve"> שלהם. </w:t>
      </w:r>
    </w:p>
    <w:p w:rsidR="00B93837" w:rsidRDefault="00B93837" w:rsidP="00B93837">
      <w:pPr>
        <w:rPr>
          <w:rtl/>
        </w:rPr>
      </w:pPr>
      <w:r>
        <w:rPr>
          <w:rFonts w:hint="cs"/>
          <w:rtl/>
        </w:rPr>
        <w:t>לא פשוט.</w:t>
      </w:r>
    </w:p>
    <w:p w:rsidR="00667C31" w:rsidRDefault="00667C31" w:rsidP="00B93837"/>
    <w:p w:rsidR="00B93837" w:rsidRDefault="00667C31" w:rsidP="00667C31">
      <w:pPr>
        <w:rPr>
          <w:rtl/>
        </w:rPr>
      </w:pPr>
      <w:r>
        <w:rPr>
          <w:rFonts w:hint="cs"/>
          <w:rtl/>
        </w:rPr>
        <w:t xml:space="preserve">לכאורה אפשר להעביר ארגומנט </w:t>
      </w:r>
      <w:r w:rsidR="00B93837">
        <w:rPr>
          <w:rFonts w:hint="cs"/>
          <w:rtl/>
        </w:rPr>
        <w:t xml:space="preserve">לפי </w:t>
      </w:r>
      <w:r w:rsidR="00B93837">
        <w:t>ref</w:t>
      </w:r>
      <w:r w:rsidR="00B93837">
        <w:rPr>
          <w:rFonts w:hint="cs"/>
          <w:rtl/>
        </w:rPr>
        <w:t xml:space="preserve"> </w:t>
      </w:r>
    </w:p>
    <w:p w:rsidR="00B93837" w:rsidRDefault="00B93837" w:rsidP="00B93837">
      <w:pPr>
        <w:bidi w:val="0"/>
        <w:rPr>
          <w:rFonts w:ascii="Consolas" w:hAnsi="Consolas"/>
        </w:rPr>
      </w:pPr>
      <w:r>
        <w:t>f</w:t>
      </w:r>
      <w:r>
        <w:rPr>
          <w:rFonts w:ascii="Consolas" w:hAnsi="Consolas"/>
        </w:rPr>
        <w:t>(int &amp; n)</w:t>
      </w:r>
    </w:p>
    <w:p w:rsidR="00B93837" w:rsidRDefault="00B93837" w:rsidP="00B93837">
      <w:pPr>
        <w:rPr>
          <w:rtl/>
        </w:rPr>
      </w:pPr>
      <w:r>
        <w:rPr>
          <w:rFonts w:hint="cs"/>
          <w:rtl/>
        </w:rPr>
        <w:t xml:space="preserve">אבל </w:t>
      </w:r>
      <w:r w:rsidR="00667C31">
        <w:rPr>
          <w:rFonts w:hint="cs"/>
          <w:rtl/>
        </w:rPr>
        <w:t xml:space="preserve">אז </w:t>
      </w:r>
      <w:r>
        <w:rPr>
          <w:rFonts w:hint="cs"/>
          <w:rtl/>
        </w:rPr>
        <w:t>ל</w:t>
      </w:r>
      <w:r w:rsidRPr="00A038FC">
        <w:rPr>
          <w:rFonts w:hint="cs"/>
          <w:rtl/>
        </w:rPr>
        <w:t xml:space="preserve">א ניתן לתת </w:t>
      </w:r>
      <w:r w:rsidRPr="00A038FC">
        <w:t>rvalue</w:t>
      </w:r>
      <w:r>
        <w:rPr>
          <w:rFonts w:hint="cs"/>
          <w:rtl/>
        </w:rPr>
        <w:t xml:space="preserve">. </w:t>
      </w:r>
    </w:p>
    <w:p w:rsidR="00B93837" w:rsidRDefault="00667C31" w:rsidP="00B93837">
      <w:pPr>
        <w:rPr>
          <w:rtl/>
        </w:rPr>
      </w:pPr>
      <w:r>
        <w:rPr>
          <w:rFonts w:hint="cs"/>
          <w:rtl/>
        </w:rPr>
        <w:t xml:space="preserve">בשיפוץ קל כן אפשר לתת </w:t>
      </w:r>
      <w:r>
        <w:t>rvalue</w:t>
      </w:r>
      <w:r w:rsidR="00B34264">
        <w:rPr>
          <w:rFonts w:hint="cs"/>
          <w:rtl/>
        </w:rPr>
        <w:t>:</w:t>
      </w:r>
    </w:p>
    <w:p w:rsidR="00B93837" w:rsidRDefault="00B93837" w:rsidP="00B93837">
      <w:pPr>
        <w:bidi w:val="0"/>
        <w:rPr>
          <w:rtl/>
        </w:rPr>
      </w:pPr>
      <w:r>
        <w:t>f</w:t>
      </w:r>
      <w:r>
        <w:rPr>
          <w:rFonts w:ascii="Consolas" w:hAnsi="Consolas"/>
        </w:rPr>
        <w:t>(const int &amp; n)</w:t>
      </w:r>
    </w:p>
    <w:p w:rsidR="00B93837" w:rsidRDefault="00B93837" w:rsidP="00B93837">
      <w:pPr>
        <w:rPr>
          <w:rtl/>
        </w:rPr>
      </w:pPr>
      <w:r>
        <w:rPr>
          <w:rFonts w:hint="cs"/>
          <w:rtl/>
        </w:rPr>
        <w:t xml:space="preserve">אבל זה מונע שינוי של הארגומנט ואי אפשר לאלץ את </w:t>
      </w:r>
      <w:r>
        <w:t>Class1</w:t>
      </w:r>
      <w:r>
        <w:rPr>
          <w:rFonts w:hint="cs"/>
          <w:rtl/>
        </w:rPr>
        <w:t xml:space="preserve"> לקבל דווקא </w:t>
      </w:r>
      <w:r>
        <w:t>const</w:t>
      </w:r>
      <w:r>
        <w:rPr>
          <w:rFonts w:hint="cs"/>
          <w:rtl/>
        </w:rPr>
        <w:t>.</w:t>
      </w:r>
    </w:p>
    <w:p w:rsidR="00B93837" w:rsidRDefault="00B93837" w:rsidP="00B93837">
      <w:pPr>
        <w:rPr>
          <w:rtl/>
        </w:rPr>
      </w:pPr>
      <w:r>
        <w:rPr>
          <w:rFonts w:hint="cs"/>
          <w:rtl/>
        </w:rPr>
        <w:t>כך שאת הפתרון צריך לחפש במקום אחר.</w:t>
      </w:r>
    </w:p>
    <w:p w:rsidR="00B93837" w:rsidRDefault="00B93837" w:rsidP="00B93837">
      <w:pPr>
        <w:pStyle w:val="Heading4"/>
        <w:bidi w:val="0"/>
      </w:pPr>
      <w:r>
        <w:t>Reference collapsing</w:t>
      </w:r>
    </w:p>
    <w:p w:rsidR="00B93837" w:rsidRDefault="00B93837" w:rsidP="00B93837">
      <w:r>
        <w:rPr>
          <w:rFonts w:hint="cs"/>
          <w:rtl/>
        </w:rPr>
        <w:t>שים לב לקוד הבא</w:t>
      </w:r>
    </w:p>
    <w:p w:rsidR="00B93837" w:rsidRDefault="00B93837" w:rsidP="00DA0B53">
      <w:pPr>
        <w:pStyle w:val="CodeStyle"/>
      </w:pPr>
      <w:r>
        <w:t>template &lt;typename T&gt;</w:t>
      </w:r>
    </w:p>
    <w:p w:rsidR="00B93837" w:rsidRDefault="00B93837" w:rsidP="00DA0B53">
      <w:pPr>
        <w:pStyle w:val="CodeStyle"/>
      </w:pPr>
      <w:r>
        <w:t>void baz(T t) {</w:t>
      </w:r>
    </w:p>
    <w:p w:rsidR="00B93837" w:rsidRDefault="00B93837" w:rsidP="00DA0B53">
      <w:pPr>
        <w:pStyle w:val="CodeStyle"/>
      </w:pPr>
      <w:r>
        <w:t>T&amp; k = t;</w:t>
      </w:r>
    </w:p>
    <w:p w:rsidR="00B93837" w:rsidRDefault="00B93837" w:rsidP="00DA0B53">
      <w:pPr>
        <w:pStyle w:val="CodeStyle"/>
        <w:rPr>
          <w:rtl/>
        </w:rPr>
      </w:pPr>
      <w:r>
        <w:t>}</w:t>
      </w:r>
    </w:p>
    <w:p w:rsidR="00B34264" w:rsidRDefault="00B34264" w:rsidP="00DA0B53">
      <w:pPr>
        <w:pStyle w:val="CodeStyle"/>
      </w:pPr>
    </w:p>
    <w:p w:rsidR="00B93837" w:rsidRDefault="00B93837" w:rsidP="00DA0B53">
      <w:pPr>
        <w:pStyle w:val="CodeStyle"/>
      </w:pPr>
      <w:r>
        <w:t>int i = 4;</w:t>
      </w:r>
    </w:p>
    <w:p w:rsidR="00B93837" w:rsidRDefault="00B93837" w:rsidP="00DA0B53">
      <w:pPr>
        <w:pStyle w:val="CodeStyle"/>
      </w:pPr>
      <w:r>
        <w:t>baz&lt;int&amp;&gt;(i);</w:t>
      </w:r>
    </w:p>
    <w:p w:rsidR="00B34264" w:rsidRDefault="00B34264" w:rsidP="00B34264">
      <w:r>
        <w:rPr>
          <w:rFonts w:hint="cs"/>
          <w:rtl/>
        </w:rPr>
        <w:t xml:space="preserve">צורת הכתיבה מכריחה את </w:t>
      </w:r>
      <w:r>
        <w:rPr>
          <w:rFonts w:hint="cs"/>
        </w:rPr>
        <w:t>T</w:t>
      </w:r>
      <w:r>
        <w:rPr>
          <w:rFonts w:hint="cs"/>
          <w:rtl/>
        </w:rPr>
        <w:t xml:space="preserve"> להיות </w:t>
      </w:r>
      <w:r>
        <w:t>int&amp;</w:t>
      </w:r>
      <w:r>
        <w:rPr>
          <w:rFonts w:hint="cs"/>
          <w:rtl/>
        </w:rPr>
        <w:t xml:space="preserve">, אם כן השורה שמאתחלת את </w:t>
      </w:r>
      <w:r>
        <w:t>k</w:t>
      </w:r>
      <w:r>
        <w:rPr>
          <w:rFonts w:hint="cs"/>
          <w:rtl/>
        </w:rPr>
        <w:t xml:space="preserve"> מתפרשת כך</w:t>
      </w:r>
    </w:p>
    <w:p w:rsidR="00B34264" w:rsidRPr="00B34264" w:rsidRDefault="00B34264" w:rsidP="00DA0B53">
      <w:pPr>
        <w:pStyle w:val="CodeStyle"/>
        <w:rPr>
          <w:rtl/>
        </w:rPr>
      </w:pPr>
      <w:r w:rsidRPr="00B34264">
        <w:t>int&amp; &amp; k = t</w:t>
      </w:r>
    </w:p>
    <w:p w:rsidR="00B93837" w:rsidRDefault="00B93837" w:rsidP="00B93837">
      <w:pPr>
        <w:rPr>
          <w:rtl/>
        </w:rPr>
      </w:pPr>
      <w:r w:rsidRPr="008816AC">
        <w:rPr>
          <w:rFonts w:hint="cs"/>
          <w:rtl/>
        </w:rPr>
        <w:t xml:space="preserve">כלומר </w:t>
      </w:r>
      <w:r w:rsidR="00AA3A2A">
        <w:t>lval-ref to lval-ref</w:t>
      </w:r>
    </w:p>
    <w:p w:rsidR="00B93837" w:rsidRDefault="00B93837" w:rsidP="00B34264">
      <w:pPr>
        <w:rPr>
          <w:rtl/>
        </w:rPr>
      </w:pPr>
      <w:r>
        <w:rPr>
          <w:rFonts w:hint="cs"/>
          <w:rtl/>
        </w:rPr>
        <w:t xml:space="preserve">אין </w:t>
      </w:r>
      <w:r w:rsidR="00B34264">
        <w:rPr>
          <w:rFonts w:hint="cs"/>
          <w:rtl/>
        </w:rPr>
        <w:t xml:space="preserve">לזה משמעות </w:t>
      </w:r>
      <w:r w:rsidR="00B34264">
        <w:rPr>
          <w:rFonts w:hint="cs"/>
        </w:rPr>
        <w:t>C</w:t>
      </w:r>
      <w:r>
        <w:t>++</w:t>
      </w:r>
      <w:r>
        <w:rPr>
          <w:rFonts w:hint="cs"/>
          <w:rtl/>
        </w:rPr>
        <w:t>.</w:t>
      </w:r>
    </w:p>
    <w:p w:rsidR="00B93837" w:rsidRDefault="00B93837" w:rsidP="00B93837">
      <w:pPr>
        <w:rPr>
          <w:rtl/>
        </w:rPr>
      </w:pPr>
      <w:r>
        <w:rPr>
          <w:rFonts w:hint="cs"/>
          <w:rtl/>
        </w:rPr>
        <w:t xml:space="preserve">בעבר הקומפיילרים היו פותרים את זה בדרכים יחודיות. כיום זה סטנדרט וזה נקרא </w:t>
      </w:r>
      <w:r>
        <w:t>reference collapsing</w:t>
      </w:r>
      <w:r>
        <w:rPr>
          <w:rFonts w:hint="cs"/>
          <w:rtl/>
        </w:rPr>
        <w:t>.</w:t>
      </w:r>
    </w:p>
    <w:p w:rsidR="00B93837" w:rsidRDefault="00B93837" w:rsidP="00B93837">
      <w:r w:rsidRPr="008816AC">
        <w:rPr>
          <w:rFonts w:hint="cs"/>
          <w:rtl/>
        </w:rPr>
        <w:t>הכלל הוא פשו</w:t>
      </w:r>
      <w:r w:rsidR="00AA3A2A">
        <w:rPr>
          <w:rFonts w:hint="cs"/>
          <w:rtl/>
        </w:rPr>
        <w:t>ט:</w:t>
      </w:r>
    </w:p>
    <w:p w:rsidR="00AA3A2A" w:rsidRDefault="00AA3A2A" w:rsidP="00DA0B53">
      <w:pPr>
        <w:pStyle w:val="CodeStyle"/>
      </w:pPr>
      <w:r>
        <w:t xml:space="preserve">rval-ref to rval-ref </w:t>
      </w:r>
      <w:r w:rsidR="00E50C11">
        <w:t>=&gt; rval-ref</w:t>
      </w:r>
    </w:p>
    <w:p w:rsidR="00AA3A2A" w:rsidRDefault="00AA3A2A" w:rsidP="00DA0B53">
      <w:pPr>
        <w:pStyle w:val="CodeStyle"/>
      </w:pPr>
      <w:r>
        <w:lastRenderedPageBreak/>
        <w:t xml:space="preserve">all other combinations </w:t>
      </w:r>
      <w:r w:rsidR="00E50C11">
        <w:t xml:space="preserve">=&gt; </w:t>
      </w:r>
      <w:r>
        <w:t>lval-re</w:t>
      </w:r>
      <w:r w:rsidR="00E50C11">
        <w:t>f</w:t>
      </w:r>
    </w:p>
    <w:p w:rsidR="00E50C11" w:rsidRDefault="00E50C11" w:rsidP="00E50C11">
      <w:r>
        <w:rPr>
          <w:rFonts w:hint="cs"/>
          <w:rtl/>
        </w:rPr>
        <w:t xml:space="preserve">ואם כן </w:t>
      </w:r>
    </w:p>
    <w:p w:rsidR="00E50C11" w:rsidRPr="00B34264" w:rsidRDefault="00E50C11" w:rsidP="00DA0B53">
      <w:pPr>
        <w:pStyle w:val="CodeStyle"/>
      </w:pPr>
      <w:r w:rsidRPr="00B34264">
        <w:t>int&amp; &amp; k = t</w:t>
      </w:r>
      <w:r>
        <w:rPr>
          <w:rFonts w:hint="cs"/>
          <w:rtl/>
        </w:rPr>
        <w:t xml:space="preserve"> </w:t>
      </w:r>
      <w:r>
        <w:t xml:space="preserve"> =&gt; int&amp; k = t</w:t>
      </w:r>
    </w:p>
    <w:p w:rsidR="00E50C11" w:rsidRDefault="00427CA5" w:rsidP="00E50C11">
      <w:pPr>
        <w:rPr>
          <w:rtl/>
        </w:rPr>
      </w:pPr>
      <w:r>
        <w:rPr>
          <w:rFonts w:hint="cs"/>
          <w:rtl/>
        </w:rPr>
        <w:t>נשתמש בכללים אלה בהמשך הדיון.</w:t>
      </w:r>
    </w:p>
    <w:p w:rsidR="00B93837" w:rsidRDefault="00B93837" w:rsidP="00B93837">
      <w:pPr>
        <w:pStyle w:val="Heading4"/>
        <w:rPr>
          <w:rtl/>
        </w:rPr>
      </w:pPr>
      <w:r>
        <w:rPr>
          <w:rFonts w:hint="cs"/>
          <w:rtl/>
        </w:rPr>
        <w:t>הקסם</w:t>
      </w:r>
    </w:p>
    <w:p w:rsidR="00610189" w:rsidRDefault="00B93837" w:rsidP="00B93837">
      <w:pPr>
        <w:rPr>
          <w:rtl/>
        </w:rPr>
      </w:pPr>
      <w:r>
        <w:rPr>
          <w:rFonts w:hint="cs"/>
          <w:rtl/>
        </w:rPr>
        <w:t xml:space="preserve">נאמר שהפונקציה </w:t>
      </w:r>
      <w:r>
        <w:t>wrapper</w:t>
      </w:r>
      <w:r>
        <w:rPr>
          <w:rFonts w:hint="cs"/>
          <w:rtl/>
        </w:rPr>
        <w:t xml:space="preserve"> רוצה להעביר את הארגומנטים שלה כמות שהם</w:t>
      </w:r>
      <w:r w:rsidR="00610189">
        <w:rPr>
          <w:rFonts w:hint="cs"/>
          <w:rtl/>
        </w:rPr>
        <w:t xml:space="preserve"> אל צד ג'</w:t>
      </w:r>
      <w:r>
        <w:rPr>
          <w:rFonts w:hint="cs"/>
          <w:rtl/>
        </w:rPr>
        <w:t xml:space="preserve">. </w:t>
      </w:r>
    </w:p>
    <w:p w:rsidR="00B93837" w:rsidRDefault="00B93837" w:rsidP="00B93837">
      <w:pPr>
        <w:rPr>
          <w:rtl/>
        </w:rPr>
      </w:pPr>
      <w:r>
        <w:rPr>
          <w:rFonts w:hint="cs"/>
          <w:rtl/>
        </w:rPr>
        <w:t>יש כתיב יחודי למטרה זו והוא</w:t>
      </w:r>
    </w:p>
    <w:p w:rsidR="00B93837" w:rsidRDefault="00B93837" w:rsidP="00B93837">
      <w:pPr>
        <w:bidi w:val="0"/>
        <w:rPr>
          <w:rFonts w:ascii="Consolas" w:hAnsi="Consolas"/>
        </w:rPr>
      </w:pPr>
      <w:r>
        <w:rPr>
          <w:rFonts w:ascii="Consolas" w:hAnsi="Consolas"/>
        </w:rPr>
        <w:t>template &lt;typename T&gt;</w:t>
      </w:r>
    </w:p>
    <w:p w:rsidR="00B93837" w:rsidRDefault="00B93837" w:rsidP="00B93837">
      <w:pPr>
        <w:bidi w:val="0"/>
        <w:rPr>
          <w:rFonts w:ascii="Consolas" w:hAnsi="Consolas"/>
        </w:rPr>
      </w:pPr>
      <w:r>
        <w:rPr>
          <w:rFonts w:ascii="Consolas" w:hAnsi="Consolas"/>
        </w:rPr>
        <w:t>void wrapper(</w:t>
      </w:r>
      <w:r w:rsidRPr="0014065C">
        <w:rPr>
          <w:rFonts w:ascii="Consolas" w:hAnsi="Consolas"/>
          <w:b/>
          <w:bCs/>
        </w:rPr>
        <w:t>T&amp;&amp;</w:t>
      </w:r>
      <w:r>
        <w:rPr>
          <w:rFonts w:ascii="Consolas" w:hAnsi="Consolas"/>
        </w:rPr>
        <w:t xml:space="preserve"> t1)</w:t>
      </w:r>
    </w:p>
    <w:p w:rsidR="00B93837" w:rsidRPr="00F97347" w:rsidRDefault="00B93837" w:rsidP="00307774">
      <w:pPr>
        <w:bidi w:val="0"/>
        <w:rPr>
          <w:rFonts w:ascii="Consolas" w:hAnsi="Consolas"/>
        </w:rPr>
      </w:pPr>
      <w:r>
        <w:rPr>
          <w:rFonts w:ascii="Consolas" w:hAnsi="Consolas"/>
        </w:rPr>
        <w:t>{ }</w:t>
      </w:r>
    </w:p>
    <w:p w:rsidR="00B93837" w:rsidRPr="008816AC" w:rsidRDefault="00B93837" w:rsidP="00B93837">
      <w:pPr>
        <w:rPr>
          <w:rtl/>
        </w:rPr>
      </w:pPr>
    </w:p>
    <w:p w:rsidR="00610189" w:rsidRDefault="00B93837" w:rsidP="00610189">
      <w:pPr>
        <w:rPr>
          <w:rtl/>
        </w:rPr>
      </w:pPr>
      <w:r>
        <w:rPr>
          <w:rFonts w:hint="cs"/>
          <w:rtl/>
        </w:rPr>
        <w:t xml:space="preserve">הטיפוס </w:t>
      </w:r>
      <w:r w:rsidR="00610189">
        <w:rPr>
          <w:rFonts w:hint="cs"/>
        </w:rPr>
        <w:t>T</w:t>
      </w:r>
      <w:r>
        <w:rPr>
          <w:rFonts w:hint="cs"/>
          <w:rtl/>
        </w:rPr>
        <w:t xml:space="preserve"> </w:t>
      </w:r>
      <w:r w:rsidR="00A770F7">
        <w:rPr>
          <w:rFonts w:hint="cs"/>
          <w:rtl/>
        </w:rPr>
        <w:t>מתנהג בצורה לא שגרתית</w:t>
      </w:r>
      <w:r w:rsidR="00A770F7">
        <w:t xml:space="preserve"> </w:t>
      </w:r>
      <w:r w:rsidR="00A770F7">
        <w:rPr>
          <w:rFonts w:hint="cs"/>
          <w:rtl/>
        </w:rPr>
        <w:t xml:space="preserve"> (=קסם)</w:t>
      </w:r>
    </w:p>
    <w:p w:rsidR="00B93837" w:rsidRDefault="00610189" w:rsidP="00610189">
      <w:pPr>
        <w:rPr>
          <w:rtl/>
        </w:rPr>
      </w:pPr>
      <w:r w:rsidRPr="00427CA5">
        <w:rPr>
          <w:rFonts w:hint="cs"/>
          <w:b/>
          <w:bCs/>
          <w:rtl/>
        </w:rPr>
        <w:t>יתכן</w:t>
      </w:r>
      <w:r>
        <w:rPr>
          <w:rFonts w:hint="cs"/>
          <w:rtl/>
        </w:rPr>
        <w:t xml:space="preserve"> שהוא יהיה </w:t>
      </w:r>
      <w:r w:rsidR="00B93837">
        <w:rPr>
          <w:rFonts w:hint="cs"/>
          <w:rtl/>
        </w:rPr>
        <w:t xml:space="preserve"> </w:t>
      </w:r>
      <w:r w:rsidR="00B93837">
        <w:t>lvalue-ref</w:t>
      </w:r>
      <w:r w:rsidR="00B93837">
        <w:rPr>
          <w:rFonts w:hint="cs"/>
          <w:rtl/>
        </w:rPr>
        <w:t xml:space="preserve"> </w:t>
      </w:r>
      <w:r w:rsidRPr="00427CA5">
        <w:rPr>
          <w:rFonts w:hint="cs"/>
          <w:b/>
          <w:bCs/>
          <w:rtl/>
        </w:rPr>
        <w:t>ויתכן</w:t>
      </w:r>
      <w:r>
        <w:rPr>
          <w:rFonts w:hint="cs"/>
          <w:rtl/>
        </w:rPr>
        <w:t xml:space="preserve"> שהוא יהיה סתם </w:t>
      </w:r>
      <w:r w:rsidR="00B93837">
        <w:t>lvalue</w:t>
      </w:r>
      <w:r w:rsidR="00427CA5">
        <w:rPr>
          <w:rFonts w:hint="cs"/>
          <w:rtl/>
        </w:rPr>
        <w:t xml:space="preserve"> תלוי איך קוראים לו.</w:t>
      </w:r>
    </w:p>
    <w:p w:rsidR="00B93837" w:rsidRDefault="00B93837" w:rsidP="00B93837">
      <w:pPr>
        <w:rPr>
          <w:rtl/>
        </w:rPr>
      </w:pPr>
      <w:r>
        <w:rPr>
          <w:rFonts w:hint="cs"/>
          <w:rtl/>
        </w:rPr>
        <w:t>נתבונן בקוד הבא:</w:t>
      </w:r>
    </w:p>
    <w:p w:rsidR="00B93837" w:rsidRPr="00A17090" w:rsidRDefault="00B93837" w:rsidP="00B93837">
      <w:pPr>
        <w:bidi w:val="0"/>
        <w:rPr>
          <w:rFonts w:ascii="Consolas" w:hAnsi="Consolas"/>
        </w:rPr>
      </w:pPr>
      <w:r>
        <w:rPr>
          <w:rFonts w:ascii="Consolas" w:hAnsi="Consolas"/>
        </w:rPr>
        <w:t xml:space="preserve">1 </w:t>
      </w:r>
      <w:r w:rsidRPr="00A17090">
        <w:rPr>
          <w:rFonts w:ascii="Consolas" w:hAnsi="Consolas"/>
        </w:rPr>
        <w:t>int x=10;</w:t>
      </w:r>
    </w:p>
    <w:p w:rsidR="00B93837" w:rsidRPr="00307774" w:rsidRDefault="00B93837" w:rsidP="00307774">
      <w:pPr>
        <w:bidi w:val="0"/>
        <w:rPr>
          <w:rFonts w:ascii="Consolas" w:hAnsi="Consolas"/>
          <w:i/>
          <w:iCs/>
        </w:rPr>
      </w:pPr>
      <w:r>
        <w:rPr>
          <w:rFonts w:ascii="Consolas" w:hAnsi="Consolas"/>
        </w:rPr>
        <w:t xml:space="preserve">2 </w:t>
      </w:r>
      <w:r w:rsidRPr="00A17090">
        <w:rPr>
          <w:rFonts w:ascii="Consolas" w:hAnsi="Consolas"/>
        </w:rPr>
        <w:t>wrapper(x);</w:t>
      </w:r>
      <w:r w:rsidR="00307774">
        <w:rPr>
          <w:rFonts w:ascii="Consolas" w:hAnsi="Consolas"/>
        </w:rPr>
        <w:t xml:space="preserve"> // </w:t>
      </w:r>
      <w:r w:rsidR="00307774" w:rsidRPr="00307774">
        <w:rPr>
          <w:rFonts w:ascii="Consolas" w:hAnsi="Consolas"/>
          <w:i/>
          <w:iCs/>
        </w:rPr>
        <w:t xml:space="preserve">=&gt; T is int&amp;, wrapper(int&amp; </w:t>
      </w:r>
      <w:r w:rsidR="00307774">
        <w:rPr>
          <w:rFonts w:ascii="Consolas" w:hAnsi="Consolas"/>
          <w:i/>
          <w:iCs/>
        </w:rPr>
        <w:t xml:space="preserve">&amp;&amp; </w:t>
      </w:r>
      <w:r w:rsidR="00307774" w:rsidRPr="00307774">
        <w:rPr>
          <w:rFonts w:ascii="Consolas" w:hAnsi="Consolas"/>
          <w:i/>
          <w:iCs/>
        </w:rPr>
        <w:t>t1)</w:t>
      </w:r>
      <w:r w:rsidR="00307774">
        <w:rPr>
          <w:rFonts w:ascii="Consolas" w:hAnsi="Consolas"/>
          <w:i/>
          <w:iCs/>
        </w:rPr>
        <w:t xml:space="preserve"> =&gt; </w:t>
      </w:r>
      <w:r w:rsidR="00307774" w:rsidRPr="00307774">
        <w:rPr>
          <w:rFonts w:ascii="Consolas" w:hAnsi="Consolas"/>
          <w:i/>
          <w:iCs/>
        </w:rPr>
        <w:t>wrapper(int&amp;</w:t>
      </w:r>
      <w:r w:rsidR="00307774">
        <w:rPr>
          <w:rFonts w:ascii="Consolas" w:hAnsi="Consolas"/>
          <w:i/>
          <w:iCs/>
        </w:rPr>
        <w:t xml:space="preserve"> </w:t>
      </w:r>
      <w:r w:rsidR="00307774" w:rsidRPr="00307774">
        <w:rPr>
          <w:rFonts w:ascii="Consolas" w:hAnsi="Consolas"/>
          <w:i/>
          <w:iCs/>
        </w:rPr>
        <w:t>t1)</w:t>
      </w:r>
    </w:p>
    <w:p w:rsidR="00307774" w:rsidRPr="00307774" w:rsidRDefault="00B93837" w:rsidP="00307774">
      <w:pPr>
        <w:bidi w:val="0"/>
        <w:rPr>
          <w:rFonts w:ascii="Consolas" w:hAnsi="Consolas"/>
          <w:i/>
          <w:iCs/>
        </w:rPr>
      </w:pPr>
      <w:r>
        <w:rPr>
          <w:rFonts w:ascii="Consolas" w:hAnsi="Consolas"/>
        </w:rPr>
        <w:t xml:space="preserve">3 </w:t>
      </w:r>
      <w:r w:rsidRPr="00A17090">
        <w:rPr>
          <w:rFonts w:ascii="Consolas" w:hAnsi="Consolas"/>
        </w:rPr>
        <w:t>wrapper(10);</w:t>
      </w:r>
      <w:r w:rsidR="00307774">
        <w:rPr>
          <w:rFonts w:ascii="Consolas" w:hAnsi="Consolas"/>
        </w:rPr>
        <w:t xml:space="preserve"> // </w:t>
      </w:r>
      <w:r w:rsidR="00307774" w:rsidRPr="00307774">
        <w:rPr>
          <w:rFonts w:ascii="Consolas" w:hAnsi="Consolas"/>
          <w:i/>
          <w:iCs/>
        </w:rPr>
        <w:t xml:space="preserve">=&gt; T is int, wrapper(int </w:t>
      </w:r>
      <w:r w:rsidR="00307774">
        <w:rPr>
          <w:rFonts w:ascii="Consolas" w:hAnsi="Consolas"/>
          <w:i/>
          <w:iCs/>
        </w:rPr>
        <w:t xml:space="preserve">&amp;&amp; </w:t>
      </w:r>
      <w:r w:rsidR="00307774" w:rsidRPr="00307774">
        <w:rPr>
          <w:rFonts w:ascii="Consolas" w:hAnsi="Consolas"/>
          <w:i/>
          <w:iCs/>
        </w:rPr>
        <w:t>t1)</w:t>
      </w:r>
    </w:p>
    <w:p w:rsidR="00307774" w:rsidRPr="00307774" w:rsidRDefault="00307774" w:rsidP="00307774">
      <w:pPr>
        <w:rPr>
          <w:rFonts w:ascii="Consolas" w:hAnsi="Consolas"/>
          <w:rtl/>
        </w:rPr>
      </w:pPr>
    </w:p>
    <w:p w:rsidR="00B93837" w:rsidRDefault="00307774" w:rsidP="00307774">
      <w:pPr>
        <w:rPr>
          <w:rFonts w:ascii="Consolas" w:hAnsi="Consolas"/>
          <w:rtl/>
        </w:rPr>
      </w:pPr>
      <w:r>
        <w:rPr>
          <w:rFonts w:ascii="Consolas" w:hAnsi="Consolas" w:hint="cs"/>
          <w:rtl/>
        </w:rPr>
        <w:t xml:space="preserve">בשתי השורות התבנית אותחלה עם </w:t>
      </w:r>
      <w:r>
        <w:rPr>
          <w:rFonts w:ascii="Consolas" w:hAnsi="Consolas"/>
        </w:rPr>
        <w:t>int</w:t>
      </w:r>
      <w:r>
        <w:rPr>
          <w:rFonts w:ascii="Consolas" w:hAnsi="Consolas" w:hint="cs"/>
          <w:rtl/>
        </w:rPr>
        <w:t xml:space="preserve"> אולם בשורה הראשונה זה היה </w:t>
      </w:r>
      <w:r>
        <w:rPr>
          <w:rFonts w:ascii="Consolas" w:hAnsi="Consolas"/>
        </w:rPr>
        <w:t>lval</w:t>
      </w:r>
      <w:r>
        <w:rPr>
          <w:rFonts w:ascii="Consolas" w:hAnsi="Consolas" w:hint="cs"/>
          <w:rtl/>
        </w:rPr>
        <w:t xml:space="preserve"> ובשני </w:t>
      </w:r>
      <w:r>
        <w:rPr>
          <w:rFonts w:ascii="Consolas" w:hAnsi="Consolas"/>
        </w:rPr>
        <w:t>rval</w:t>
      </w:r>
      <w:r>
        <w:rPr>
          <w:rFonts w:ascii="Consolas" w:hAnsi="Consolas" w:hint="cs"/>
          <w:rtl/>
        </w:rPr>
        <w:t xml:space="preserve">. הקומפיילר קבע את </w:t>
      </w:r>
      <w:r>
        <w:rPr>
          <w:rFonts w:ascii="Consolas" w:hAnsi="Consolas" w:hint="cs"/>
        </w:rPr>
        <w:t>T</w:t>
      </w:r>
      <w:r>
        <w:rPr>
          <w:rFonts w:ascii="Consolas" w:hAnsi="Consolas" w:hint="cs"/>
          <w:rtl/>
        </w:rPr>
        <w:t xml:space="preserve"> לפי תכונה זו.</w:t>
      </w:r>
    </w:p>
    <w:p w:rsidR="005E5DCB" w:rsidRDefault="00A770F7" w:rsidP="00307774">
      <w:pPr>
        <w:rPr>
          <w:rtl/>
        </w:rPr>
      </w:pPr>
      <w:r>
        <w:rPr>
          <w:rFonts w:hint="cs"/>
          <w:rtl/>
        </w:rPr>
        <w:t>מעין התנהגות פולימורפית</w:t>
      </w:r>
      <w:r w:rsidR="00427CA5">
        <w:rPr>
          <w:rFonts w:hint="cs"/>
          <w:rtl/>
        </w:rPr>
        <w:t>,</w:t>
      </w:r>
      <w:r>
        <w:rPr>
          <w:rFonts w:hint="cs"/>
          <w:rtl/>
        </w:rPr>
        <w:t xml:space="preserve"> אולם </w:t>
      </w:r>
      <w:r w:rsidR="005E5DCB">
        <w:rPr>
          <w:rFonts w:hint="cs"/>
          <w:rtl/>
        </w:rPr>
        <w:t xml:space="preserve">מטרה </w:t>
      </w:r>
      <w:r>
        <w:rPr>
          <w:rFonts w:hint="cs"/>
          <w:rtl/>
        </w:rPr>
        <w:t xml:space="preserve">א' </w:t>
      </w:r>
      <w:r w:rsidR="005E5DCB">
        <w:rPr>
          <w:rFonts w:hint="cs"/>
          <w:rtl/>
        </w:rPr>
        <w:t>הושג</w:t>
      </w:r>
      <w:r w:rsidR="00307774">
        <w:rPr>
          <w:rFonts w:hint="cs"/>
          <w:rtl/>
        </w:rPr>
        <w:t xml:space="preserve">ה - </w:t>
      </w:r>
      <w:r w:rsidR="005E5DCB">
        <w:rPr>
          <w:rFonts w:hint="cs"/>
          <w:rtl/>
        </w:rPr>
        <w:t xml:space="preserve">כאשר </w:t>
      </w:r>
      <w:r w:rsidR="005E5DCB">
        <w:t>x</w:t>
      </w:r>
      <w:r w:rsidR="005E5DCB">
        <w:rPr>
          <w:rFonts w:hint="cs"/>
          <w:rtl/>
        </w:rPr>
        <w:t xml:space="preserve"> עבר לא היה שכפול וכאשר 10 עבר אז מעיקר הדין אין שכפול.</w:t>
      </w:r>
    </w:p>
    <w:p w:rsidR="005E5DCB" w:rsidRDefault="005E5DCB" w:rsidP="00B93837"/>
    <w:p w:rsidR="005E5DCB" w:rsidRDefault="00A770F7" w:rsidP="00A770F7">
      <w:r>
        <w:rPr>
          <w:rFonts w:hint="cs"/>
          <w:rtl/>
        </w:rPr>
        <w:t>נמצא ש</w:t>
      </w:r>
      <w:r w:rsidR="005E5DCB">
        <w:rPr>
          <w:rFonts w:hint="cs"/>
          <w:rtl/>
        </w:rPr>
        <w:t xml:space="preserve">כאשר נכנס </w:t>
      </w:r>
      <w:r w:rsidR="005E5DCB">
        <w:t>lval</w:t>
      </w:r>
      <w:r w:rsidR="005E5DCB">
        <w:rPr>
          <w:rFonts w:hint="cs"/>
          <w:rtl/>
        </w:rPr>
        <w:t xml:space="preserve"> (או גם </w:t>
      </w:r>
      <w:r w:rsidR="005E5DCB">
        <w:t>lval-ref</w:t>
      </w:r>
      <w:r w:rsidR="005E5DCB">
        <w:rPr>
          <w:rFonts w:hint="cs"/>
          <w:rtl/>
        </w:rPr>
        <w:t xml:space="preserve">) אז </w:t>
      </w:r>
      <w:r w:rsidR="005E5DCB">
        <w:t>t1</w:t>
      </w:r>
      <w:r w:rsidR="005E5DCB">
        <w:rPr>
          <w:rFonts w:hint="cs"/>
          <w:rtl/>
        </w:rPr>
        <w:t xml:space="preserve"> הינו </w:t>
      </w:r>
      <w:r w:rsidR="005E5DCB">
        <w:t>lval-ref</w:t>
      </w:r>
    </w:p>
    <w:p w:rsidR="005E5DCB" w:rsidRDefault="005E5DCB" w:rsidP="00B93837">
      <w:pPr>
        <w:rPr>
          <w:rtl/>
        </w:rPr>
      </w:pPr>
      <w:r>
        <w:rPr>
          <w:rFonts w:hint="cs"/>
          <w:rtl/>
        </w:rPr>
        <w:t xml:space="preserve">וכאשר נכנס </w:t>
      </w:r>
      <w:r>
        <w:t>rval</w:t>
      </w:r>
      <w:r>
        <w:rPr>
          <w:rFonts w:hint="cs"/>
          <w:rtl/>
        </w:rPr>
        <w:t xml:space="preserve"> אז </w:t>
      </w:r>
      <w:r>
        <w:t>t1</w:t>
      </w:r>
      <w:r>
        <w:rPr>
          <w:rFonts w:hint="cs"/>
          <w:rtl/>
        </w:rPr>
        <w:t xml:space="preserve"> הינו </w:t>
      </w:r>
      <w:r w:rsidR="00227116">
        <w:t>lval</w:t>
      </w:r>
      <w:r w:rsidR="000626DC">
        <w:rPr>
          <w:rFonts w:hint="cs"/>
          <w:rtl/>
        </w:rPr>
        <w:t xml:space="preserve"> (כזכור, בתוך גוף הפונקציה, </w:t>
      </w:r>
      <w:r w:rsidR="000626DC">
        <w:t>rval-ref</w:t>
      </w:r>
      <w:r w:rsidR="000626DC">
        <w:rPr>
          <w:rFonts w:hint="cs"/>
          <w:rtl/>
        </w:rPr>
        <w:t xml:space="preserve"> הינו </w:t>
      </w:r>
      <w:r w:rsidR="000626DC">
        <w:t>lval</w:t>
      </w:r>
      <w:r w:rsidR="000626DC">
        <w:rPr>
          <w:rFonts w:hint="cs"/>
          <w:rtl/>
        </w:rPr>
        <w:t>)</w:t>
      </w:r>
    </w:p>
    <w:p w:rsidR="000626DC" w:rsidRDefault="000626DC" w:rsidP="00A770F7">
      <w:pPr>
        <w:rPr>
          <w:rtl/>
        </w:rPr>
      </w:pPr>
    </w:p>
    <w:p w:rsidR="005E5DCB" w:rsidRDefault="00A770F7" w:rsidP="00A770F7">
      <w:r>
        <w:rPr>
          <w:rFonts w:hint="cs"/>
          <w:rtl/>
        </w:rPr>
        <w:t>ועדיין צריך להגיע למטרה ב' (לעיל)</w:t>
      </w:r>
    </w:p>
    <w:p w:rsidR="00AF085A" w:rsidRDefault="00AF085A" w:rsidP="00AA3A2A">
      <w:pPr>
        <w:rPr>
          <w:rtl/>
        </w:rPr>
      </w:pPr>
      <w:r>
        <w:rPr>
          <w:rFonts w:hint="cs"/>
          <w:rtl/>
        </w:rPr>
        <w:t xml:space="preserve">את זה עושה </w:t>
      </w:r>
      <w:r>
        <w:t>forward</w:t>
      </w:r>
      <w:r>
        <w:rPr>
          <w:rFonts w:hint="cs"/>
          <w:rtl/>
        </w:rPr>
        <w:t xml:space="preserve"> שעליו פירוט בסעיף הבא, אולם בקצרה, אופרטור זה ממיר את המשתנה הנכנס עליו כך </w:t>
      </w:r>
      <w:r w:rsidR="00227116">
        <w:rPr>
          <w:rFonts w:hint="cs"/>
          <w:rtl/>
        </w:rPr>
        <w:t xml:space="preserve">ש </w:t>
      </w:r>
      <w:r w:rsidR="00227116">
        <w:t>lval</w:t>
      </w:r>
      <w:r>
        <w:rPr>
          <w:rFonts w:hint="cs"/>
          <w:rtl/>
        </w:rPr>
        <w:t xml:space="preserve"> הופך להיות </w:t>
      </w:r>
      <w:r>
        <w:t>rval-ref</w:t>
      </w:r>
      <w:r>
        <w:rPr>
          <w:rFonts w:hint="cs"/>
          <w:rtl/>
        </w:rPr>
        <w:t xml:space="preserve"> ואילו </w:t>
      </w:r>
      <w:r>
        <w:t>lval-ref</w:t>
      </w:r>
      <w:r w:rsidR="000626DC">
        <w:rPr>
          <w:rFonts w:hint="cs"/>
          <w:rtl/>
        </w:rPr>
        <w:t xml:space="preserve"> נשאר כמות שהוא.</w:t>
      </w:r>
    </w:p>
    <w:p w:rsidR="00B93837" w:rsidRDefault="007D40D9" w:rsidP="007D40D9">
      <w:pPr>
        <w:pStyle w:val="Heading4"/>
        <w:bidi w:val="0"/>
        <w:rPr>
          <w:rtl/>
        </w:rPr>
      </w:pPr>
      <w:r>
        <w:t>std::</w:t>
      </w:r>
      <w:r w:rsidR="00B93837">
        <w:t>forward</w:t>
      </w:r>
      <w:r>
        <w:t>&lt;&gt;()</w:t>
      </w:r>
    </w:p>
    <w:p w:rsidR="00657C92" w:rsidRDefault="00657C92" w:rsidP="00657C92">
      <w:pPr>
        <w:rPr>
          <w:rFonts w:ascii="Consolas" w:hAnsi="Consolas"/>
          <w:rtl/>
        </w:rPr>
      </w:pPr>
      <w:r>
        <w:rPr>
          <w:rFonts w:ascii="Consolas" w:hAnsi="Consolas" w:hint="cs"/>
          <w:rtl/>
        </w:rPr>
        <w:t xml:space="preserve">זהו המימוש של </w:t>
      </w:r>
      <w:r>
        <w:rPr>
          <w:rFonts w:ascii="Consolas" w:hAnsi="Consolas"/>
        </w:rPr>
        <w:t>forward</w:t>
      </w:r>
      <w:r>
        <w:rPr>
          <w:rFonts w:ascii="Consolas" w:hAnsi="Consolas" w:hint="cs"/>
          <w:rtl/>
        </w:rPr>
        <w:t xml:space="preserve"> באופן סכימטי.</w:t>
      </w:r>
    </w:p>
    <w:p w:rsidR="001C0139" w:rsidRDefault="001C0139" w:rsidP="00DA0B53">
      <w:pPr>
        <w:pStyle w:val="CodeStyle"/>
      </w:pPr>
      <w:r>
        <w:t>template&lt;typename T&gt;</w:t>
      </w:r>
    </w:p>
    <w:p w:rsidR="001C0139" w:rsidRDefault="001C0139" w:rsidP="00DA0B53">
      <w:pPr>
        <w:pStyle w:val="CodeStyle"/>
      </w:pPr>
      <w:r>
        <w:t>T&amp;&amp; forward(typename remove_reference&lt;T&gt;::type&amp; param)</w:t>
      </w:r>
    </w:p>
    <w:p w:rsidR="001C0139" w:rsidRDefault="001C0139" w:rsidP="00DA0B53">
      <w:pPr>
        <w:pStyle w:val="CodeStyle"/>
      </w:pPr>
      <w:r>
        <w:t>{</w:t>
      </w:r>
    </w:p>
    <w:p w:rsidR="001C0139" w:rsidRDefault="001C0139" w:rsidP="00DA0B53">
      <w:pPr>
        <w:pStyle w:val="CodeStyle"/>
      </w:pPr>
      <w:r>
        <w:tab/>
        <w:t>return static_cast&lt;T&amp;&amp;&gt;(param);</w:t>
      </w:r>
    </w:p>
    <w:p w:rsidR="001C0139" w:rsidRDefault="001C0139" w:rsidP="00DA0B53">
      <w:pPr>
        <w:pStyle w:val="CodeStyle"/>
      </w:pPr>
      <w:r>
        <w:t>}</w:t>
      </w:r>
    </w:p>
    <w:p w:rsidR="00657C92" w:rsidRDefault="00657C92" w:rsidP="00F0493F">
      <w:pPr>
        <w:rPr>
          <w:rFonts w:ascii="Consolas" w:hAnsi="Consolas"/>
          <w:rtl/>
        </w:rPr>
      </w:pPr>
      <w:r>
        <w:rPr>
          <w:rFonts w:ascii="Consolas" w:hAnsi="Consolas" w:hint="cs"/>
          <w:rtl/>
        </w:rPr>
        <w:t>וכך נעשית הקריאה אליו</w:t>
      </w:r>
    </w:p>
    <w:p w:rsidR="00657C92" w:rsidRDefault="00657C92" w:rsidP="00657C92">
      <w:pPr>
        <w:bidi w:val="0"/>
        <w:rPr>
          <w:rFonts w:ascii="Consolas" w:hAnsi="Consolas"/>
        </w:rPr>
      </w:pPr>
      <w:r>
        <w:rPr>
          <w:rFonts w:ascii="Consolas" w:hAnsi="Consolas"/>
        </w:rPr>
        <w:t>template &lt;typename T&gt;</w:t>
      </w:r>
    </w:p>
    <w:p w:rsidR="00657C92" w:rsidRDefault="00657C92" w:rsidP="00657C92">
      <w:pPr>
        <w:bidi w:val="0"/>
        <w:rPr>
          <w:rFonts w:ascii="Consolas" w:hAnsi="Consolas"/>
        </w:rPr>
      </w:pPr>
      <w:r>
        <w:rPr>
          <w:rFonts w:ascii="Consolas" w:hAnsi="Consolas"/>
        </w:rPr>
        <w:t>void wrapper(</w:t>
      </w:r>
      <w:r w:rsidRPr="0014065C">
        <w:rPr>
          <w:rFonts w:ascii="Consolas" w:hAnsi="Consolas"/>
          <w:b/>
          <w:bCs/>
        </w:rPr>
        <w:t>T&amp;&amp;</w:t>
      </w:r>
      <w:r>
        <w:rPr>
          <w:rFonts w:ascii="Consolas" w:hAnsi="Consolas"/>
        </w:rPr>
        <w:t xml:space="preserve"> t1)</w:t>
      </w:r>
    </w:p>
    <w:p w:rsidR="00657C92" w:rsidRDefault="00657C92" w:rsidP="00657C92">
      <w:pPr>
        <w:bidi w:val="0"/>
        <w:rPr>
          <w:rFonts w:ascii="Consolas" w:hAnsi="Consolas"/>
        </w:rPr>
      </w:pPr>
      <w:r>
        <w:rPr>
          <w:rFonts w:ascii="Consolas" w:hAnsi="Consolas"/>
        </w:rPr>
        <w:t xml:space="preserve">{ </w:t>
      </w:r>
    </w:p>
    <w:p w:rsidR="00657C92" w:rsidRDefault="00657C92" w:rsidP="00657C92">
      <w:pPr>
        <w:bidi w:val="0"/>
        <w:rPr>
          <w:rFonts w:ascii="Consolas" w:hAnsi="Consolas"/>
        </w:rPr>
      </w:pPr>
      <w:r>
        <w:rPr>
          <w:rFonts w:ascii="Consolas" w:hAnsi="Consolas"/>
        </w:rPr>
        <w:tab/>
        <w:t>v.AddItem(forward&lt;T&gt;( t1));</w:t>
      </w:r>
    </w:p>
    <w:p w:rsidR="00657C92" w:rsidRPr="00F97347" w:rsidRDefault="00657C92" w:rsidP="00657C92">
      <w:pPr>
        <w:bidi w:val="0"/>
        <w:rPr>
          <w:rFonts w:ascii="Consolas" w:hAnsi="Consolas"/>
        </w:rPr>
      </w:pPr>
      <w:r>
        <w:rPr>
          <w:rFonts w:ascii="Consolas" w:hAnsi="Consolas"/>
        </w:rPr>
        <w:t>}</w:t>
      </w:r>
    </w:p>
    <w:p w:rsidR="00657C92" w:rsidRPr="008816AC" w:rsidRDefault="00657C92" w:rsidP="00657C92">
      <w:pPr>
        <w:rPr>
          <w:rtl/>
        </w:rPr>
      </w:pPr>
    </w:p>
    <w:p w:rsidR="00657C92" w:rsidRDefault="00657C92" w:rsidP="00F0493F">
      <w:pPr>
        <w:rPr>
          <w:rFonts w:ascii="Consolas" w:hAnsi="Consolas"/>
          <w:rtl/>
        </w:rPr>
      </w:pPr>
    </w:p>
    <w:p w:rsidR="003D6447" w:rsidRDefault="00657C92" w:rsidP="00657C92">
      <w:pPr>
        <w:rPr>
          <w:rFonts w:ascii="Consolas" w:hAnsi="Consolas"/>
          <w:rtl/>
        </w:rPr>
      </w:pPr>
      <w:r>
        <w:rPr>
          <w:rFonts w:ascii="Consolas" w:hAnsi="Consolas" w:hint="cs"/>
          <w:rtl/>
        </w:rPr>
        <w:t xml:space="preserve">נניח שקוראים ל </w:t>
      </w:r>
      <w:r>
        <w:rPr>
          <w:rFonts w:ascii="Consolas" w:hAnsi="Consolas"/>
        </w:rPr>
        <w:t>forward</w:t>
      </w:r>
      <w:r>
        <w:rPr>
          <w:rFonts w:ascii="Consolas" w:hAnsi="Consolas" w:hint="cs"/>
          <w:rtl/>
        </w:rPr>
        <w:t xml:space="preserve"> </w:t>
      </w:r>
      <w:r w:rsidR="00F0493F">
        <w:rPr>
          <w:rFonts w:ascii="Consolas" w:hAnsi="Consolas" w:hint="cs"/>
          <w:rtl/>
        </w:rPr>
        <w:t xml:space="preserve">עם </w:t>
      </w:r>
      <w:r w:rsidR="00F0493F">
        <w:rPr>
          <w:rFonts w:ascii="Consolas" w:hAnsi="Consolas"/>
        </w:rPr>
        <w:t>lval-ref</w:t>
      </w:r>
      <w:r w:rsidR="00F0493F">
        <w:rPr>
          <w:rFonts w:ascii="Consolas" w:hAnsi="Consolas" w:hint="cs"/>
          <w:rtl/>
        </w:rPr>
        <w:t xml:space="preserve"> </w:t>
      </w:r>
    </w:p>
    <w:p w:rsidR="00F0493F" w:rsidRDefault="00F0493F" w:rsidP="00657C92">
      <w:pPr>
        <w:rPr>
          <w:rFonts w:ascii="Consolas" w:hAnsi="Consolas"/>
          <w:rtl/>
        </w:rPr>
      </w:pPr>
      <w:r>
        <w:rPr>
          <w:rFonts w:ascii="Consolas" w:hAnsi="Consolas" w:hint="cs"/>
          <w:rtl/>
        </w:rPr>
        <w:t xml:space="preserve">אז </w:t>
      </w:r>
      <w:r>
        <w:rPr>
          <w:rFonts w:ascii="Consolas" w:hAnsi="Consolas" w:hint="cs"/>
        </w:rPr>
        <w:t>T</w:t>
      </w:r>
      <w:r>
        <w:rPr>
          <w:rFonts w:ascii="Consolas" w:hAnsi="Consolas" w:hint="cs"/>
          <w:rtl/>
        </w:rPr>
        <w:t xml:space="preserve"> הינו </w:t>
      </w:r>
      <w:r>
        <w:rPr>
          <w:rFonts w:ascii="Consolas" w:hAnsi="Consolas"/>
        </w:rPr>
        <w:t>int&amp;</w:t>
      </w:r>
    </w:p>
    <w:p w:rsidR="00F0493F" w:rsidRDefault="003D6447" w:rsidP="00F0493F">
      <w:pPr>
        <w:rPr>
          <w:rFonts w:ascii="Consolas" w:hAnsi="Consolas"/>
          <w:rtl/>
        </w:rPr>
      </w:pPr>
      <w:r>
        <w:rPr>
          <w:rFonts w:ascii="Consolas" w:hAnsi="Consolas" w:hint="cs"/>
          <w:rtl/>
        </w:rPr>
        <w:t xml:space="preserve">ואז </w:t>
      </w:r>
      <w:r w:rsidR="00F0493F">
        <w:rPr>
          <w:rFonts w:ascii="Consolas" w:hAnsi="Consolas" w:hint="cs"/>
          <w:rtl/>
        </w:rPr>
        <w:t xml:space="preserve">המימוש של </w:t>
      </w:r>
      <w:r w:rsidR="00F0493F">
        <w:rPr>
          <w:rFonts w:ascii="Consolas" w:hAnsi="Consolas"/>
        </w:rPr>
        <w:t>forward</w:t>
      </w:r>
      <w:r w:rsidR="00F0493F">
        <w:rPr>
          <w:rFonts w:ascii="Consolas" w:hAnsi="Consolas" w:hint="cs"/>
          <w:rtl/>
        </w:rPr>
        <w:t xml:space="preserve"> הינו</w:t>
      </w:r>
    </w:p>
    <w:p w:rsidR="00F0493F" w:rsidRDefault="00F0493F" w:rsidP="00F0493F">
      <w:pPr>
        <w:bidi w:val="0"/>
        <w:rPr>
          <w:rFonts w:ascii="Consolas" w:hAnsi="Consolas"/>
        </w:rPr>
      </w:pPr>
      <w:r>
        <w:rPr>
          <w:rFonts w:ascii="Consolas" w:hAnsi="Consolas"/>
        </w:rPr>
        <w:t>int&amp; &amp;&amp; forward(typename remove_reference&lt;int&amp;&gt;::type&amp; param)</w:t>
      </w:r>
    </w:p>
    <w:p w:rsidR="00F0493F" w:rsidRDefault="00F0493F" w:rsidP="00F0493F">
      <w:pPr>
        <w:bidi w:val="0"/>
        <w:rPr>
          <w:rFonts w:ascii="Consolas" w:hAnsi="Consolas"/>
        </w:rPr>
      </w:pPr>
      <w:r>
        <w:rPr>
          <w:rFonts w:ascii="Consolas" w:hAnsi="Consolas"/>
        </w:rPr>
        <w:t>{</w:t>
      </w:r>
    </w:p>
    <w:p w:rsidR="00F0493F" w:rsidRDefault="00F0493F" w:rsidP="00F0493F">
      <w:pPr>
        <w:bidi w:val="0"/>
        <w:ind w:firstLine="720"/>
        <w:rPr>
          <w:rFonts w:ascii="Consolas" w:hAnsi="Consolas"/>
        </w:rPr>
      </w:pPr>
      <w:r>
        <w:rPr>
          <w:rFonts w:ascii="Consolas" w:hAnsi="Consolas"/>
        </w:rPr>
        <w:t>return static_cast&lt;int&amp; &amp;&amp;&gt;(param);</w:t>
      </w:r>
    </w:p>
    <w:p w:rsidR="00F0493F" w:rsidRPr="001C0139" w:rsidRDefault="00F0493F" w:rsidP="00F0493F">
      <w:pPr>
        <w:bidi w:val="0"/>
        <w:rPr>
          <w:rFonts w:ascii="Consolas" w:hAnsi="Consolas"/>
        </w:rPr>
      </w:pPr>
      <w:r>
        <w:rPr>
          <w:rFonts w:ascii="Consolas" w:hAnsi="Consolas"/>
        </w:rPr>
        <w:t>}</w:t>
      </w:r>
    </w:p>
    <w:p w:rsidR="00F0493F" w:rsidRDefault="00F0493F" w:rsidP="00F0493F">
      <w:pPr>
        <w:tabs>
          <w:tab w:val="left" w:pos="1290"/>
        </w:tabs>
        <w:rPr>
          <w:rFonts w:ascii="Consolas" w:hAnsi="Consolas"/>
        </w:rPr>
      </w:pPr>
      <w:r>
        <w:rPr>
          <w:rFonts w:ascii="Consolas" w:hAnsi="Consolas" w:hint="cs"/>
          <w:rtl/>
        </w:rPr>
        <w:t>אז</w:t>
      </w:r>
    </w:p>
    <w:p w:rsidR="00F0493F" w:rsidRDefault="00F0493F" w:rsidP="00F0493F">
      <w:pPr>
        <w:bidi w:val="0"/>
        <w:rPr>
          <w:rFonts w:ascii="Consolas" w:hAnsi="Consolas"/>
        </w:rPr>
      </w:pPr>
      <w:r>
        <w:rPr>
          <w:rFonts w:ascii="Consolas" w:hAnsi="Consolas"/>
        </w:rPr>
        <w:t>int&amp; forward(int&amp; param)</w:t>
      </w:r>
    </w:p>
    <w:p w:rsidR="00F0493F" w:rsidRDefault="00F0493F" w:rsidP="00F0493F">
      <w:pPr>
        <w:bidi w:val="0"/>
        <w:rPr>
          <w:rFonts w:ascii="Consolas" w:hAnsi="Consolas"/>
        </w:rPr>
      </w:pPr>
      <w:r>
        <w:rPr>
          <w:rFonts w:ascii="Consolas" w:hAnsi="Consolas"/>
        </w:rPr>
        <w:t>{</w:t>
      </w:r>
    </w:p>
    <w:p w:rsidR="00F0493F" w:rsidRDefault="00F0493F" w:rsidP="00F0493F">
      <w:pPr>
        <w:bidi w:val="0"/>
        <w:ind w:firstLine="720"/>
        <w:rPr>
          <w:rFonts w:ascii="Consolas" w:hAnsi="Consolas"/>
        </w:rPr>
      </w:pPr>
      <w:r>
        <w:rPr>
          <w:rFonts w:ascii="Consolas" w:hAnsi="Consolas"/>
        </w:rPr>
        <w:t>return static_cast&lt;int&amp;&gt;(param);</w:t>
      </w:r>
    </w:p>
    <w:p w:rsidR="00F0493F" w:rsidRPr="001C0139" w:rsidRDefault="00F0493F" w:rsidP="00F0493F">
      <w:pPr>
        <w:bidi w:val="0"/>
        <w:rPr>
          <w:rFonts w:ascii="Consolas" w:hAnsi="Consolas"/>
        </w:rPr>
      </w:pPr>
      <w:r>
        <w:rPr>
          <w:rFonts w:ascii="Consolas" w:hAnsi="Consolas"/>
        </w:rPr>
        <w:t>}</w:t>
      </w:r>
    </w:p>
    <w:p w:rsidR="00F0493F" w:rsidRDefault="00F0493F" w:rsidP="00F0493F">
      <w:pPr>
        <w:rPr>
          <w:rFonts w:ascii="Consolas" w:hAnsi="Consolas"/>
          <w:rtl/>
        </w:rPr>
      </w:pPr>
      <w:r>
        <w:rPr>
          <w:rFonts w:ascii="Consolas" w:hAnsi="Consolas" w:hint="cs"/>
          <w:rtl/>
        </w:rPr>
        <w:t xml:space="preserve">נכנס </w:t>
      </w:r>
      <w:r>
        <w:rPr>
          <w:rFonts w:ascii="Consolas" w:hAnsi="Consolas"/>
        </w:rPr>
        <w:t>lval-ref</w:t>
      </w:r>
      <w:r>
        <w:rPr>
          <w:rFonts w:ascii="Consolas" w:hAnsi="Consolas" w:hint="cs"/>
          <w:rtl/>
        </w:rPr>
        <w:t xml:space="preserve"> ויצא </w:t>
      </w:r>
      <w:r>
        <w:rPr>
          <w:rFonts w:ascii="Consolas" w:hAnsi="Consolas"/>
        </w:rPr>
        <w:t>lval-ref</w:t>
      </w:r>
      <w:r>
        <w:rPr>
          <w:rFonts w:ascii="Consolas" w:hAnsi="Consolas" w:hint="cs"/>
          <w:rtl/>
        </w:rPr>
        <w:t>. האופרטור לא עשה דבר. לפי המצופה.</w:t>
      </w:r>
    </w:p>
    <w:p w:rsidR="00F0493F" w:rsidRDefault="00F0493F" w:rsidP="00F0493F">
      <w:pPr>
        <w:rPr>
          <w:rFonts w:ascii="Consolas" w:hAnsi="Consolas"/>
          <w:rtl/>
        </w:rPr>
      </w:pPr>
    </w:p>
    <w:p w:rsidR="00F0493F" w:rsidRDefault="00F0493F" w:rsidP="00F0493F">
      <w:pPr>
        <w:rPr>
          <w:rFonts w:ascii="Consolas" w:hAnsi="Consolas"/>
          <w:rtl/>
        </w:rPr>
      </w:pPr>
      <w:r>
        <w:rPr>
          <w:rFonts w:ascii="Consolas" w:hAnsi="Consolas" w:hint="cs"/>
          <w:rtl/>
        </w:rPr>
        <w:t xml:space="preserve">נניח עכשיו שקוראים למתודה עם </w:t>
      </w:r>
      <w:r>
        <w:rPr>
          <w:rFonts w:ascii="Consolas" w:hAnsi="Consolas"/>
        </w:rPr>
        <w:t>lval</w:t>
      </w:r>
      <w:r>
        <w:rPr>
          <w:rFonts w:ascii="Consolas" w:hAnsi="Consolas" w:hint="cs"/>
          <w:rtl/>
        </w:rPr>
        <w:t xml:space="preserve"> אז </w:t>
      </w:r>
      <w:r>
        <w:rPr>
          <w:rFonts w:ascii="Consolas" w:hAnsi="Consolas" w:hint="cs"/>
        </w:rPr>
        <w:t>T</w:t>
      </w:r>
      <w:r>
        <w:rPr>
          <w:rFonts w:ascii="Consolas" w:hAnsi="Consolas" w:hint="cs"/>
          <w:rtl/>
        </w:rPr>
        <w:t xml:space="preserve"> הינו </w:t>
      </w:r>
      <w:r>
        <w:rPr>
          <w:rFonts w:ascii="Consolas" w:hAnsi="Consolas"/>
        </w:rPr>
        <w:t>int</w:t>
      </w:r>
    </w:p>
    <w:p w:rsidR="00F0493F" w:rsidRDefault="00F0493F" w:rsidP="00F0493F">
      <w:pPr>
        <w:rPr>
          <w:rFonts w:ascii="Consolas" w:hAnsi="Consolas"/>
          <w:rtl/>
        </w:rPr>
      </w:pPr>
      <w:r>
        <w:rPr>
          <w:rFonts w:ascii="Consolas" w:hAnsi="Consolas" w:hint="cs"/>
          <w:rtl/>
        </w:rPr>
        <w:t xml:space="preserve">המימוש של </w:t>
      </w:r>
      <w:r>
        <w:rPr>
          <w:rFonts w:ascii="Consolas" w:hAnsi="Consolas"/>
        </w:rPr>
        <w:t>forward</w:t>
      </w:r>
      <w:r>
        <w:rPr>
          <w:rFonts w:ascii="Consolas" w:hAnsi="Consolas" w:hint="cs"/>
          <w:rtl/>
        </w:rPr>
        <w:t xml:space="preserve"> הינו</w:t>
      </w:r>
    </w:p>
    <w:p w:rsidR="00F0493F" w:rsidRDefault="00F0493F" w:rsidP="00F0493F">
      <w:pPr>
        <w:bidi w:val="0"/>
        <w:rPr>
          <w:rFonts w:ascii="Consolas" w:hAnsi="Consolas"/>
        </w:rPr>
      </w:pPr>
      <w:r>
        <w:rPr>
          <w:rFonts w:ascii="Consolas" w:hAnsi="Consolas"/>
        </w:rPr>
        <w:t>int &amp;&amp; forward(typename remove_reference&lt;int&gt;::type&amp; param)</w:t>
      </w:r>
    </w:p>
    <w:p w:rsidR="00F0493F" w:rsidRDefault="00F0493F" w:rsidP="00F0493F">
      <w:pPr>
        <w:bidi w:val="0"/>
        <w:rPr>
          <w:rFonts w:ascii="Consolas" w:hAnsi="Consolas"/>
        </w:rPr>
      </w:pPr>
      <w:r>
        <w:rPr>
          <w:rFonts w:ascii="Consolas" w:hAnsi="Consolas"/>
        </w:rPr>
        <w:t>{</w:t>
      </w:r>
    </w:p>
    <w:p w:rsidR="00F0493F" w:rsidRDefault="00F0493F" w:rsidP="00F0493F">
      <w:pPr>
        <w:bidi w:val="0"/>
        <w:ind w:firstLine="720"/>
        <w:rPr>
          <w:rFonts w:ascii="Consolas" w:hAnsi="Consolas"/>
        </w:rPr>
      </w:pPr>
      <w:r>
        <w:rPr>
          <w:rFonts w:ascii="Consolas" w:hAnsi="Consolas"/>
        </w:rPr>
        <w:t>return static_cast&lt;int&amp;&amp;&gt;(param);</w:t>
      </w:r>
    </w:p>
    <w:p w:rsidR="00F0493F" w:rsidRPr="001C0139" w:rsidRDefault="00F0493F" w:rsidP="00F0493F">
      <w:pPr>
        <w:bidi w:val="0"/>
        <w:rPr>
          <w:rFonts w:ascii="Consolas" w:hAnsi="Consolas"/>
        </w:rPr>
      </w:pPr>
      <w:r>
        <w:rPr>
          <w:rFonts w:ascii="Consolas" w:hAnsi="Consolas"/>
        </w:rPr>
        <w:t>}</w:t>
      </w:r>
    </w:p>
    <w:p w:rsidR="00F0493F" w:rsidRDefault="00F0493F" w:rsidP="00F0493F">
      <w:pPr>
        <w:tabs>
          <w:tab w:val="left" w:pos="1290"/>
        </w:tabs>
        <w:rPr>
          <w:rFonts w:ascii="Consolas" w:hAnsi="Consolas"/>
        </w:rPr>
      </w:pPr>
      <w:r>
        <w:rPr>
          <w:rFonts w:ascii="Consolas" w:hAnsi="Consolas" w:hint="cs"/>
          <w:rtl/>
        </w:rPr>
        <w:t>אז</w:t>
      </w:r>
    </w:p>
    <w:p w:rsidR="00F0493F" w:rsidRDefault="00F0493F" w:rsidP="00F0493F">
      <w:pPr>
        <w:bidi w:val="0"/>
        <w:rPr>
          <w:rFonts w:ascii="Consolas" w:hAnsi="Consolas"/>
        </w:rPr>
      </w:pPr>
      <w:r>
        <w:rPr>
          <w:rFonts w:ascii="Consolas" w:hAnsi="Consolas"/>
        </w:rPr>
        <w:t>int</w:t>
      </w:r>
      <w:r>
        <w:rPr>
          <w:rFonts w:ascii="Consolas" w:hAnsi="Consolas" w:hint="cs"/>
          <w:rtl/>
        </w:rPr>
        <w:t>&amp;</w:t>
      </w:r>
      <w:r>
        <w:rPr>
          <w:rFonts w:ascii="Consolas" w:hAnsi="Consolas"/>
        </w:rPr>
        <w:t>&amp; forward(int&amp; param)</w:t>
      </w:r>
    </w:p>
    <w:p w:rsidR="00F0493F" w:rsidRDefault="00F0493F" w:rsidP="00F0493F">
      <w:pPr>
        <w:bidi w:val="0"/>
        <w:rPr>
          <w:rFonts w:ascii="Consolas" w:hAnsi="Consolas"/>
        </w:rPr>
      </w:pPr>
      <w:r>
        <w:rPr>
          <w:rFonts w:ascii="Consolas" w:hAnsi="Consolas"/>
        </w:rPr>
        <w:t>{</w:t>
      </w:r>
    </w:p>
    <w:p w:rsidR="00F0493F" w:rsidRDefault="00F0493F" w:rsidP="00F0493F">
      <w:pPr>
        <w:bidi w:val="0"/>
        <w:ind w:firstLine="720"/>
        <w:rPr>
          <w:rFonts w:ascii="Consolas" w:hAnsi="Consolas"/>
        </w:rPr>
      </w:pPr>
      <w:r>
        <w:rPr>
          <w:rFonts w:ascii="Consolas" w:hAnsi="Consolas"/>
        </w:rPr>
        <w:t>return static_cast&lt;int</w:t>
      </w:r>
      <w:r w:rsidR="00582D62">
        <w:rPr>
          <w:rFonts w:ascii="Consolas" w:hAnsi="Consolas"/>
        </w:rPr>
        <w:t>&amp;&amp;</w:t>
      </w:r>
      <w:r>
        <w:rPr>
          <w:rFonts w:ascii="Consolas" w:hAnsi="Consolas"/>
        </w:rPr>
        <w:t>&gt;(param);</w:t>
      </w:r>
    </w:p>
    <w:p w:rsidR="00F0493F" w:rsidRPr="001C0139" w:rsidRDefault="00F0493F" w:rsidP="00F0493F">
      <w:pPr>
        <w:bidi w:val="0"/>
        <w:rPr>
          <w:rFonts w:ascii="Consolas" w:hAnsi="Consolas"/>
        </w:rPr>
      </w:pPr>
      <w:r>
        <w:rPr>
          <w:rFonts w:ascii="Consolas" w:hAnsi="Consolas"/>
        </w:rPr>
        <w:t>}</w:t>
      </w:r>
    </w:p>
    <w:p w:rsidR="00F0493F" w:rsidRDefault="00F0493F" w:rsidP="00582D62">
      <w:pPr>
        <w:rPr>
          <w:rFonts w:ascii="Consolas" w:hAnsi="Consolas"/>
          <w:rtl/>
        </w:rPr>
      </w:pPr>
      <w:r>
        <w:rPr>
          <w:rFonts w:ascii="Consolas" w:hAnsi="Consolas" w:hint="cs"/>
          <w:rtl/>
        </w:rPr>
        <w:t xml:space="preserve">נכנס </w:t>
      </w:r>
      <w:r>
        <w:rPr>
          <w:rFonts w:ascii="Consolas" w:hAnsi="Consolas"/>
        </w:rPr>
        <w:t>lval</w:t>
      </w:r>
      <w:r>
        <w:rPr>
          <w:rFonts w:ascii="Consolas" w:hAnsi="Consolas" w:hint="cs"/>
          <w:rtl/>
        </w:rPr>
        <w:t xml:space="preserve"> ויצא </w:t>
      </w:r>
      <w:r w:rsidR="00582D62">
        <w:rPr>
          <w:rFonts w:ascii="Consolas" w:hAnsi="Consolas"/>
        </w:rPr>
        <w:t>r</w:t>
      </w:r>
      <w:r>
        <w:rPr>
          <w:rFonts w:ascii="Consolas" w:hAnsi="Consolas"/>
        </w:rPr>
        <w:t>val-ref</w:t>
      </w:r>
      <w:r>
        <w:rPr>
          <w:rFonts w:ascii="Consolas" w:hAnsi="Consolas" w:hint="cs"/>
          <w:rtl/>
        </w:rPr>
        <w:t>. לפי המצופה.</w:t>
      </w:r>
    </w:p>
    <w:p w:rsidR="001C0139" w:rsidRPr="001C0139" w:rsidRDefault="001C0139" w:rsidP="001C0139">
      <w:pPr>
        <w:bidi w:val="0"/>
        <w:rPr>
          <w:rFonts w:ascii="Consolas" w:hAnsi="Consolas"/>
          <w:rtl/>
        </w:rPr>
      </w:pPr>
    </w:p>
    <w:p w:rsidR="00B93837" w:rsidRDefault="00B93837" w:rsidP="00B93837">
      <w:pPr>
        <w:pStyle w:val="Heading4"/>
        <w:rPr>
          <w:rtl/>
        </w:rPr>
      </w:pPr>
      <w:r>
        <w:rPr>
          <w:rFonts w:hint="cs"/>
          <w:rtl/>
        </w:rPr>
        <w:t>דוגמא מסכמת</w:t>
      </w:r>
    </w:p>
    <w:p w:rsidR="00B93837" w:rsidRDefault="00B93837" w:rsidP="00B93837">
      <w:pPr>
        <w:rPr>
          <w:rtl/>
        </w:rPr>
      </w:pPr>
      <w:r>
        <w:rPr>
          <w:rFonts w:hint="cs"/>
          <w:rtl/>
        </w:rPr>
        <w:t>כך זה נראה:</w:t>
      </w:r>
    </w:p>
    <w:p w:rsidR="00B93837" w:rsidRDefault="00B93837" w:rsidP="00B93837">
      <w:pPr>
        <w:bidi w:val="0"/>
        <w:jc w:val="left"/>
        <w:rPr>
          <w:rFonts w:ascii="Consolas" w:hAnsi="Consolas"/>
        </w:rPr>
      </w:pPr>
      <w:r>
        <w:rPr>
          <w:rFonts w:ascii="Consolas" w:hAnsi="Consolas"/>
        </w:rPr>
        <w:t>struct PerfFwd</w:t>
      </w:r>
    </w:p>
    <w:p w:rsidR="00B93837" w:rsidRDefault="00B93837" w:rsidP="00B93837">
      <w:pPr>
        <w:bidi w:val="0"/>
        <w:jc w:val="left"/>
        <w:rPr>
          <w:rFonts w:ascii="Consolas" w:hAnsi="Consolas"/>
        </w:rPr>
      </w:pPr>
      <w:r>
        <w:rPr>
          <w:rFonts w:ascii="Consolas" w:hAnsi="Consolas"/>
        </w:rPr>
        <w:t>{</w:t>
      </w:r>
    </w:p>
    <w:p w:rsidR="00B93837" w:rsidRDefault="00B93837" w:rsidP="00B93837">
      <w:pPr>
        <w:bidi w:val="0"/>
        <w:jc w:val="left"/>
        <w:rPr>
          <w:rFonts w:ascii="Consolas" w:hAnsi="Consolas"/>
        </w:rPr>
      </w:pPr>
      <w:r>
        <w:rPr>
          <w:rFonts w:ascii="Consolas" w:hAnsi="Consolas"/>
        </w:rPr>
        <w:tab/>
        <w:t>template&lt;typename T&gt;</w:t>
      </w:r>
    </w:p>
    <w:p w:rsidR="00B93837" w:rsidRDefault="00B93837" w:rsidP="00B93837">
      <w:pPr>
        <w:bidi w:val="0"/>
        <w:jc w:val="left"/>
        <w:rPr>
          <w:rFonts w:ascii="Consolas" w:hAnsi="Consolas"/>
        </w:rPr>
      </w:pPr>
      <w:r>
        <w:rPr>
          <w:rFonts w:ascii="Consolas" w:hAnsi="Consolas"/>
        </w:rPr>
        <w:tab/>
        <w:t>void AddItem(T &amp;&amp; t) {</w:t>
      </w:r>
    </w:p>
    <w:p w:rsidR="00B93837" w:rsidRDefault="00B93837" w:rsidP="00B93837">
      <w:pPr>
        <w:bidi w:val="0"/>
        <w:jc w:val="left"/>
        <w:rPr>
          <w:rFonts w:ascii="Consolas" w:hAnsi="Consolas"/>
        </w:rPr>
      </w:pPr>
      <w:r>
        <w:rPr>
          <w:rFonts w:ascii="Consolas" w:hAnsi="Consolas"/>
        </w:rPr>
        <w:tab/>
      </w:r>
      <w:r>
        <w:rPr>
          <w:rFonts w:ascii="Consolas" w:hAnsi="Consolas"/>
        </w:rPr>
        <w:tab/>
        <w:t>v.emplace_back(forward&lt;T&gt;(t));</w:t>
      </w:r>
    </w:p>
    <w:p w:rsidR="00B93837" w:rsidRDefault="00B93837" w:rsidP="00B93837">
      <w:pPr>
        <w:bidi w:val="0"/>
        <w:jc w:val="left"/>
        <w:rPr>
          <w:rFonts w:ascii="Consolas" w:hAnsi="Consolas"/>
        </w:rPr>
      </w:pPr>
      <w:r>
        <w:rPr>
          <w:rFonts w:ascii="Consolas" w:hAnsi="Consolas"/>
        </w:rPr>
        <w:tab/>
        <w:t>}</w:t>
      </w:r>
    </w:p>
    <w:p w:rsidR="00B93837" w:rsidRDefault="00B93837" w:rsidP="00B93837">
      <w:pPr>
        <w:bidi w:val="0"/>
        <w:jc w:val="left"/>
        <w:rPr>
          <w:rFonts w:ascii="Consolas" w:hAnsi="Consolas"/>
        </w:rPr>
      </w:pPr>
      <w:r>
        <w:rPr>
          <w:rFonts w:ascii="Consolas" w:hAnsi="Consolas"/>
        </w:rPr>
        <w:t>}</w:t>
      </w:r>
    </w:p>
    <w:p w:rsidR="00B93837" w:rsidRDefault="00B93837" w:rsidP="00B93837">
      <w:pPr>
        <w:rPr>
          <w:rtl/>
        </w:rPr>
      </w:pPr>
      <w:r>
        <w:rPr>
          <w:rFonts w:hint="cs"/>
          <w:rtl/>
        </w:rPr>
        <w:t xml:space="preserve">יש כאן כמובן הנחה ש </w:t>
      </w:r>
      <w:r>
        <w:rPr>
          <w:rFonts w:hint="cs"/>
        </w:rPr>
        <w:t>V</w:t>
      </w:r>
      <w:r>
        <w:rPr>
          <w:rFonts w:hint="cs"/>
          <w:rtl/>
        </w:rPr>
        <w:t xml:space="preserve"> הוא ווקטור של אובייקטים המקבלים ארגומנט אחד בלבד ב </w:t>
      </w:r>
      <w:r>
        <w:t>c-tor</w:t>
      </w:r>
    </w:p>
    <w:p w:rsidR="00B93837" w:rsidRDefault="00B93837" w:rsidP="00B93837">
      <w:r>
        <w:rPr>
          <w:rFonts w:hint="cs"/>
          <w:rtl/>
        </w:rPr>
        <w:t xml:space="preserve">במקרה הכללי, יש להשתמש ב </w:t>
      </w:r>
      <w:r>
        <w:t>variadic template</w:t>
      </w:r>
      <w:r>
        <w:rPr>
          <w:rFonts w:hint="cs"/>
          <w:rtl/>
        </w:rPr>
        <w:t>.</w:t>
      </w:r>
    </w:p>
    <w:p w:rsidR="00B93837" w:rsidRDefault="00B93837" w:rsidP="00B93837">
      <w:pPr>
        <w:bidi w:val="0"/>
        <w:jc w:val="left"/>
        <w:rPr>
          <w:rFonts w:ascii="Consolas" w:hAnsi="Consolas"/>
        </w:rPr>
      </w:pPr>
      <w:r>
        <w:rPr>
          <w:rFonts w:ascii="Consolas" w:hAnsi="Consolas"/>
        </w:rPr>
        <w:t>struct PerfFwd</w:t>
      </w:r>
    </w:p>
    <w:p w:rsidR="00B93837" w:rsidRDefault="00B93837" w:rsidP="00B93837">
      <w:pPr>
        <w:bidi w:val="0"/>
        <w:jc w:val="left"/>
        <w:rPr>
          <w:rFonts w:ascii="Consolas" w:hAnsi="Consolas"/>
        </w:rPr>
      </w:pPr>
      <w:r>
        <w:rPr>
          <w:rFonts w:ascii="Consolas" w:hAnsi="Consolas"/>
        </w:rPr>
        <w:t>{</w:t>
      </w:r>
    </w:p>
    <w:p w:rsidR="00B93837" w:rsidRDefault="00B93837" w:rsidP="00B93837">
      <w:pPr>
        <w:bidi w:val="0"/>
        <w:jc w:val="left"/>
        <w:rPr>
          <w:rFonts w:ascii="Consolas" w:hAnsi="Consolas"/>
        </w:rPr>
      </w:pPr>
      <w:r>
        <w:rPr>
          <w:rFonts w:ascii="Consolas" w:hAnsi="Consolas"/>
        </w:rPr>
        <w:tab/>
        <w:t>template&lt;typename ... Args&gt;</w:t>
      </w:r>
    </w:p>
    <w:p w:rsidR="00B93837" w:rsidRDefault="00B93837" w:rsidP="00B93837">
      <w:pPr>
        <w:bidi w:val="0"/>
        <w:jc w:val="left"/>
        <w:rPr>
          <w:rFonts w:ascii="Consolas" w:hAnsi="Consolas"/>
        </w:rPr>
      </w:pPr>
      <w:r>
        <w:rPr>
          <w:rFonts w:ascii="Consolas" w:hAnsi="Consolas"/>
        </w:rPr>
        <w:lastRenderedPageBreak/>
        <w:tab/>
        <w:t>void AddItem(Args&amp;&amp; ... args) {</w:t>
      </w:r>
    </w:p>
    <w:p w:rsidR="00B93837" w:rsidRDefault="00B93837" w:rsidP="00B93837">
      <w:pPr>
        <w:bidi w:val="0"/>
        <w:jc w:val="left"/>
        <w:rPr>
          <w:rFonts w:ascii="Consolas" w:hAnsi="Consolas"/>
        </w:rPr>
      </w:pPr>
      <w:r>
        <w:rPr>
          <w:rFonts w:ascii="Consolas" w:hAnsi="Consolas"/>
        </w:rPr>
        <w:tab/>
      </w:r>
      <w:r>
        <w:rPr>
          <w:rFonts w:ascii="Consolas" w:hAnsi="Consolas"/>
        </w:rPr>
        <w:tab/>
        <w:t>v.emplace_back(forward&lt;Args&gt;(args)...);</w:t>
      </w:r>
    </w:p>
    <w:p w:rsidR="00B93837" w:rsidRDefault="00B93837" w:rsidP="00B93837">
      <w:pPr>
        <w:bidi w:val="0"/>
        <w:jc w:val="left"/>
        <w:rPr>
          <w:rFonts w:ascii="Consolas" w:hAnsi="Consolas"/>
        </w:rPr>
      </w:pPr>
      <w:r>
        <w:rPr>
          <w:rFonts w:ascii="Consolas" w:hAnsi="Consolas"/>
        </w:rPr>
        <w:tab/>
        <w:t>}</w:t>
      </w:r>
    </w:p>
    <w:p w:rsidR="00B93837" w:rsidRDefault="00B93837" w:rsidP="00B93837">
      <w:pPr>
        <w:bidi w:val="0"/>
        <w:jc w:val="left"/>
        <w:rPr>
          <w:rFonts w:ascii="Consolas" w:hAnsi="Consolas"/>
        </w:rPr>
      </w:pPr>
      <w:r>
        <w:rPr>
          <w:rFonts w:ascii="Consolas" w:hAnsi="Consolas"/>
        </w:rPr>
        <w:t>}</w:t>
      </w:r>
    </w:p>
    <w:p w:rsidR="00B93837" w:rsidRDefault="00E04160" w:rsidP="00E04160">
      <w:pPr>
        <w:pStyle w:val="Heading3"/>
      </w:pPr>
      <w:bookmarkStart w:id="7" w:name="_Toc7956906"/>
      <w:r>
        <w:t>std::move vs std::forward</w:t>
      </w:r>
      <w:bookmarkEnd w:id="7"/>
    </w:p>
    <w:p w:rsidR="00E04160" w:rsidRDefault="00E04160" w:rsidP="00E04160">
      <w:pPr>
        <w:bidi w:val="0"/>
      </w:pPr>
      <w:r>
        <w:t>Mayers, item 23.</w:t>
      </w:r>
    </w:p>
    <w:p w:rsidR="006F5318" w:rsidRDefault="00E04160" w:rsidP="00E04160">
      <w:pPr>
        <w:rPr>
          <w:rtl/>
        </w:rPr>
      </w:pPr>
      <w:r>
        <w:rPr>
          <w:rFonts w:hint="cs"/>
          <w:rtl/>
        </w:rPr>
        <w:t xml:space="preserve">גם </w:t>
      </w:r>
      <w:r>
        <w:t>move</w:t>
      </w:r>
      <w:r>
        <w:rPr>
          <w:rFonts w:hint="cs"/>
        </w:rPr>
        <w:t xml:space="preserve"> </w:t>
      </w:r>
      <w:r>
        <w:rPr>
          <w:rFonts w:hint="cs"/>
          <w:rtl/>
        </w:rPr>
        <w:t xml:space="preserve"> וגם </w:t>
      </w:r>
      <w:r>
        <w:t>forward</w:t>
      </w:r>
      <w:r>
        <w:rPr>
          <w:rFonts w:hint="cs"/>
          <w:rtl/>
        </w:rPr>
        <w:t xml:space="preserve"> מבצעים בסופו של דבר </w:t>
      </w:r>
      <w:r>
        <w:t>static_cast&lt;”rvalue”&gt;</w:t>
      </w:r>
      <w:r>
        <w:rPr>
          <w:rFonts w:hint="cs"/>
          <w:rtl/>
        </w:rPr>
        <w:t xml:space="preserve">. ההבדל הוא ש </w:t>
      </w:r>
      <w:r>
        <w:t>move</w:t>
      </w:r>
      <w:r>
        <w:rPr>
          <w:rFonts w:hint="cs"/>
          <w:rtl/>
        </w:rPr>
        <w:t xml:space="preserve"> אינו מותנה והכתיב פשוט יותר בעוד ש </w:t>
      </w:r>
      <w:r>
        <w:t>forward</w:t>
      </w:r>
      <w:r>
        <w:rPr>
          <w:rFonts w:hint="cs"/>
          <w:rtl/>
        </w:rPr>
        <w:t xml:space="preserve"> מבצע את ההמרה רק בתנאי שהטיפוס המומר הינו </w:t>
      </w:r>
      <w:r>
        <w:t>lvalue</w:t>
      </w:r>
      <w:r>
        <w:rPr>
          <w:rFonts w:hint="cs"/>
          <w:rtl/>
        </w:rPr>
        <w:t xml:space="preserve"> (מה שאומר שהוא היה בעברו </w:t>
      </w:r>
      <w:r>
        <w:t>rvalue</w:t>
      </w:r>
      <w:r>
        <w:rPr>
          <w:rFonts w:hint="cs"/>
          <w:rtl/>
        </w:rPr>
        <w:t>)</w:t>
      </w:r>
      <w:r w:rsidR="006F5318">
        <w:rPr>
          <w:rFonts w:hint="cs"/>
          <w:rtl/>
        </w:rPr>
        <w:t xml:space="preserve">. </w:t>
      </w:r>
    </w:p>
    <w:p w:rsidR="00C72462" w:rsidRDefault="00C72462" w:rsidP="00E04160">
      <w:pPr>
        <w:rPr>
          <w:rtl/>
        </w:rPr>
      </w:pPr>
      <w:r>
        <w:rPr>
          <w:rFonts w:hint="cs"/>
          <w:rtl/>
        </w:rPr>
        <w:t xml:space="preserve">זה המימוש (הסכימתי) של </w:t>
      </w:r>
      <w:r>
        <w:t>move</w:t>
      </w:r>
      <w:r>
        <w:rPr>
          <w:rFonts w:hint="cs"/>
          <w:rtl/>
        </w:rPr>
        <w:t>:</w:t>
      </w:r>
    </w:p>
    <w:p w:rsidR="00C72462" w:rsidRDefault="00C72462" w:rsidP="00C72462">
      <w:pPr>
        <w:jc w:val="right"/>
        <w:rPr>
          <w:rtl/>
        </w:rPr>
      </w:pPr>
      <w:r>
        <w:rPr>
          <w:noProof/>
        </w:rPr>
        <w:drawing>
          <wp:inline distT="0" distB="0" distL="0" distR="0" wp14:anchorId="4EB2A2E6" wp14:editId="1F4A9DCF">
            <wp:extent cx="4230094" cy="1041856"/>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44550" cy="1045417"/>
                    </a:xfrm>
                    <a:prstGeom prst="rect">
                      <a:avLst/>
                    </a:prstGeom>
                  </pic:spPr>
                </pic:pic>
              </a:graphicData>
            </a:graphic>
          </wp:inline>
        </w:drawing>
      </w:r>
    </w:p>
    <w:p w:rsidR="0094469B" w:rsidRDefault="00E0356D" w:rsidP="00E0356D">
      <w:pPr>
        <w:rPr>
          <w:rtl/>
        </w:rPr>
      </w:pPr>
      <w:r>
        <w:rPr>
          <w:rFonts w:hint="cs"/>
          <w:rtl/>
        </w:rPr>
        <w:t xml:space="preserve">עם העדכונים של </w:t>
      </w:r>
      <w:r>
        <w:t>C++/14</w:t>
      </w:r>
      <w:r>
        <w:rPr>
          <w:rFonts w:hint="cs"/>
          <w:rtl/>
        </w:rPr>
        <w:t xml:space="preserve"> אפשר לכתוב את הנ"ל בצורה יותר תמציתית. הקומפיילר מסיק בעצמו מהו הטיפוס החוזר וגם השימוש ב </w:t>
      </w:r>
      <w:r>
        <w:t>remove_reference</w:t>
      </w:r>
      <w:r w:rsidRPr="00E0356D">
        <w:rPr>
          <w:b/>
          <w:bCs/>
        </w:rPr>
        <w:t>_t</w:t>
      </w:r>
      <w:r>
        <w:rPr>
          <w:rFonts w:hint="cs"/>
          <w:rtl/>
        </w:rPr>
        <w:t xml:space="preserve"> חוסך את כתיבת </w:t>
      </w:r>
      <w:r>
        <w:t>typename</w:t>
      </w:r>
      <w:r>
        <w:rPr>
          <w:rFonts w:hint="cs"/>
          <w:rtl/>
        </w:rPr>
        <w:t>.</w:t>
      </w:r>
    </w:p>
    <w:p w:rsidR="0094469B" w:rsidRDefault="0094469B" w:rsidP="00C72462">
      <w:pPr>
        <w:jc w:val="right"/>
        <w:rPr>
          <w:rtl/>
        </w:rPr>
      </w:pPr>
    </w:p>
    <w:p w:rsidR="0094469B" w:rsidRDefault="0094469B" w:rsidP="0094469B">
      <w:pPr>
        <w:bidi w:val="0"/>
        <w:rPr>
          <w:rtl/>
        </w:rPr>
      </w:pPr>
      <w:r>
        <w:rPr>
          <w:noProof/>
        </w:rPr>
        <w:drawing>
          <wp:inline distT="0" distB="0" distL="0" distR="0" wp14:anchorId="03AC4147" wp14:editId="1C01E1AD">
            <wp:extent cx="4476585" cy="933140"/>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97725" cy="937547"/>
                    </a:xfrm>
                    <a:prstGeom prst="rect">
                      <a:avLst/>
                    </a:prstGeom>
                  </pic:spPr>
                </pic:pic>
              </a:graphicData>
            </a:graphic>
          </wp:inline>
        </w:drawing>
      </w:r>
    </w:p>
    <w:p w:rsidR="00E0356D" w:rsidRDefault="00E0356D" w:rsidP="00E04160">
      <w:pPr>
        <w:rPr>
          <w:rtl/>
        </w:rPr>
      </w:pPr>
    </w:p>
    <w:p w:rsidR="00E04160" w:rsidRDefault="006F5318" w:rsidP="00E04160">
      <w:pPr>
        <w:rPr>
          <w:rtl/>
        </w:rPr>
      </w:pPr>
      <w:r>
        <w:rPr>
          <w:rFonts w:hint="cs"/>
          <w:rtl/>
        </w:rPr>
        <w:t xml:space="preserve">מיירס כותב שאולי שם נכון יותר ל </w:t>
      </w:r>
      <w:r>
        <w:t>move</w:t>
      </w:r>
      <w:r>
        <w:rPr>
          <w:rFonts w:hint="cs"/>
          <w:rtl/>
        </w:rPr>
        <w:t xml:space="preserve"> הינו </w:t>
      </w:r>
      <w:r>
        <w:t>rvalue_cast</w:t>
      </w:r>
      <w:r>
        <w:rPr>
          <w:rFonts w:hint="cs"/>
          <w:rtl/>
        </w:rPr>
        <w:t xml:space="preserve"> אבל בנסיבות מסוימות זה עלול לבלבל ועדיף להשאיר את המצב כמות שהוא.</w:t>
      </w:r>
    </w:p>
    <w:p w:rsidR="00E04160" w:rsidRPr="00E04160" w:rsidRDefault="00E04160" w:rsidP="00E04160"/>
    <w:p w:rsidR="00591188" w:rsidRPr="00591188" w:rsidRDefault="00B93837" w:rsidP="00B93837">
      <w:r>
        <w:rPr>
          <w:rtl/>
        </w:rPr>
        <w:br w:type="page"/>
      </w:r>
    </w:p>
    <w:p w:rsidR="007559A5" w:rsidRDefault="007559A5" w:rsidP="006C6539">
      <w:pPr>
        <w:pStyle w:val="Heading2"/>
      </w:pPr>
      <w:bookmarkStart w:id="8" w:name="_Toc7956907"/>
      <w:r>
        <w:lastRenderedPageBreak/>
        <w:t>COPY C-TOR &amp; REF TYPES</w:t>
      </w:r>
      <w:bookmarkEnd w:id="8"/>
    </w:p>
    <w:p w:rsidR="00591188" w:rsidRPr="00591188" w:rsidRDefault="00591188" w:rsidP="00591188">
      <w:pPr>
        <w:rPr>
          <w:rtl/>
        </w:rPr>
      </w:pPr>
    </w:p>
    <w:p w:rsidR="004F4EE3" w:rsidRPr="004F4EE3" w:rsidRDefault="004F4EE3" w:rsidP="006C6539">
      <w:pPr>
        <w:bidi w:val="0"/>
      </w:pPr>
    </w:p>
    <w:tbl>
      <w:tblPr>
        <w:tblStyle w:val="TableGrid"/>
        <w:bidiVisual/>
        <w:tblW w:w="0" w:type="auto"/>
        <w:tblLook w:val="04A0" w:firstRow="1" w:lastRow="0" w:firstColumn="1" w:lastColumn="0" w:noHBand="0" w:noVBand="1"/>
      </w:tblPr>
      <w:tblGrid>
        <w:gridCol w:w="4428"/>
        <w:gridCol w:w="4428"/>
      </w:tblGrid>
      <w:tr w:rsidR="00AE5719" w:rsidTr="006D2EE6">
        <w:tc>
          <w:tcPr>
            <w:tcW w:w="8856" w:type="dxa"/>
            <w:gridSpan w:val="2"/>
          </w:tcPr>
          <w:p w:rsidR="00AE5719" w:rsidRPr="00AE5719" w:rsidRDefault="00AE5719" w:rsidP="006C6539">
            <w:pPr>
              <w:bidi w:val="0"/>
              <w:rPr>
                <w:highlight w:val="white"/>
              </w:rPr>
            </w:pPr>
            <w:r w:rsidRPr="00AE5719">
              <w:t>D:\GitHub\SharedDocs\NewCpp\CtorsAndRefVars\CtorsAndRefVars.cpp</w:t>
            </w:r>
          </w:p>
          <w:p w:rsidR="00AE5719" w:rsidRDefault="00AE5719" w:rsidP="006C6539">
            <w:pPr>
              <w:bidi w:val="0"/>
              <w:rPr>
                <w:highlight w:val="white"/>
              </w:rPr>
            </w:pPr>
          </w:p>
          <w:p w:rsidR="00AE5719" w:rsidRDefault="00AE5719" w:rsidP="006C6539">
            <w:pPr>
              <w:bidi w:val="0"/>
              <w:rPr>
                <w:color w:val="000000"/>
                <w:highlight w:val="white"/>
              </w:rPr>
            </w:pPr>
            <w:r>
              <w:rPr>
                <w:color w:val="2B91AF"/>
                <w:highlight w:val="white"/>
              </w:rPr>
              <w:t>ResClass</w:t>
            </w:r>
            <w:r>
              <w:rPr>
                <w:color w:val="000000"/>
                <w:highlight w:val="white"/>
              </w:rPr>
              <w:t xml:space="preserve"> _resclass(</w:t>
            </w:r>
            <w:r>
              <w:rPr>
                <w:highlight w:val="white"/>
              </w:rPr>
              <w:t>"GlobalResClass"</w:t>
            </w:r>
            <w:r>
              <w:rPr>
                <w:color w:val="000000"/>
                <w:highlight w:val="white"/>
              </w:rPr>
              <w:t>);</w:t>
            </w:r>
          </w:p>
          <w:p w:rsidR="00AE5719" w:rsidRDefault="00AE5719" w:rsidP="006C6539">
            <w:pPr>
              <w:bidi w:val="0"/>
              <w:rPr>
                <w:highlight w:val="white"/>
              </w:rPr>
            </w:pPr>
          </w:p>
          <w:p w:rsidR="00AE5719" w:rsidRDefault="00AE5719" w:rsidP="006C6539">
            <w:pPr>
              <w:bidi w:val="0"/>
              <w:rPr>
                <w:highlight w:val="white"/>
              </w:rPr>
            </w:pPr>
            <w:r>
              <w:rPr>
                <w:color w:val="2B91AF"/>
                <w:highlight w:val="white"/>
              </w:rPr>
              <w:t>ResClass</w:t>
            </w:r>
            <w:r>
              <w:rPr>
                <w:highlight w:val="white"/>
              </w:rPr>
              <w:t xml:space="preserve"> &amp; getClassByRef()</w:t>
            </w:r>
          </w:p>
          <w:p w:rsidR="00AE5719" w:rsidRDefault="00AE5719" w:rsidP="006C6539">
            <w:pPr>
              <w:bidi w:val="0"/>
              <w:rPr>
                <w:highlight w:val="white"/>
              </w:rPr>
            </w:pPr>
            <w:r>
              <w:rPr>
                <w:highlight w:val="white"/>
              </w:rPr>
              <w:t>{</w:t>
            </w:r>
          </w:p>
          <w:p w:rsidR="00AE5719" w:rsidRDefault="00AE5719" w:rsidP="006C6539">
            <w:pPr>
              <w:bidi w:val="0"/>
              <w:rPr>
                <w:highlight w:val="white"/>
              </w:rPr>
            </w:pPr>
            <w:r>
              <w:rPr>
                <w:highlight w:val="white"/>
              </w:rPr>
              <w:tab/>
            </w:r>
            <w:r>
              <w:rPr>
                <w:color w:val="0000FF"/>
                <w:highlight w:val="white"/>
              </w:rPr>
              <w:t>return</w:t>
            </w:r>
            <w:r>
              <w:rPr>
                <w:highlight w:val="white"/>
              </w:rPr>
              <w:t xml:space="preserve"> _resclass;</w:t>
            </w:r>
          </w:p>
          <w:p w:rsidR="00AE5719" w:rsidRDefault="00AE5719" w:rsidP="006C6539">
            <w:pPr>
              <w:bidi w:val="0"/>
              <w:rPr>
                <w:highlight w:val="white"/>
              </w:rPr>
            </w:pPr>
            <w:r>
              <w:rPr>
                <w:highlight w:val="white"/>
              </w:rPr>
              <w:t>}</w:t>
            </w:r>
          </w:p>
          <w:p w:rsidR="00AE5719" w:rsidRDefault="00AE5719" w:rsidP="006C6539">
            <w:pPr>
              <w:bidi w:val="0"/>
              <w:rPr>
                <w:highlight w:val="white"/>
              </w:rPr>
            </w:pPr>
            <w:r>
              <w:rPr>
                <w:color w:val="2B91AF"/>
                <w:highlight w:val="white"/>
              </w:rPr>
              <w:t>ResClass</w:t>
            </w:r>
            <w:r>
              <w:rPr>
                <w:highlight w:val="white"/>
              </w:rPr>
              <w:t xml:space="preserve"> getClassByVal()</w:t>
            </w:r>
          </w:p>
          <w:p w:rsidR="00AE5719" w:rsidRDefault="00AE5719" w:rsidP="006C6539">
            <w:pPr>
              <w:bidi w:val="0"/>
              <w:rPr>
                <w:highlight w:val="white"/>
              </w:rPr>
            </w:pPr>
            <w:r>
              <w:rPr>
                <w:highlight w:val="white"/>
              </w:rPr>
              <w:t>{</w:t>
            </w:r>
          </w:p>
          <w:p w:rsidR="00AE5719" w:rsidRDefault="00AE5719" w:rsidP="006C6539">
            <w:pPr>
              <w:bidi w:val="0"/>
              <w:rPr>
                <w:highlight w:val="white"/>
              </w:rPr>
            </w:pPr>
            <w:r>
              <w:rPr>
                <w:highlight w:val="white"/>
              </w:rPr>
              <w:tab/>
            </w:r>
            <w:r>
              <w:rPr>
                <w:color w:val="0000FF"/>
                <w:highlight w:val="white"/>
              </w:rPr>
              <w:t>return</w:t>
            </w:r>
            <w:r>
              <w:rPr>
                <w:highlight w:val="white"/>
              </w:rPr>
              <w:t xml:space="preserve"> _resclass;</w:t>
            </w:r>
          </w:p>
          <w:p w:rsidR="00AE5719" w:rsidRDefault="00AE5719" w:rsidP="006C6539">
            <w:pPr>
              <w:bidi w:val="0"/>
              <w:rPr>
                <w:highlight w:val="white"/>
              </w:rPr>
            </w:pPr>
            <w:r>
              <w:rPr>
                <w:highlight w:val="white"/>
              </w:rPr>
              <w:t>}</w:t>
            </w:r>
          </w:p>
          <w:p w:rsidR="00AE5719" w:rsidRDefault="00AE5719" w:rsidP="006C6539">
            <w:pPr>
              <w:bidi w:val="0"/>
              <w:rPr>
                <w:highlight w:val="white"/>
              </w:rPr>
            </w:pPr>
            <w:r>
              <w:rPr>
                <w:color w:val="0000FF"/>
                <w:highlight w:val="white"/>
              </w:rPr>
              <w:t>int</w:t>
            </w:r>
            <w:r>
              <w:rPr>
                <w:highlight w:val="white"/>
              </w:rPr>
              <w:t xml:space="preserve"> main()</w:t>
            </w:r>
          </w:p>
          <w:p w:rsidR="00AE5719" w:rsidRDefault="00AE5719" w:rsidP="006C6539">
            <w:pPr>
              <w:bidi w:val="0"/>
              <w:rPr>
                <w:highlight w:val="white"/>
              </w:rPr>
            </w:pPr>
            <w:r>
              <w:rPr>
                <w:highlight w:val="white"/>
              </w:rPr>
              <w:t>{</w:t>
            </w:r>
          </w:p>
          <w:p w:rsidR="00AE5719" w:rsidRDefault="00AE5719" w:rsidP="006C6539">
            <w:pPr>
              <w:bidi w:val="0"/>
              <w:rPr>
                <w:highlight w:val="white"/>
              </w:rPr>
            </w:pPr>
            <w:r>
              <w:rPr>
                <w:highlight w:val="white"/>
              </w:rPr>
              <w:tab/>
            </w:r>
            <w:r>
              <w:rPr>
                <w:color w:val="2B91AF"/>
                <w:highlight w:val="white"/>
              </w:rPr>
              <w:t>ResClass</w:t>
            </w:r>
            <w:r>
              <w:rPr>
                <w:highlight w:val="white"/>
              </w:rPr>
              <w:t xml:space="preserve"> &amp; rc1 = getClassByRef();</w:t>
            </w:r>
          </w:p>
          <w:p w:rsidR="00AE5719" w:rsidRDefault="00AE5719" w:rsidP="006C6539">
            <w:pPr>
              <w:bidi w:val="0"/>
              <w:rPr>
                <w:highlight w:val="white"/>
              </w:rPr>
            </w:pPr>
            <w:r>
              <w:rPr>
                <w:highlight w:val="white"/>
              </w:rPr>
              <w:tab/>
            </w:r>
            <w:r>
              <w:rPr>
                <w:color w:val="2B91AF"/>
                <w:highlight w:val="white"/>
              </w:rPr>
              <w:t>ResClass</w:t>
            </w:r>
            <w:r>
              <w:rPr>
                <w:highlight w:val="white"/>
              </w:rPr>
              <w:t xml:space="preserve"> &amp; rc2 = getClassByVal();</w:t>
            </w:r>
          </w:p>
          <w:p w:rsidR="00AE5719" w:rsidRDefault="00AE5719" w:rsidP="006C6539">
            <w:pPr>
              <w:bidi w:val="0"/>
              <w:rPr>
                <w:highlight w:val="white"/>
              </w:rPr>
            </w:pPr>
            <w:r>
              <w:rPr>
                <w:highlight w:val="white"/>
              </w:rPr>
              <w:tab/>
            </w:r>
            <w:r>
              <w:rPr>
                <w:color w:val="2B91AF"/>
                <w:highlight w:val="white"/>
              </w:rPr>
              <w:t>ResClass</w:t>
            </w:r>
            <w:r>
              <w:rPr>
                <w:highlight w:val="white"/>
              </w:rPr>
              <w:t xml:space="preserve"> rc3 = getClassByRef();</w:t>
            </w:r>
          </w:p>
          <w:p w:rsidR="00AE5719" w:rsidRDefault="00AE5719" w:rsidP="006C6539">
            <w:pPr>
              <w:bidi w:val="0"/>
              <w:rPr>
                <w:highlight w:val="white"/>
              </w:rPr>
            </w:pPr>
            <w:r>
              <w:rPr>
                <w:highlight w:val="white"/>
              </w:rPr>
              <w:tab/>
            </w:r>
            <w:r>
              <w:rPr>
                <w:color w:val="2B91AF"/>
                <w:highlight w:val="white"/>
              </w:rPr>
              <w:t>ResClass</w:t>
            </w:r>
            <w:r>
              <w:rPr>
                <w:highlight w:val="white"/>
              </w:rPr>
              <w:t xml:space="preserve"> rc4 = getClassByVal();</w:t>
            </w:r>
          </w:p>
          <w:p w:rsidR="00AE5719" w:rsidRPr="00367ECE" w:rsidRDefault="00AE5719" w:rsidP="006C6539">
            <w:pPr>
              <w:bidi w:val="0"/>
              <w:rPr>
                <w:highlight w:val="white"/>
              </w:rPr>
            </w:pPr>
          </w:p>
        </w:tc>
      </w:tr>
      <w:tr w:rsidR="00367ECE" w:rsidTr="00367ECE">
        <w:tc>
          <w:tcPr>
            <w:tcW w:w="4428" w:type="dxa"/>
          </w:tcPr>
          <w:p w:rsidR="00367ECE" w:rsidRDefault="00367ECE" w:rsidP="006C6539">
            <w:pPr>
              <w:rPr>
                <w:rtl/>
              </w:rPr>
            </w:pPr>
            <w:r>
              <w:rPr>
                <w:rFonts w:hint="cs"/>
                <w:rtl/>
              </w:rPr>
              <w:t>קונסט' העתקה לא הופעל כלל. מופע אחד בלבד.</w:t>
            </w:r>
          </w:p>
        </w:tc>
        <w:tc>
          <w:tcPr>
            <w:tcW w:w="4428" w:type="dxa"/>
          </w:tcPr>
          <w:p w:rsidR="00367ECE" w:rsidRDefault="00367ECE" w:rsidP="006C6539">
            <w:pPr>
              <w:bidi w:val="0"/>
              <w:rPr>
                <w:rtl/>
              </w:rPr>
            </w:pPr>
            <w:r w:rsidRPr="00367ECE">
              <w:rPr>
                <w:color w:val="2B91AF"/>
                <w:highlight w:val="white"/>
              </w:rPr>
              <w:t>ResClass</w:t>
            </w:r>
            <w:r w:rsidRPr="00367ECE">
              <w:rPr>
                <w:highlight w:val="white"/>
              </w:rPr>
              <w:t xml:space="preserve"> &amp; rc1 = getClassByRef();</w:t>
            </w:r>
          </w:p>
        </w:tc>
      </w:tr>
      <w:tr w:rsidR="00367ECE" w:rsidTr="00367ECE">
        <w:tc>
          <w:tcPr>
            <w:tcW w:w="4428" w:type="dxa"/>
          </w:tcPr>
          <w:p w:rsidR="00E171B9" w:rsidRDefault="00367ECE" w:rsidP="006C6539">
            <w:pPr>
              <w:rPr>
                <w:rtl/>
              </w:rPr>
            </w:pPr>
            <w:r>
              <w:rPr>
                <w:rFonts w:hint="cs"/>
                <w:rtl/>
              </w:rPr>
              <w:t xml:space="preserve">קונסט' העתקה הופעל. </w:t>
            </w:r>
          </w:p>
          <w:p w:rsidR="00B31FBB" w:rsidRDefault="00B31FBB" w:rsidP="006C6539">
            <w:pPr>
              <w:rPr>
                <w:rtl/>
              </w:rPr>
            </w:pPr>
            <w:r>
              <w:rPr>
                <w:rFonts w:hint="cs"/>
                <w:rtl/>
              </w:rPr>
              <w:t xml:space="preserve">בעת החזרת הערך, הקומפיילר יצר מופע נוסף של </w:t>
            </w:r>
            <w:r>
              <w:t>RefClass</w:t>
            </w:r>
            <w:r>
              <w:rPr>
                <w:rFonts w:hint="cs"/>
                <w:rtl/>
              </w:rPr>
              <w:t xml:space="preserve"> </w:t>
            </w:r>
            <w:r w:rsidR="00367ECE">
              <w:rPr>
                <w:rFonts w:hint="cs"/>
                <w:rtl/>
              </w:rPr>
              <w:t xml:space="preserve">אולם יש לנו רק </w:t>
            </w:r>
            <w:r w:rsidR="00367ECE">
              <w:t>ref</w:t>
            </w:r>
            <w:r w:rsidR="00367ECE">
              <w:rPr>
                <w:rFonts w:hint="cs"/>
                <w:rtl/>
              </w:rPr>
              <w:t xml:space="preserve"> אליו.</w:t>
            </w:r>
            <w:r>
              <w:rPr>
                <w:rFonts w:hint="cs"/>
                <w:rtl/>
              </w:rPr>
              <w:t xml:space="preserve"> מופע זה נחשב כ </w:t>
            </w:r>
            <w:r>
              <w:t>rvalue.</w:t>
            </w:r>
            <w:r>
              <w:rPr>
                <w:rFonts w:hint="cs"/>
                <w:rtl/>
              </w:rPr>
              <w:t>.</w:t>
            </w:r>
          </w:p>
          <w:p w:rsidR="00E171B9" w:rsidRDefault="00E171B9" w:rsidP="006C6539">
            <w:pPr>
              <w:rPr>
                <w:rtl/>
              </w:rPr>
            </w:pPr>
            <w:r>
              <w:rPr>
                <w:rFonts w:hint="cs"/>
                <w:rtl/>
              </w:rPr>
              <w:t xml:space="preserve">זו פעולה </w:t>
            </w:r>
            <w:r w:rsidRPr="00E171B9">
              <w:rPr>
                <w:rFonts w:hint="cs"/>
                <w:b/>
                <w:bCs/>
                <w:rtl/>
              </w:rPr>
              <w:t>לא</w:t>
            </w:r>
            <w:r>
              <w:rPr>
                <w:rFonts w:hint="cs"/>
                <w:rtl/>
              </w:rPr>
              <w:t xml:space="preserve"> תקינה.</w:t>
            </w:r>
          </w:p>
          <w:p w:rsidR="00B31FBB" w:rsidRDefault="00B31FBB" w:rsidP="006C6539">
            <w:pPr>
              <w:rPr>
                <w:rtl/>
              </w:rPr>
            </w:pPr>
            <w:r>
              <w:rPr>
                <w:rFonts w:hint="cs"/>
                <w:rtl/>
              </w:rPr>
              <w:t>הקומפיילר (</w:t>
            </w:r>
            <w:r>
              <w:t>warning level = 4</w:t>
            </w:r>
            <w:r>
              <w:rPr>
                <w:rFonts w:hint="cs"/>
                <w:rtl/>
              </w:rPr>
              <w:t xml:space="preserve">) נותן שתי אזהרות: </w:t>
            </w:r>
          </w:p>
          <w:p w:rsidR="00E171B9" w:rsidRPr="00E171B9" w:rsidRDefault="00E171B9" w:rsidP="006C6539">
            <w:pPr>
              <w:bidi w:val="0"/>
              <w:rPr>
                <w:rtl/>
              </w:rPr>
            </w:pPr>
            <w:r w:rsidRPr="00E171B9">
              <w:t>conversion from 'ResClass' to 'ResClass</w:t>
            </w:r>
            <w:r w:rsidRPr="00E171B9">
              <w:rPr>
                <w:rFonts w:cs="Times New Roman"/>
                <w:rtl/>
              </w:rPr>
              <w:t xml:space="preserve"> &amp;</w:t>
            </w:r>
            <w:r w:rsidRPr="00E171B9">
              <w:rPr>
                <w:rFonts w:cs="Times New Roman" w:hint="cs"/>
                <w:rtl/>
              </w:rPr>
              <w:t xml:space="preserve"> </w:t>
            </w:r>
            <w:r w:rsidRPr="00E171B9">
              <w:rPr>
                <w:rFonts w:cs="Times New Roman"/>
                <w:rtl/>
              </w:rPr>
              <w:t>'</w:t>
            </w:r>
          </w:p>
          <w:p w:rsidR="00E171B9" w:rsidRDefault="00E171B9" w:rsidP="006C6539">
            <w:pPr>
              <w:rPr>
                <w:rtl/>
              </w:rPr>
            </w:pPr>
            <w:r>
              <w:rPr>
                <w:rFonts w:hint="cs"/>
                <w:rtl/>
              </w:rPr>
              <w:t>וכן</w:t>
            </w:r>
          </w:p>
          <w:p w:rsidR="00E171B9" w:rsidRPr="00E171B9" w:rsidRDefault="00E171B9" w:rsidP="006C6539">
            <w:pPr>
              <w:bidi w:val="0"/>
            </w:pPr>
            <w:r w:rsidRPr="00E171B9">
              <w:t>A non-const reference may only be bound to an lvalue</w:t>
            </w:r>
          </w:p>
          <w:p w:rsidR="00B31FBB" w:rsidRDefault="00B31FBB" w:rsidP="006C6539">
            <w:pPr>
              <w:rPr>
                <w:rtl/>
              </w:rPr>
            </w:pPr>
            <w:r>
              <w:rPr>
                <w:rFonts w:hint="cs"/>
                <w:rtl/>
              </w:rPr>
              <w:t xml:space="preserve">שתי אזהרות אלה נעלמות אם מוסיפים </w:t>
            </w:r>
            <w:r>
              <w:t>const</w:t>
            </w:r>
          </w:p>
          <w:p w:rsidR="00367ECE" w:rsidRDefault="00E171B9" w:rsidP="006C6539">
            <w:pPr>
              <w:rPr>
                <w:rtl/>
              </w:rPr>
            </w:pPr>
            <w:r>
              <w:rPr>
                <w:rFonts w:hint="cs"/>
                <w:rtl/>
              </w:rPr>
              <w:t>בשורה תחתונה זה 'עובד'.</w:t>
            </w:r>
          </w:p>
        </w:tc>
        <w:tc>
          <w:tcPr>
            <w:tcW w:w="4428" w:type="dxa"/>
          </w:tcPr>
          <w:p w:rsidR="00367ECE" w:rsidRDefault="00367ECE" w:rsidP="006C6539">
            <w:pPr>
              <w:bidi w:val="0"/>
              <w:rPr>
                <w:rtl/>
              </w:rPr>
            </w:pPr>
            <w:r w:rsidRPr="00367ECE">
              <w:rPr>
                <w:color w:val="2B91AF"/>
                <w:highlight w:val="white"/>
              </w:rPr>
              <w:t>ResClass</w:t>
            </w:r>
            <w:r w:rsidRPr="00367ECE">
              <w:rPr>
                <w:highlight w:val="white"/>
              </w:rPr>
              <w:t xml:space="preserve"> &amp; rc2 = getClassByVal();</w:t>
            </w:r>
          </w:p>
        </w:tc>
      </w:tr>
      <w:tr w:rsidR="00367ECE" w:rsidTr="00367ECE">
        <w:tc>
          <w:tcPr>
            <w:tcW w:w="4428" w:type="dxa"/>
          </w:tcPr>
          <w:p w:rsidR="00367ECE" w:rsidRDefault="00367ECE" w:rsidP="006C6539">
            <w:pPr>
              <w:rPr>
                <w:rtl/>
              </w:rPr>
            </w:pPr>
            <w:r>
              <w:rPr>
                <w:rFonts w:hint="cs"/>
                <w:rtl/>
              </w:rPr>
              <w:t xml:space="preserve">קונסט' העתקה הופעל. מלבד המופע הגלובלי, הרי </w:t>
            </w:r>
            <w:r>
              <w:t>rc3</w:t>
            </w:r>
            <w:r>
              <w:rPr>
                <w:rFonts w:hint="cs"/>
                <w:rtl/>
              </w:rPr>
              <w:t xml:space="preserve"> הוא גם מופע בפני עצמו.</w:t>
            </w:r>
          </w:p>
        </w:tc>
        <w:tc>
          <w:tcPr>
            <w:tcW w:w="4428" w:type="dxa"/>
          </w:tcPr>
          <w:p w:rsidR="00367ECE" w:rsidRDefault="00367ECE" w:rsidP="006C6539">
            <w:pPr>
              <w:bidi w:val="0"/>
              <w:rPr>
                <w:rtl/>
              </w:rPr>
            </w:pPr>
            <w:r w:rsidRPr="00367ECE">
              <w:rPr>
                <w:color w:val="2B91AF"/>
                <w:highlight w:val="white"/>
              </w:rPr>
              <w:t>ResClass</w:t>
            </w:r>
            <w:r w:rsidRPr="00367ECE">
              <w:rPr>
                <w:highlight w:val="white"/>
              </w:rPr>
              <w:t xml:space="preserve"> rc3 = getClassByRef();</w:t>
            </w:r>
          </w:p>
        </w:tc>
      </w:tr>
      <w:tr w:rsidR="00367ECE" w:rsidTr="00367ECE">
        <w:tc>
          <w:tcPr>
            <w:tcW w:w="4428" w:type="dxa"/>
          </w:tcPr>
          <w:p w:rsidR="00E171B9" w:rsidRDefault="00AE5719" w:rsidP="006C6539">
            <w:pPr>
              <w:rPr>
                <w:rtl/>
              </w:rPr>
            </w:pPr>
            <w:r>
              <w:rPr>
                <w:rFonts w:hint="cs"/>
                <w:rtl/>
              </w:rPr>
              <w:t>קונסט' העתקה הופעל וצריך לומר שזה אות</w:t>
            </w:r>
            <w:r w:rsidR="00B31FBB">
              <w:rPr>
                <w:rFonts w:hint="cs"/>
                <w:rtl/>
              </w:rPr>
              <w:t>ה</w:t>
            </w:r>
            <w:r>
              <w:rPr>
                <w:rFonts w:hint="cs"/>
                <w:rtl/>
              </w:rPr>
              <w:t xml:space="preserve"> </w:t>
            </w:r>
            <w:r w:rsidR="00B31FBB">
              <w:rPr>
                <w:rFonts w:hint="cs"/>
                <w:rtl/>
              </w:rPr>
              <w:t>פעולה</w:t>
            </w:r>
            <w:r>
              <w:rPr>
                <w:rFonts w:hint="cs"/>
                <w:rtl/>
              </w:rPr>
              <w:t xml:space="preserve"> כמו </w:t>
            </w:r>
            <w:r>
              <w:t>rc3</w:t>
            </w:r>
            <w:r>
              <w:rPr>
                <w:rFonts w:hint="cs"/>
                <w:rtl/>
              </w:rPr>
              <w:t xml:space="preserve"> למרות השוני בניהם (לכאורה יש כאן אופטימיזציה מסוימת - הקומפיילר מבין שאין טעם לייצר מופע 'מיותר)</w:t>
            </w:r>
          </w:p>
        </w:tc>
        <w:tc>
          <w:tcPr>
            <w:tcW w:w="4428" w:type="dxa"/>
          </w:tcPr>
          <w:p w:rsidR="00367ECE" w:rsidRDefault="00367ECE" w:rsidP="006C6539">
            <w:pPr>
              <w:bidi w:val="0"/>
              <w:rPr>
                <w:rtl/>
              </w:rPr>
            </w:pPr>
            <w:r w:rsidRPr="00367ECE">
              <w:rPr>
                <w:color w:val="2B91AF"/>
                <w:highlight w:val="white"/>
              </w:rPr>
              <w:t>ResClass</w:t>
            </w:r>
            <w:r w:rsidRPr="00367ECE">
              <w:rPr>
                <w:highlight w:val="white"/>
              </w:rPr>
              <w:t xml:space="preserve"> rc4 = getClassByVal();</w:t>
            </w:r>
          </w:p>
        </w:tc>
      </w:tr>
      <w:tr w:rsidR="00367ECE" w:rsidTr="00367ECE">
        <w:tc>
          <w:tcPr>
            <w:tcW w:w="4428" w:type="dxa"/>
          </w:tcPr>
          <w:p w:rsidR="00367ECE" w:rsidRDefault="00367ECE" w:rsidP="006C6539">
            <w:pPr>
              <w:rPr>
                <w:rtl/>
              </w:rPr>
            </w:pPr>
          </w:p>
        </w:tc>
        <w:tc>
          <w:tcPr>
            <w:tcW w:w="4428" w:type="dxa"/>
          </w:tcPr>
          <w:p w:rsidR="00367ECE" w:rsidRDefault="00367ECE" w:rsidP="006C6539">
            <w:pPr>
              <w:bidi w:val="0"/>
              <w:rPr>
                <w:rtl/>
              </w:rPr>
            </w:pPr>
          </w:p>
        </w:tc>
      </w:tr>
    </w:tbl>
    <w:p w:rsidR="00367ECE" w:rsidRDefault="00367ECE" w:rsidP="006C6539">
      <w:pPr>
        <w:rPr>
          <w:highlight w:val="white"/>
          <w:rtl/>
        </w:rPr>
      </w:pPr>
    </w:p>
    <w:p w:rsidR="00C3491B" w:rsidRDefault="00C3491B" w:rsidP="006C6539">
      <w:pPr>
        <w:rPr>
          <w:highlight w:val="white"/>
          <w:rtl/>
        </w:rPr>
      </w:pPr>
      <w:r>
        <w:rPr>
          <w:rFonts w:hint="cs"/>
          <w:highlight w:val="white"/>
          <w:rtl/>
        </w:rPr>
        <w:t>שאלה: כאשר מופעל קונסט' העתקה על קלאס היורש מקלאס אב, איזה קונסט' יופעל בקלאס האב? הרגיל או קונסט' העתקה.</w:t>
      </w:r>
    </w:p>
    <w:p w:rsidR="00C3491B" w:rsidRPr="00C3491B" w:rsidRDefault="00C3491B" w:rsidP="006C6539">
      <w:pPr>
        <w:rPr>
          <w:highlight w:val="white"/>
          <w:rtl/>
        </w:rPr>
      </w:pPr>
      <w:r>
        <w:rPr>
          <w:rFonts w:hint="cs"/>
          <w:highlight w:val="white"/>
          <w:rtl/>
        </w:rPr>
        <w:lastRenderedPageBreak/>
        <w:t xml:space="preserve">תשובה: אין כאן פעולה סמויה\מובנית, זה תלוי באופן בו מתייחס קלאס הבן לקלאס האב. פירוש, אם במימוש של קונסט' הבן יש קריאה מפורשת לקונסט' אב, וחייבת להיות קריאה </w:t>
      </w:r>
      <w:r w:rsidRPr="00F24109">
        <w:rPr>
          <w:rFonts w:hint="cs"/>
          <w:highlight w:val="white"/>
          <w:rtl/>
        </w:rPr>
        <w:t>כזו</w:t>
      </w:r>
      <w:r>
        <w:rPr>
          <w:rFonts w:hint="cs"/>
          <w:highlight w:val="white"/>
          <w:rtl/>
        </w:rPr>
        <w:t xml:space="preserve"> אם יש לקונסט' אב ארגומנטים, אז זו קריאה מפורשת אז אותו קונסט' שהבן קרא יופעל. אם אין קריאה מפורשת אז בוודאי שהקונסט' הרגיל יופעל שהרי רק הוא ללא ארגומנטים.</w:t>
      </w:r>
    </w:p>
    <w:p w:rsidR="00F63BA1" w:rsidRDefault="00F63BA1" w:rsidP="006C6539">
      <w:pPr>
        <w:pStyle w:val="Heading3"/>
      </w:pPr>
      <w:bookmarkStart w:id="9" w:name="_Toc7956908"/>
      <w:r>
        <w:t>Explicit ctor</w:t>
      </w:r>
      <w:bookmarkEnd w:id="9"/>
    </w:p>
    <w:p w:rsidR="00F63BA1" w:rsidRPr="004F4EE3" w:rsidRDefault="00F63BA1" w:rsidP="006C6539">
      <w:pPr>
        <w:bidi w:val="0"/>
      </w:pPr>
      <w:r w:rsidRPr="004F4EE3">
        <w:t>class Resource</w:t>
      </w:r>
    </w:p>
    <w:p w:rsidR="00F63BA1" w:rsidRPr="004F4EE3" w:rsidRDefault="00F63BA1" w:rsidP="006C6539">
      <w:pPr>
        <w:bidi w:val="0"/>
      </w:pPr>
      <w:r w:rsidRPr="004F4EE3">
        <w:t>{</w:t>
      </w:r>
    </w:p>
    <w:p w:rsidR="00F63BA1" w:rsidRDefault="00F63BA1" w:rsidP="006C6539">
      <w:pPr>
        <w:bidi w:val="0"/>
      </w:pPr>
      <w:r w:rsidRPr="004F4EE3">
        <w:t xml:space="preserve">    public:</w:t>
      </w:r>
    </w:p>
    <w:p w:rsidR="00F63BA1" w:rsidRPr="004F4EE3" w:rsidRDefault="00F63BA1" w:rsidP="006C6539">
      <w:pPr>
        <w:bidi w:val="0"/>
      </w:pPr>
      <w:r>
        <w:tab/>
        <w:t>Resouces(const int size);</w:t>
      </w:r>
    </w:p>
    <w:p w:rsidR="00F63BA1" w:rsidRPr="004F4EE3" w:rsidRDefault="00F63BA1" w:rsidP="006C6539">
      <w:pPr>
        <w:bidi w:val="0"/>
      </w:pPr>
      <w:r w:rsidRPr="004F4EE3">
        <w:t xml:space="preserve">    </w:t>
      </w:r>
      <w:r>
        <w:tab/>
      </w:r>
      <w:r w:rsidRPr="004F4EE3">
        <w:t>string GetName() const;</w:t>
      </w:r>
    </w:p>
    <w:p w:rsidR="00F63BA1" w:rsidRPr="004F4EE3" w:rsidRDefault="00F63BA1" w:rsidP="006C6539">
      <w:pPr>
        <w:bidi w:val="0"/>
      </w:pPr>
      <w:r w:rsidRPr="004F4EE3">
        <w:t>};</w:t>
      </w:r>
    </w:p>
    <w:p w:rsidR="00F63BA1" w:rsidRDefault="00F63BA1" w:rsidP="006C6539">
      <w:pPr>
        <w:rPr>
          <w:rtl/>
        </w:rPr>
      </w:pPr>
      <w:r>
        <w:rPr>
          <w:rFonts w:hint="cs"/>
          <w:rtl/>
        </w:rPr>
        <w:t xml:space="preserve">לקלאס זה יש </w:t>
      </w:r>
      <w:r>
        <w:t>ctor</w:t>
      </w:r>
      <w:r>
        <w:rPr>
          <w:rFonts w:hint="cs"/>
          <w:rtl/>
        </w:rPr>
        <w:t xml:space="preserve"> אשר מקבל ארגומנט אחד. זה מאפשר אתחול בצורה הבאה:</w:t>
      </w:r>
    </w:p>
    <w:p w:rsidR="00F63BA1" w:rsidRDefault="00F63BA1" w:rsidP="006C6539">
      <w:pPr>
        <w:bidi w:val="0"/>
      </w:pPr>
      <w:r>
        <w:t>Resouces r = 10;</w:t>
      </w:r>
    </w:p>
    <w:p w:rsidR="00F63BA1" w:rsidRDefault="00091380" w:rsidP="006C6539">
      <w:pPr>
        <w:rPr>
          <w:rtl/>
        </w:rPr>
      </w:pPr>
      <w:r>
        <w:rPr>
          <w:rFonts w:hint="cs"/>
          <w:rtl/>
        </w:rPr>
        <w:t>מובן שאם היה יותר מארגומנט אחד לא ניתן היה להשתמש בסימן '='.</w:t>
      </w:r>
    </w:p>
    <w:p w:rsidR="00F63BA1" w:rsidRDefault="00091380" w:rsidP="00091380">
      <w:pPr>
        <w:rPr>
          <w:rtl/>
        </w:rPr>
      </w:pPr>
      <w:r>
        <w:rPr>
          <w:rFonts w:hint="cs"/>
          <w:rtl/>
        </w:rPr>
        <w:t xml:space="preserve">השימוש ב '=' </w:t>
      </w:r>
      <w:r w:rsidR="00F63BA1">
        <w:rPr>
          <w:rFonts w:hint="cs"/>
          <w:rtl/>
        </w:rPr>
        <w:t xml:space="preserve">לא תמיד </w:t>
      </w:r>
      <w:r>
        <w:rPr>
          <w:rFonts w:hint="cs"/>
          <w:rtl/>
        </w:rPr>
        <w:t>ט</w:t>
      </w:r>
      <w:r w:rsidR="00F63BA1">
        <w:rPr>
          <w:rFonts w:hint="cs"/>
          <w:rtl/>
        </w:rPr>
        <w:t>וב</w:t>
      </w:r>
      <w:r>
        <w:rPr>
          <w:rFonts w:hint="cs"/>
          <w:rtl/>
        </w:rPr>
        <w:t>,</w:t>
      </w:r>
      <w:r w:rsidR="00F63BA1">
        <w:rPr>
          <w:rFonts w:hint="cs"/>
          <w:rtl/>
        </w:rPr>
        <w:t xml:space="preserve"> הקומפיילר יעשה כמיטב יכולתו להמיר טיפוסים לצורך אתחול כזה, למשל:</w:t>
      </w:r>
    </w:p>
    <w:p w:rsidR="00F63BA1" w:rsidRDefault="00F63BA1" w:rsidP="006C6539">
      <w:pPr>
        <w:bidi w:val="0"/>
      </w:pPr>
      <w:r>
        <w:t>Resouces r = ‘a’;</w:t>
      </w:r>
    </w:p>
    <w:p w:rsidR="00091380" w:rsidRDefault="00091380" w:rsidP="006C6539">
      <w:pPr>
        <w:rPr>
          <w:rtl/>
        </w:rPr>
      </w:pPr>
      <w:r>
        <w:rPr>
          <w:rFonts w:hint="cs"/>
          <w:rtl/>
        </w:rPr>
        <w:t>וזה פתח לבאגים.</w:t>
      </w:r>
    </w:p>
    <w:p w:rsidR="00F63BA1" w:rsidRDefault="00F63BA1" w:rsidP="006C6539">
      <w:r>
        <w:rPr>
          <w:rFonts w:hint="cs"/>
          <w:rtl/>
        </w:rPr>
        <w:t xml:space="preserve">הדרך למנוע זאת היא פשוט להשתמש במילה השמורה </w:t>
      </w:r>
      <w:r>
        <w:t>explicit</w:t>
      </w:r>
    </w:p>
    <w:p w:rsidR="00F63BA1" w:rsidRPr="004F4EE3" w:rsidRDefault="00F63BA1" w:rsidP="006C6539">
      <w:pPr>
        <w:bidi w:val="0"/>
      </w:pPr>
      <w:r w:rsidRPr="004F4EE3">
        <w:t>class Resource</w:t>
      </w:r>
    </w:p>
    <w:p w:rsidR="00F63BA1" w:rsidRPr="004F4EE3" w:rsidRDefault="00F63BA1" w:rsidP="006C6539">
      <w:pPr>
        <w:bidi w:val="0"/>
      </w:pPr>
      <w:r w:rsidRPr="004F4EE3">
        <w:t>{</w:t>
      </w:r>
    </w:p>
    <w:p w:rsidR="00F63BA1" w:rsidRDefault="00F63BA1" w:rsidP="006C6539">
      <w:pPr>
        <w:bidi w:val="0"/>
      </w:pPr>
      <w:r w:rsidRPr="004F4EE3">
        <w:t xml:space="preserve">    public:</w:t>
      </w:r>
    </w:p>
    <w:p w:rsidR="00F63BA1" w:rsidRPr="004F4EE3" w:rsidRDefault="00F63BA1" w:rsidP="006C6539">
      <w:pPr>
        <w:bidi w:val="0"/>
      </w:pPr>
      <w:r>
        <w:tab/>
      </w:r>
      <w:r w:rsidRPr="00091380">
        <w:rPr>
          <w:b/>
          <w:bCs/>
        </w:rPr>
        <w:t>explicit</w:t>
      </w:r>
      <w:r>
        <w:t xml:space="preserve"> Resouces(const int size);</w:t>
      </w:r>
    </w:p>
    <w:p w:rsidR="00F63BA1" w:rsidRPr="004F4EE3" w:rsidRDefault="00F63BA1" w:rsidP="006C6539">
      <w:pPr>
        <w:bidi w:val="0"/>
      </w:pPr>
      <w:r w:rsidRPr="004F4EE3">
        <w:t xml:space="preserve">    </w:t>
      </w:r>
      <w:r>
        <w:tab/>
      </w:r>
      <w:r w:rsidRPr="004F4EE3">
        <w:t>string GetName() const;</w:t>
      </w:r>
    </w:p>
    <w:p w:rsidR="00F63BA1" w:rsidRPr="004F4EE3" w:rsidRDefault="00F63BA1" w:rsidP="006C6539">
      <w:pPr>
        <w:bidi w:val="0"/>
      </w:pPr>
      <w:r w:rsidRPr="004F4EE3">
        <w:t>};</w:t>
      </w:r>
    </w:p>
    <w:p w:rsidR="00F63BA1" w:rsidRDefault="00F63BA1" w:rsidP="00091380">
      <w:pPr>
        <w:rPr>
          <w:rtl/>
        </w:rPr>
      </w:pPr>
      <w:r>
        <w:rPr>
          <w:rFonts w:hint="cs"/>
          <w:rtl/>
        </w:rPr>
        <w:t>כאן, ה</w:t>
      </w:r>
      <w:r w:rsidR="00091380">
        <w:rPr>
          <w:rFonts w:hint="cs"/>
          <w:rtl/>
        </w:rPr>
        <w:t xml:space="preserve">הצהרה </w:t>
      </w:r>
    </w:p>
    <w:p w:rsidR="00091380" w:rsidRDefault="00091380" w:rsidP="00091380">
      <w:pPr>
        <w:bidi w:val="0"/>
        <w:rPr>
          <w:rtl/>
        </w:rPr>
      </w:pPr>
      <w:bookmarkStart w:id="10" w:name="_Toc7956909"/>
      <w:r>
        <w:t>Resouces r = ‘a’;</w:t>
      </w:r>
    </w:p>
    <w:p w:rsidR="00091380" w:rsidRDefault="00091380" w:rsidP="00091380">
      <w:r>
        <w:rPr>
          <w:rFonts w:hint="cs"/>
          <w:rtl/>
        </w:rPr>
        <w:t>תגרום לשגיאת קומפילציה.</w:t>
      </w:r>
    </w:p>
    <w:p w:rsidR="00BC25BE" w:rsidRDefault="00BC25BE" w:rsidP="006C6539">
      <w:pPr>
        <w:pStyle w:val="Heading3"/>
      </w:pPr>
      <w:r>
        <w:t>uninform initialization</w:t>
      </w:r>
      <w:bookmarkEnd w:id="10"/>
    </w:p>
    <w:p w:rsidR="00BC25BE" w:rsidRDefault="00BC25BE" w:rsidP="006C6539">
      <w:pPr>
        <w:bidi w:val="0"/>
      </w:pPr>
      <w:r>
        <w:t>Also called brace initialization.</w:t>
      </w:r>
    </w:p>
    <w:p w:rsidR="00BC25BE" w:rsidRPr="0043407C" w:rsidRDefault="00BC25BE" w:rsidP="006C6539">
      <w:pPr>
        <w:bidi w:val="0"/>
      </w:pPr>
      <w:r w:rsidRPr="0043407C">
        <w:t>see UniformInit.cpp</w:t>
      </w:r>
    </w:p>
    <w:p w:rsidR="00BC25BE" w:rsidRPr="0043407C" w:rsidRDefault="0043407C" w:rsidP="006C6539">
      <w:pPr>
        <w:bidi w:val="0"/>
      </w:pPr>
      <w:r w:rsidRPr="0043407C">
        <w:t>Examples</w:t>
      </w:r>
      <w:r w:rsidR="00BC25BE" w:rsidRPr="0043407C">
        <w:t>:</w:t>
      </w:r>
    </w:p>
    <w:p w:rsidR="00BC25BE" w:rsidRDefault="00BC25BE" w:rsidP="006C6539">
      <w:pPr>
        <w:bidi w:val="0"/>
      </w:pPr>
      <w:r>
        <w:t>ResourceWithCtor r</w:t>
      </w:r>
      <w:r>
        <w:rPr>
          <w:rFonts w:cs="Times New Roman"/>
          <w:rtl/>
        </w:rPr>
        <w:t>("");</w:t>
      </w:r>
      <w:r>
        <w:rPr>
          <w:rFonts w:cs="Times New Roman"/>
        </w:rPr>
        <w:t xml:space="preserve"> </w:t>
      </w:r>
      <w:r w:rsidR="0043407C">
        <w:rPr>
          <w:rFonts w:cs="Times New Roman"/>
        </w:rPr>
        <w:t xml:space="preserve">   </w:t>
      </w:r>
      <w:r>
        <w:rPr>
          <w:rFonts w:cs="Times New Roman"/>
        </w:rPr>
        <w:t>eq</w:t>
      </w:r>
      <w:r w:rsidR="0043407C">
        <w:rPr>
          <w:rFonts w:cs="Times New Roman"/>
        </w:rPr>
        <w:t>v</w:t>
      </w:r>
      <w:r>
        <w:rPr>
          <w:rFonts w:cs="Times New Roman"/>
        </w:rPr>
        <w:t xml:space="preserve"> to</w:t>
      </w:r>
      <w:r>
        <w:rPr>
          <w:rFonts w:cs="Times New Roman"/>
          <w:rtl/>
        </w:rPr>
        <w:tab/>
      </w:r>
      <w:r>
        <w:t>ResourceWithCtor r1</w:t>
      </w:r>
      <w:r>
        <w:rPr>
          <w:rFonts w:cs="Times New Roman"/>
          <w:rtl/>
        </w:rPr>
        <w:t>{ "" };</w:t>
      </w:r>
    </w:p>
    <w:p w:rsidR="00BC25BE" w:rsidRDefault="00BC25BE" w:rsidP="006C6539">
      <w:pPr>
        <w:bidi w:val="0"/>
      </w:pPr>
      <w:r>
        <w:t>ResourceWithoutCtor rwc</w:t>
      </w:r>
      <w:r>
        <w:rPr>
          <w:rFonts w:cs="Times New Roman"/>
          <w:rtl/>
        </w:rPr>
        <w:t>;</w:t>
      </w:r>
      <w:r>
        <w:rPr>
          <w:rFonts w:cs="Times New Roman"/>
        </w:rPr>
        <w:t xml:space="preserve"> </w:t>
      </w:r>
      <w:r w:rsidR="0043407C">
        <w:rPr>
          <w:rFonts w:cs="Times New Roman"/>
        </w:rPr>
        <w:t xml:space="preserve">  </w:t>
      </w:r>
      <w:r>
        <w:rPr>
          <w:rFonts w:cs="Times New Roman"/>
        </w:rPr>
        <w:t>eq</w:t>
      </w:r>
      <w:r w:rsidR="0043407C">
        <w:rPr>
          <w:rFonts w:cs="Times New Roman"/>
        </w:rPr>
        <w:t>v</w:t>
      </w:r>
      <w:r>
        <w:rPr>
          <w:rFonts w:cs="Times New Roman"/>
        </w:rPr>
        <w:t xml:space="preserve"> to </w:t>
      </w:r>
      <w:r w:rsidR="0043407C">
        <w:rPr>
          <w:rFonts w:cs="Times New Roman"/>
        </w:rPr>
        <w:tab/>
      </w:r>
      <w:r>
        <w:t>ResourceWithoutCtor rwc1</w:t>
      </w:r>
      <w:r>
        <w:rPr>
          <w:rFonts w:cs="Times New Roman"/>
          <w:rtl/>
        </w:rPr>
        <w:t>{};</w:t>
      </w:r>
    </w:p>
    <w:p w:rsidR="0043407C" w:rsidRDefault="0043407C" w:rsidP="006C6539">
      <w:pPr>
        <w:bidi w:val="0"/>
      </w:pPr>
      <w:r>
        <w:t xml:space="preserve">ResourceWithoutCtor rwc1 = {}; </w:t>
      </w:r>
    </w:p>
    <w:p w:rsidR="00BC25BE" w:rsidRPr="0043407C" w:rsidRDefault="00BC25BE" w:rsidP="006C6539">
      <w:pPr>
        <w:bidi w:val="0"/>
      </w:pPr>
      <w:r w:rsidRPr="0043407C">
        <w:t xml:space="preserve"> init directly public vars (can’t be done if ctor exists)</w:t>
      </w:r>
    </w:p>
    <w:p w:rsidR="0043407C" w:rsidRDefault="00BC25BE" w:rsidP="006C6539">
      <w:pPr>
        <w:bidi w:val="0"/>
      </w:pPr>
      <w:r>
        <w:t xml:space="preserve">ResourceWithCtor2args { "", 1 };  </w:t>
      </w:r>
    </w:p>
    <w:p w:rsidR="00BC25BE" w:rsidRDefault="00BC25BE" w:rsidP="006C6539">
      <w:pPr>
        <w:bidi w:val="0"/>
      </w:pPr>
      <w:r>
        <w:t xml:space="preserve">ResourceWithoutCtor rwc3 = { "", 1}; </w:t>
      </w:r>
    </w:p>
    <w:p w:rsidR="00BC25BE" w:rsidRPr="0043407C" w:rsidRDefault="00BC25BE" w:rsidP="006C6539">
      <w:pPr>
        <w:bidi w:val="0"/>
      </w:pPr>
      <w:r w:rsidRPr="0043407C">
        <w:rPr>
          <w:rFonts w:cs="Times New Roman"/>
          <w:rtl/>
        </w:rPr>
        <w:t xml:space="preserve"> </w:t>
      </w:r>
      <w:r w:rsidRPr="0043407C">
        <w:t>init array</w:t>
      </w:r>
    </w:p>
    <w:p w:rsidR="00BC25BE" w:rsidRDefault="00BC25BE" w:rsidP="006C6539">
      <w:pPr>
        <w:bidi w:val="0"/>
      </w:pPr>
      <w:r>
        <w:t>int v[] = { 1, 2, 3</w:t>
      </w:r>
      <w:r w:rsidR="0043407C">
        <w:rPr>
          <w:rFonts w:cs="Times New Roman"/>
          <w:rtl/>
        </w:rPr>
        <w:t xml:space="preserve"> </w:t>
      </w:r>
      <w:r w:rsidR="0043407C">
        <w:rPr>
          <w:rFonts w:cs="Times New Roman"/>
        </w:rPr>
        <w:t>};</w:t>
      </w:r>
    </w:p>
    <w:p w:rsidR="00BC25BE" w:rsidRDefault="00BC25BE" w:rsidP="006C6539">
      <w:pPr>
        <w:bidi w:val="0"/>
        <w:rPr>
          <w:rFonts w:cs="Times New Roman"/>
        </w:rPr>
      </w:pPr>
      <w:r>
        <w:t>int * vp = new int[]{1, 2, 3</w:t>
      </w:r>
      <w:r w:rsidR="0043407C">
        <w:rPr>
          <w:rFonts w:cs="Times New Roman"/>
        </w:rPr>
        <w:t>};</w:t>
      </w:r>
    </w:p>
    <w:p w:rsidR="00F15D1D" w:rsidRDefault="00F15D1D" w:rsidP="006C6539">
      <w:pPr>
        <w:pStyle w:val="Heading3"/>
      </w:pPr>
      <w:bookmarkStart w:id="11" w:name="_Toc7956910"/>
      <w:r>
        <w:lastRenderedPageBreak/>
        <w:t>C++ methods given free by the compiler (Meyers, item 5)</w:t>
      </w:r>
      <w:bookmarkEnd w:id="11"/>
    </w:p>
    <w:p w:rsidR="00F15D1D" w:rsidRDefault="00137089" w:rsidP="006C6539">
      <w:pPr>
        <w:rPr>
          <w:rtl/>
        </w:rPr>
      </w:pPr>
      <w:r>
        <w:rPr>
          <w:rFonts w:hint="cs"/>
          <w:rtl/>
        </w:rPr>
        <w:t>הקומפיילר מייצר "בחינם" את ה:</w:t>
      </w:r>
    </w:p>
    <w:p w:rsidR="00137089" w:rsidRDefault="00137089" w:rsidP="006C6539">
      <w:pPr>
        <w:pStyle w:val="ListParagraph"/>
        <w:numPr>
          <w:ilvl w:val="0"/>
          <w:numId w:val="5"/>
        </w:numPr>
      </w:pPr>
      <w:r>
        <w:t>Default c’tor</w:t>
      </w:r>
    </w:p>
    <w:p w:rsidR="00137089" w:rsidRDefault="00137089" w:rsidP="006C6539">
      <w:pPr>
        <w:pStyle w:val="ListParagraph"/>
        <w:numPr>
          <w:ilvl w:val="0"/>
          <w:numId w:val="5"/>
        </w:numPr>
      </w:pPr>
      <w:r>
        <w:t>Copy c’tor</w:t>
      </w:r>
    </w:p>
    <w:p w:rsidR="00137089" w:rsidRDefault="00137089" w:rsidP="006C6539">
      <w:pPr>
        <w:pStyle w:val="ListParagraph"/>
        <w:numPr>
          <w:ilvl w:val="0"/>
          <w:numId w:val="5"/>
        </w:numPr>
      </w:pPr>
      <w:r>
        <w:t>Copy assign operator</w:t>
      </w:r>
    </w:p>
    <w:p w:rsidR="00137089" w:rsidRDefault="00137089" w:rsidP="006C6539">
      <w:pPr>
        <w:pStyle w:val="ListParagraph"/>
        <w:numPr>
          <w:ilvl w:val="0"/>
          <w:numId w:val="5"/>
        </w:numPr>
      </w:pPr>
      <w:r>
        <w:t>d’tor</w:t>
      </w:r>
    </w:p>
    <w:p w:rsidR="009A1FDC" w:rsidRDefault="009A1FDC" w:rsidP="006C6539">
      <w:r>
        <w:rPr>
          <w:rFonts w:hint="cs"/>
          <w:rtl/>
        </w:rPr>
        <w:t>(אגב, הקומפיילר מייצר אותם רק במידה ואכן משתמשים בהם)</w:t>
      </w:r>
    </w:p>
    <w:p w:rsidR="00137089" w:rsidRDefault="00137089" w:rsidP="006C6539">
      <w:pPr>
        <w:rPr>
          <w:rtl/>
        </w:rPr>
      </w:pPr>
      <w:r>
        <w:rPr>
          <w:rFonts w:hint="cs"/>
          <w:rtl/>
        </w:rPr>
        <w:t>אבל מה קורה אם אחד מחברי הקלאס הוא</w:t>
      </w:r>
      <w:r w:rsidR="00422656">
        <w:t xml:space="preserve"> </w:t>
      </w:r>
      <w:r w:rsidR="00422656">
        <w:rPr>
          <w:rFonts w:hint="cs"/>
          <w:rtl/>
        </w:rPr>
        <w:t xml:space="preserve"> </w:t>
      </w:r>
      <w:r w:rsidR="00422656">
        <w:t>ref</w:t>
      </w:r>
      <w:r w:rsidR="00422656">
        <w:rPr>
          <w:rFonts w:hint="cs"/>
          <w:rtl/>
        </w:rPr>
        <w:t xml:space="preserve"> או </w:t>
      </w:r>
      <w:r w:rsidR="00422656">
        <w:t>const</w:t>
      </w:r>
      <w:r w:rsidR="00422656">
        <w:rPr>
          <w:rFonts w:hint="cs"/>
          <w:rtl/>
        </w:rPr>
        <w:t xml:space="preserve"> כמו בדוגמא הבאה</w:t>
      </w:r>
    </w:p>
    <w:p w:rsidR="009A3DEE" w:rsidRDefault="008F7340" w:rsidP="006C6539">
      <w:pPr>
        <w:rPr>
          <w:rtl/>
        </w:rPr>
      </w:pPr>
      <w:r>
        <w:rPr>
          <w:noProof/>
        </w:rPr>
        <w:drawing>
          <wp:inline distT="0" distB="0" distL="0" distR="0" wp14:anchorId="78897DEA" wp14:editId="4DB0665B">
            <wp:extent cx="5486400" cy="10077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1007745"/>
                    </a:xfrm>
                    <a:prstGeom prst="rect">
                      <a:avLst/>
                    </a:prstGeom>
                  </pic:spPr>
                </pic:pic>
              </a:graphicData>
            </a:graphic>
          </wp:inline>
        </w:drawing>
      </w:r>
    </w:p>
    <w:p w:rsidR="00422656" w:rsidRDefault="00422656" w:rsidP="006C6539">
      <w:pPr>
        <w:rPr>
          <w:rtl/>
        </w:rPr>
      </w:pPr>
      <w:r>
        <w:rPr>
          <w:rFonts w:hint="cs"/>
          <w:rtl/>
        </w:rPr>
        <w:t>את השדות הנ"ל אפשר רק לאתחל בכותרת של הקונסט', לא ניתן להציב להם ערך חדש.</w:t>
      </w:r>
    </w:p>
    <w:p w:rsidR="00422656" w:rsidRDefault="00422656" w:rsidP="006C6539">
      <w:pPr>
        <w:rPr>
          <w:rtl/>
        </w:rPr>
      </w:pPr>
      <w:r>
        <w:rPr>
          <w:rFonts w:hint="cs"/>
          <w:rtl/>
        </w:rPr>
        <w:t xml:space="preserve">במקרה כזה הקומפיילר לא יכול לייצר בעצמו </w:t>
      </w:r>
      <w:r>
        <w:t>assign oper.</w:t>
      </w:r>
      <w:r>
        <w:rPr>
          <w:rFonts w:hint="cs"/>
          <w:rtl/>
        </w:rPr>
        <w:t xml:space="preserve"> ותתקבל שגיאת קומפילציה.</w:t>
      </w:r>
    </w:p>
    <w:p w:rsidR="009A1FDC" w:rsidRDefault="009A1FDC" w:rsidP="006C6539">
      <w:pPr>
        <w:pStyle w:val="Heading3"/>
      </w:pPr>
      <w:bookmarkStart w:id="12" w:name="_Toc7956911"/>
      <w:r w:rsidRPr="009A1FDC">
        <w:t xml:space="preserve">Explicitly disallow the use of compiler-generated functions </w:t>
      </w:r>
      <w:r>
        <w:t>(Meyers, Item 6)</w:t>
      </w:r>
      <w:bookmarkEnd w:id="12"/>
    </w:p>
    <w:p w:rsidR="009A1FDC" w:rsidRDefault="009A1FDC" w:rsidP="006C6539">
      <w:r>
        <w:rPr>
          <w:rFonts w:hint="cs"/>
          <w:rtl/>
        </w:rPr>
        <w:t xml:space="preserve">יצירת קלאס שלא ניתן להעתקה\שכפול מחייב מניעה אקטיבית של </w:t>
      </w:r>
      <w:r>
        <w:t>copy-const’, assign oper.</w:t>
      </w:r>
    </w:p>
    <w:p w:rsidR="009A1FDC" w:rsidRDefault="009A1FDC" w:rsidP="006C6539">
      <w:pPr>
        <w:rPr>
          <w:rtl/>
        </w:rPr>
      </w:pPr>
      <w:r>
        <w:rPr>
          <w:rFonts w:hint="cs"/>
          <w:rtl/>
        </w:rPr>
        <w:t xml:space="preserve">הדרך הפשוטה היא לקבוע אותם בתור </w:t>
      </w:r>
      <w:r>
        <w:t>Private</w:t>
      </w:r>
      <w:r>
        <w:rPr>
          <w:rFonts w:hint="cs"/>
          <w:rtl/>
        </w:rPr>
        <w:t xml:space="preserve"> </w:t>
      </w:r>
    </w:p>
    <w:p w:rsidR="009A1FDC" w:rsidRDefault="009A1FDC" w:rsidP="006C6539">
      <w:pPr>
        <w:rPr>
          <w:rtl/>
        </w:rPr>
      </w:pPr>
      <w:r>
        <w:rPr>
          <w:rFonts w:hint="cs"/>
          <w:rtl/>
        </w:rPr>
        <w:t xml:space="preserve">אולם זה עדיין לא מספיק משום שמתכנת מתוחכם יכול לקרוא להם דרך מתודה אחרת או שאולי דרך </w:t>
      </w:r>
      <w:r>
        <w:t>friend class</w:t>
      </w:r>
      <w:r>
        <w:rPr>
          <w:rFonts w:hint="cs"/>
          <w:rtl/>
        </w:rPr>
        <w:t xml:space="preserve">. </w:t>
      </w:r>
    </w:p>
    <w:p w:rsidR="009A1FDC" w:rsidRDefault="00252685" w:rsidP="006C6539">
      <w:pPr>
        <w:rPr>
          <w:rtl/>
        </w:rPr>
      </w:pPr>
      <w:r>
        <w:rPr>
          <w:rFonts w:hint="cs"/>
          <w:rtl/>
        </w:rPr>
        <w:t xml:space="preserve">ועל כן, בנוסף להגדרתם כ </w:t>
      </w:r>
      <w:r>
        <w:t>Private</w:t>
      </w:r>
      <w:r>
        <w:rPr>
          <w:rFonts w:hint="cs"/>
          <w:rtl/>
        </w:rPr>
        <w:t xml:space="preserve"> </w:t>
      </w:r>
      <w:r w:rsidR="004211FA">
        <w:rPr>
          <w:rFonts w:hint="cs"/>
          <w:rtl/>
        </w:rPr>
        <w:t>צריך להימנע מ</w:t>
      </w:r>
      <w:r w:rsidR="009A1FDC">
        <w:rPr>
          <w:rFonts w:hint="cs"/>
          <w:rtl/>
        </w:rPr>
        <w:t xml:space="preserve">לתת להם מימוש. (אמנם במקרה כזה מי שינסה להשתמש בהם יראה בעיה ברמת ה </w:t>
      </w:r>
      <w:r w:rsidR="009A1FDC">
        <w:t>linker</w:t>
      </w:r>
      <w:r w:rsidR="009A1FDC">
        <w:rPr>
          <w:rFonts w:hint="cs"/>
          <w:rtl/>
        </w:rPr>
        <w:t>).</w:t>
      </w:r>
    </w:p>
    <w:p w:rsidR="00252685" w:rsidRDefault="00252685" w:rsidP="006C6539">
      <w:pPr>
        <w:rPr>
          <w:rtl/>
        </w:rPr>
      </w:pPr>
      <w:r>
        <w:rPr>
          <w:rFonts w:hint="cs"/>
          <w:rtl/>
        </w:rPr>
        <w:t>הערה</w:t>
      </w:r>
      <w:r w:rsidR="00991B6B">
        <w:rPr>
          <w:rFonts w:hint="cs"/>
          <w:rtl/>
        </w:rPr>
        <w:t>:</w:t>
      </w:r>
      <w:r>
        <w:rPr>
          <w:rFonts w:hint="cs"/>
          <w:rtl/>
        </w:rPr>
        <w:t xml:space="preserve"> בגרסא המודרנית של השפה ניתן לעשות זאת בקלות בעזרת </w:t>
      </w:r>
      <w:r w:rsidR="00991B6B">
        <w:rPr>
          <w:rFonts w:hint="cs"/>
          <w:rtl/>
        </w:rPr>
        <w:t xml:space="preserve">המילה השמורה </w:t>
      </w:r>
      <w:r w:rsidR="00991B6B">
        <w:t>delete</w:t>
      </w:r>
      <w:r w:rsidR="00991B6B">
        <w:rPr>
          <w:rFonts w:hint="cs"/>
          <w:rtl/>
        </w:rPr>
        <w:t>.</w:t>
      </w:r>
    </w:p>
    <w:p w:rsidR="00F24C0C" w:rsidRPr="00F24C0C" w:rsidRDefault="00F24C0C" w:rsidP="006C6539">
      <w:pPr>
        <w:pStyle w:val="Heading3"/>
        <w:rPr>
          <w:rtl/>
        </w:rPr>
      </w:pPr>
      <w:bookmarkStart w:id="13" w:name="_Toc7956912"/>
      <w:r>
        <w:t>Virtual d'tor (Meyers, Item 7)</w:t>
      </w:r>
      <w:bookmarkEnd w:id="13"/>
    </w:p>
    <w:p w:rsidR="00F24C0C" w:rsidRDefault="00F24C0C" w:rsidP="006C6539">
      <w:pPr>
        <w:rPr>
          <w:rtl/>
        </w:rPr>
      </w:pPr>
      <w:r>
        <w:rPr>
          <w:rFonts w:hint="cs"/>
          <w:rtl/>
        </w:rPr>
        <w:t>כלל ידוע בבניי</w:t>
      </w:r>
      <w:r>
        <w:rPr>
          <w:rFonts w:hint="eastAsia"/>
          <w:rtl/>
        </w:rPr>
        <w:t>ת</w:t>
      </w:r>
      <w:r>
        <w:rPr>
          <w:rFonts w:hint="cs"/>
          <w:rtl/>
        </w:rPr>
        <w:t xml:space="preserve"> קלאסים שעתידים להיות להם יורשים לקבוע את ה דיסטר' כווירטואל</w:t>
      </w:r>
      <w:r>
        <w:rPr>
          <w:rFonts w:hint="eastAsia"/>
          <w:rtl/>
        </w:rPr>
        <w:t>י</w:t>
      </w:r>
      <w:r>
        <w:rPr>
          <w:rFonts w:hint="cs"/>
          <w:rtl/>
        </w:rPr>
        <w:t>, משום שאחרת, מצביע מטיפוס קלאס אב, יפעיל את הדיסט' של קלאס האב (למשל כשהוא יוצא מסקופ) למרות שבפועל הוא מצביע למופע של בן.</w:t>
      </w:r>
    </w:p>
    <w:p w:rsidR="00F24C0C" w:rsidRDefault="00F24C0C" w:rsidP="006C6539">
      <w:pPr>
        <w:rPr>
          <w:rtl/>
        </w:rPr>
      </w:pPr>
      <w:r>
        <w:rPr>
          <w:rFonts w:hint="cs"/>
          <w:rtl/>
        </w:rPr>
        <w:t xml:space="preserve">אין לעשות כן בקלאסים שלא צפויים להיות להם יורשים, משום שזה מעמיס את הישום של הקלאס ללא צורך. קלאס עם מתודה וירטואלית מקבל שדה (נסתר) בשם </w:t>
      </w:r>
      <w:r>
        <w:t>vptr</w:t>
      </w:r>
      <w:r>
        <w:rPr>
          <w:rFonts w:hint="cs"/>
          <w:rtl/>
        </w:rPr>
        <w:t xml:space="preserve"> אשר מצביע לטבלה וירטואלית </w:t>
      </w:r>
      <w:r>
        <w:t>vtable</w:t>
      </w:r>
      <w:r>
        <w:rPr>
          <w:rFonts w:hint="cs"/>
          <w:rtl/>
        </w:rPr>
        <w:t xml:space="preserve">. זה גם מכביד וגם מונע את האפשרות להעביר קלאס זה לשפת </w:t>
      </w:r>
      <w:r>
        <w:rPr>
          <w:rFonts w:hint="cs"/>
        </w:rPr>
        <w:t>C</w:t>
      </w:r>
      <w:r>
        <w:rPr>
          <w:rFonts w:hint="cs"/>
          <w:rtl/>
        </w:rPr>
        <w:t>.</w:t>
      </w:r>
    </w:p>
    <w:p w:rsidR="00F24C0C" w:rsidRDefault="00F24C0C" w:rsidP="006C6539">
      <w:pPr>
        <w:rPr>
          <w:rtl/>
        </w:rPr>
      </w:pPr>
      <w:r>
        <w:rPr>
          <w:rFonts w:hint="cs"/>
          <w:rtl/>
        </w:rPr>
        <w:t>אם רוצים להגדיר קלאס כאבסטרקטי אבל אין מתודה ספציפית לצורך כך, הבחירה הטבעית היא הדיסט'.</w:t>
      </w:r>
    </w:p>
    <w:p w:rsidR="00CA4E20" w:rsidRDefault="00CA4E20" w:rsidP="006C6539">
      <w:pPr>
        <w:pStyle w:val="Heading3"/>
      </w:pPr>
      <w:bookmarkStart w:id="14" w:name="_Toc7956913"/>
      <w:r>
        <w:rPr>
          <w:rFonts w:hint="cs"/>
        </w:rPr>
        <w:t>D</w:t>
      </w:r>
      <w:r>
        <w:t xml:space="preserve">on't allow </w:t>
      </w:r>
      <w:r w:rsidR="00777A3A">
        <w:t>destructors to throw exceptions (Meyers, item 8)</w:t>
      </w:r>
      <w:bookmarkEnd w:id="14"/>
      <w:r>
        <w:t xml:space="preserve"> </w:t>
      </w:r>
    </w:p>
    <w:p w:rsidR="00777A3A" w:rsidRDefault="00777A3A" w:rsidP="006C6539">
      <w:pPr>
        <w:rPr>
          <w:rtl/>
        </w:rPr>
      </w:pPr>
      <w:r>
        <w:rPr>
          <w:rFonts w:hint="cs"/>
          <w:rtl/>
        </w:rPr>
        <w:t>אם ווקטור מחזיק אובייקטים וכשהוא יוצא מסקופ הוא מוחק אותם אחד אחד, הרי אם אחד מהם יזרוק 'חריג' זה יקלקל את הפעולה כולם.</w:t>
      </w:r>
    </w:p>
    <w:p w:rsidR="00777A3A" w:rsidRDefault="00777A3A" w:rsidP="006C6539">
      <w:r>
        <w:rPr>
          <w:rFonts w:hint="cs"/>
          <w:rtl/>
        </w:rPr>
        <w:t>אמנם 'בליעת חריגים' זה הרגל רע אולם במקרה זה אין ברירה אחרת, וכמובן שצריך להוציא הודעת לוג מתאימה.</w:t>
      </w:r>
    </w:p>
    <w:p w:rsidR="00ED50CD" w:rsidRDefault="00ED50CD" w:rsidP="00ED50CD">
      <w:pPr>
        <w:pStyle w:val="Heading3"/>
      </w:pPr>
      <w:r>
        <w:t>Ref types within class</w:t>
      </w:r>
    </w:p>
    <w:p w:rsidR="00ED50CD" w:rsidRDefault="00ED50CD" w:rsidP="00ED50CD">
      <w:pPr>
        <w:rPr>
          <w:rtl/>
        </w:rPr>
      </w:pPr>
      <w:r>
        <w:rPr>
          <w:rFonts w:hint="cs"/>
          <w:rtl/>
        </w:rPr>
        <w:t xml:space="preserve">ידוע ש </w:t>
      </w:r>
      <w:r>
        <w:t>ref types</w:t>
      </w:r>
      <w:r>
        <w:rPr>
          <w:rFonts w:hint="cs"/>
          <w:rtl/>
        </w:rPr>
        <w:t xml:space="preserve"> אינם עומדים בפני עצמם, דהיינו שיש לאתחל אותם מיד עם הגדרתם.</w:t>
      </w:r>
    </w:p>
    <w:p w:rsidR="00ED50CD" w:rsidRDefault="00ED50CD" w:rsidP="00ED50CD">
      <w:pPr>
        <w:rPr>
          <w:rtl/>
        </w:rPr>
      </w:pPr>
      <w:r>
        <w:rPr>
          <w:rFonts w:hint="cs"/>
          <w:rtl/>
        </w:rPr>
        <w:t xml:space="preserve">כאשר משתנה של קלאס או </w:t>
      </w:r>
      <w:r>
        <w:t>ref type</w:t>
      </w:r>
      <w:r>
        <w:rPr>
          <w:rFonts w:hint="cs"/>
          <w:rtl/>
        </w:rPr>
        <w:t xml:space="preserve"> אז אמנם אין צורך (ואי אפשר) לאתחל בשלב ההגדרה אבל חובה לאתחל ב </w:t>
      </w:r>
      <w:r>
        <w:t>ctor</w:t>
      </w:r>
    </w:p>
    <w:p w:rsidR="00ED50CD" w:rsidRDefault="00ED50CD" w:rsidP="00ED50CD">
      <w:pPr>
        <w:rPr>
          <w:rtl/>
        </w:rPr>
      </w:pPr>
      <w:r>
        <w:rPr>
          <w:rFonts w:hint="cs"/>
          <w:rtl/>
        </w:rPr>
        <w:t>דוגמא</w:t>
      </w:r>
    </w:p>
    <w:p w:rsidR="00ED50CD" w:rsidRDefault="00ED50CD" w:rsidP="00ED50CD">
      <w:pPr>
        <w:bidi w:val="0"/>
        <w:rPr>
          <w:rFonts w:ascii="Consolas" w:hAnsi="Consolas"/>
        </w:rPr>
      </w:pPr>
      <w:r>
        <w:rPr>
          <w:rFonts w:ascii="Consolas" w:hAnsi="Consolas"/>
        </w:rPr>
        <w:t>struct MyClass {</w:t>
      </w:r>
    </w:p>
    <w:p w:rsidR="00ED50CD" w:rsidRDefault="00ED50CD" w:rsidP="00ED50CD">
      <w:pPr>
        <w:bidi w:val="0"/>
        <w:rPr>
          <w:rFonts w:ascii="Consolas" w:hAnsi="Consolas"/>
        </w:rPr>
      </w:pPr>
      <w:r>
        <w:rPr>
          <w:rFonts w:ascii="Consolas" w:hAnsi="Consolas"/>
        </w:rPr>
        <w:lastRenderedPageBreak/>
        <w:tab/>
        <w:t>MyClass(C1 &amp; c1): c1ref(c1){}</w:t>
      </w:r>
    </w:p>
    <w:p w:rsidR="00ED50CD" w:rsidRDefault="00ED50CD" w:rsidP="00ED50CD">
      <w:pPr>
        <w:bidi w:val="0"/>
        <w:rPr>
          <w:rFonts w:ascii="Consolas" w:hAnsi="Consolas"/>
        </w:rPr>
      </w:pPr>
      <w:r>
        <w:rPr>
          <w:rFonts w:ascii="Consolas" w:hAnsi="Consolas"/>
        </w:rPr>
        <w:tab/>
        <w:t>C1 &amp; c1ref;</w:t>
      </w:r>
    </w:p>
    <w:p w:rsidR="00ED50CD" w:rsidRDefault="00ED50CD" w:rsidP="00ED50CD">
      <w:pPr>
        <w:bidi w:val="0"/>
        <w:rPr>
          <w:rFonts w:ascii="Consolas" w:hAnsi="Consolas"/>
        </w:rPr>
      </w:pPr>
      <w:r>
        <w:rPr>
          <w:rFonts w:ascii="Consolas" w:hAnsi="Consolas"/>
        </w:rPr>
        <w:t>}</w:t>
      </w:r>
    </w:p>
    <w:p w:rsidR="00ED50CD" w:rsidRPr="00ED50CD" w:rsidRDefault="00ED50CD" w:rsidP="00527958">
      <w:pPr>
        <w:rPr>
          <w:rFonts w:ascii="Consolas" w:hAnsi="Consolas"/>
          <w:rtl/>
        </w:rPr>
      </w:pPr>
      <w:r>
        <w:rPr>
          <w:rFonts w:ascii="Consolas" w:hAnsi="Consolas" w:hint="cs"/>
          <w:rtl/>
        </w:rPr>
        <w:t xml:space="preserve">יתרון משמעותי של זה, זו האפשרות לקבל ב </w:t>
      </w:r>
      <w:r>
        <w:rPr>
          <w:rFonts w:ascii="Consolas" w:hAnsi="Consolas"/>
        </w:rPr>
        <w:t>ctor</w:t>
      </w:r>
      <w:r>
        <w:rPr>
          <w:rFonts w:ascii="Consolas" w:hAnsi="Consolas" w:hint="cs"/>
          <w:rtl/>
        </w:rPr>
        <w:t xml:space="preserve"> קלאס מופשט</w:t>
      </w:r>
      <w:r w:rsidR="00527958">
        <w:rPr>
          <w:rFonts w:ascii="Consolas" w:hAnsi="Consolas" w:hint="cs"/>
          <w:rtl/>
        </w:rPr>
        <w:t xml:space="preserve"> טהור, שהרבה פעמים מייצג ממשק,</w:t>
      </w:r>
      <w:r>
        <w:rPr>
          <w:rFonts w:ascii="Consolas" w:hAnsi="Consolas" w:hint="cs"/>
          <w:rtl/>
        </w:rPr>
        <w:t xml:space="preserve"> לאו דווקא בתור מצביע  אלא בתור </w:t>
      </w:r>
      <w:r>
        <w:rPr>
          <w:rFonts w:ascii="Consolas" w:hAnsi="Consolas"/>
        </w:rPr>
        <w:t>ref</w:t>
      </w:r>
      <w:r>
        <w:rPr>
          <w:rFonts w:ascii="Consolas" w:hAnsi="Consolas" w:hint="cs"/>
          <w:rtl/>
        </w:rPr>
        <w:t>.</w:t>
      </w:r>
    </w:p>
    <w:p w:rsidR="009B081E" w:rsidRDefault="00685C14" w:rsidP="006C6539">
      <w:pPr>
        <w:pStyle w:val="Heading2"/>
        <w:bidi w:val="0"/>
        <w:rPr>
          <w:rtl/>
        </w:rPr>
      </w:pPr>
      <w:bookmarkStart w:id="15" w:name="_Toc7956914"/>
      <w:r>
        <w:t>T</w:t>
      </w:r>
      <w:r w:rsidR="007875AF">
        <w:t>emplates</w:t>
      </w:r>
      <w:bookmarkEnd w:id="15"/>
    </w:p>
    <w:p w:rsidR="007902E0" w:rsidRDefault="00BC25BE" w:rsidP="006C6539">
      <w:pPr>
        <w:pStyle w:val="Heading3"/>
        <w:rPr>
          <w:rtl/>
        </w:rPr>
      </w:pPr>
      <w:bookmarkStart w:id="16" w:name="_Toc7956915"/>
      <w:r>
        <w:t>Using an existing template</w:t>
      </w:r>
      <w:bookmarkEnd w:id="16"/>
    </w:p>
    <w:p w:rsidR="009B081E" w:rsidRDefault="00A724FA" w:rsidP="006C6539">
      <w:pPr>
        <w:rPr>
          <w:rtl/>
        </w:rPr>
      </w:pPr>
      <w:r>
        <w:rPr>
          <w:rFonts w:hint="cs"/>
          <w:rtl/>
        </w:rPr>
        <w:t>דוגמת שימוש</w:t>
      </w:r>
      <w:r w:rsidR="00B95D3F">
        <w:rPr>
          <w:rFonts w:hint="cs"/>
          <w:rtl/>
        </w:rPr>
        <w:t xml:space="preserve"> ב </w:t>
      </w:r>
      <w:r w:rsidR="00B95D3F">
        <w:t>pair</w:t>
      </w:r>
    </w:p>
    <w:p w:rsidR="00B95D3F" w:rsidRDefault="00B95D3F" w:rsidP="006C6539">
      <w:pPr>
        <w:bidi w:val="0"/>
      </w:pPr>
      <w:r>
        <w:t>using std::pair;</w:t>
      </w:r>
    </w:p>
    <w:p w:rsidR="00B95D3F" w:rsidRDefault="00B95D3F" w:rsidP="006C6539">
      <w:pPr>
        <w:bidi w:val="0"/>
      </w:pPr>
      <w:r>
        <w:t>using std::string;</w:t>
      </w:r>
    </w:p>
    <w:p w:rsidR="00B95D3F" w:rsidRDefault="00B95D3F" w:rsidP="006C6539">
      <w:pPr>
        <w:bidi w:val="0"/>
      </w:pPr>
      <w:r>
        <w:t>pair&lt;int, string&gt; ValueToString(int val)</w:t>
      </w:r>
    </w:p>
    <w:p w:rsidR="00B95D3F" w:rsidRDefault="00B95D3F" w:rsidP="006C6539">
      <w:pPr>
        <w:bidi w:val="0"/>
        <w:rPr>
          <w:rtl/>
        </w:rPr>
      </w:pPr>
      <w:r>
        <w:t>{</w:t>
      </w:r>
    </w:p>
    <w:p w:rsidR="00B95D3F" w:rsidRDefault="00B95D3F" w:rsidP="006C6539">
      <w:pPr>
        <w:bidi w:val="0"/>
      </w:pPr>
      <w:r>
        <w:t xml:space="preserve">    string s = "someString";</w:t>
      </w:r>
    </w:p>
    <w:p w:rsidR="00B95D3F" w:rsidRDefault="00B95D3F" w:rsidP="006C6539">
      <w:pPr>
        <w:bidi w:val="0"/>
      </w:pPr>
      <w:r>
        <w:t xml:space="preserve">    return pair&lt;int, string&gt;(val, s);</w:t>
      </w:r>
    </w:p>
    <w:p w:rsidR="00B95D3F" w:rsidRDefault="00B95D3F" w:rsidP="006C6539">
      <w:pPr>
        <w:bidi w:val="0"/>
      </w:pPr>
      <w:r>
        <w:t>}</w:t>
      </w:r>
    </w:p>
    <w:p w:rsidR="00B95D3F" w:rsidRDefault="00B95D3F" w:rsidP="006C6539"/>
    <w:p w:rsidR="00882FFE" w:rsidRDefault="00A724FA" w:rsidP="006C6539">
      <w:pPr>
        <w:rPr>
          <w:rtl/>
        </w:rPr>
      </w:pPr>
      <w:r>
        <w:rPr>
          <w:rFonts w:hint="cs"/>
          <w:rtl/>
        </w:rPr>
        <w:t xml:space="preserve">הערה: בעוד ש </w:t>
      </w:r>
      <w:r>
        <w:t>pair</w:t>
      </w:r>
      <w:r>
        <w:rPr>
          <w:rFonts w:hint="cs"/>
          <w:rtl/>
        </w:rPr>
        <w:t xml:space="preserve"> מוגבל לשני ארגומנטים בלבד, </w:t>
      </w:r>
      <w:r>
        <w:t>tuple</w:t>
      </w:r>
      <w:r>
        <w:rPr>
          <w:rFonts w:hint="cs"/>
          <w:rtl/>
        </w:rPr>
        <w:t xml:space="preserve"> </w:t>
      </w:r>
      <w:r w:rsidRPr="009B081E">
        <w:rPr>
          <w:rFonts w:hint="cs"/>
          <w:b/>
          <w:bCs/>
          <w:rtl/>
        </w:rPr>
        <w:t>אינו מוגבל</w:t>
      </w:r>
      <w:r>
        <w:rPr>
          <w:rFonts w:hint="cs"/>
          <w:rtl/>
        </w:rPr>
        <w:t xml:space="preserve">, זהו </w:t>
      </w:r>
      <w:r>
        <w:t>variadic template</w:t>
      </w:r>
      <w:r w:rsidR="00795DF6">
        <w:rPr>
          <w:rFonts w:hint="cs"/>
          <w:rtl/>
        </w:rPr>
        <w:t xml:space="preserve"> ואם כן נשאל</w:t>
      </w:r>
      <w:r w:rsidR="008B5EA9">
        <w:rPr>
          <w:rFonts w:hint="cs"/>
          <w:rtl/>
        </w:rPr>
        <w:t>ת</w:t>
      </w:r>
      <w:r w:rsidR="00795DF6">
        <w:rPr>
          <w:rFonts w:hint="cs"/>
          <w:rtl/>
        </w:rPr>
        <w:t xml:space="preserve"> השאלה איך אפשר לקבל את ה</w:t>
      </w:r>
      <w:r>
        <w:rPr>
          <w:rFonts w:hint="cs"/>
          <w:rtl/>
        </w:rPr>
        <w:t>ארגומנטים ללא שם שמזהה אותם</w:t>
      </w:r>
      <w:r w:rsidR="00795DF6">
        <w:rPr>
          <w:rFonts w:hint="cs"/>
          <w:rtl/>
        </w:rPr>
        <w:t xml:space="preserve">? </w:t>
      </w:r>
    </w:p>
    <w:p w:rsidR="00795DF6" w:rsidRDefault="00A724FA" w:rsidP="006C6539">
      <w:pPr>
        <w:rPr>
          <w:rtl/>
        </w:rPr>
      </w:pPr>
      <w:r>
        <w:rPr>
          <w:rFonts w:hint="cs"/>
          <w:rtl/>
        </w:rPr>
        <w:t>כאן נכנס כתיב יחודי למקרה זה:</w:t>
      </w:r>
    </w:p>
    <w:p w:rsidR="009F1B0A" w:rsidRDefault="00A724FA" w:rsidP="0098136F">
      <w:pPr>
        <w:jc w:val="right"/>
      </w:pPr>
      <w:r>
        <w:rPr>
          <w:noProof/>
        </w:rPr>
        <w:drawing>
          <wp:inline distT="0" distB="0" distL="0" distR="0" wp14:anchorId="7B838CA9" wp14:editId="00B82783">
            <wp:extent cx="2759874" cy="7085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181726" name=""/>
                    <pic:cNvPicPr/>
                  </pic:nvPicPr>
                  <pic:blipFill>
                    <a:blip r:embed="rId18"/>
                    <a:stretch>
                      <a:fillRect/>
                    </a:stretch>
                  </pic:blipFill>
                  <pic:spPr>
                    <a:xfrm>
                      <a:off x="0" y="0"/>
                      <a:ext cx="2759359" cy="708373"/>
                    </a:xfrm>
                    <a:prstGeom prst="rect">
                      <a:avLst/>
                    </a:prstGeom>
                  </pic:spPr>
                </pic:pic>
              </a:graphicData>
            </a:graphic>
          </wp:inline>
        </w:drawing>
      </w:r>
    </w:p>
    <w:p w:rsidR="009F1B0A" w:rsidRDefault="00A724FA" w:rsidP="006C6539">
      <w:r>
        <w:t>Get&lt;0&gt;</w:t>
      </w:r>
      <w:r>
        <w:rPr>
          <w:rFonts w:hint="cs"/>
          <w:rtl/>
        </w:rPr>
        <w:t xml:space="preserve"> מחזיר את הארגומנט הראשון </w:t>
      </w:r>
      <w:r w:rsidR="008B5EA9">
        <w:rPr>
          <w:rFonts w:hint="cs"/>
          <w:rtl/>
        </w:rPr>
        <w:t>(</w:t>
      </w:r>
      <w:r>
        <w:rPr>
          <w:rFonts w:hint="cs"/>
          <w:rtl/>
        </w:rPr>
        <w:t xml:space="preserve">וזה לאו דווקא ב  </w:t>
      </w:r>
      <w:r>
        <w:t>tuple</w:t>
      </w:r>
      <w:r w:rsidR="008B5EA9">
        <w:rPr>
          <w:rFonts w:hint="cs"/>
          <w:rtl/>
        </w:rPr>
        <w:t>)</w:t>
      </w:r>
    </w:p>
    <w:p w:rsidR="008B5EA9" w:rsidRDefault="00547391" w:rsidP="006C6539">
      <w:pPr>
        <w:pStyle w:val="Heading3"/>
        <w:rPr>
          <w:rtl/>
        </w:rPr>
      </w:pPr>
      <w:bookmarkStart w:id="17" w:name="_Toc7956916"/>
      <w:r>
        <w:t>F</w:t>
      </w:r>
      <w:r w:rsidR="00BC25BE">
        <w:t>unction template</w:t>
      </w:r>
      <w:r>
        <w:t>s</w:t>
      </w:r>
      <w:bookmarkEnd w:id="17"/>
    </w:p>
    <w:p w:rsidR="00751025" w:rsidRDefault="00A724FA" w:rsidP="006C6539">
      <w:pPr>
        <w:bidi w:val="0"/>
        <w:rPr>
          <w:rtl/>
        </w:rPr>
      </w:pPr>
      <w:r>
        <w:rPr>
          <w:noProof/>
        </w:rPr>
        <w:drawing>
          <wp:inline distT="0" distB="0" distL="0" distR="0" wp14:anchorId="154A7C1A" wp14:editId="6587BC12">
            <wp:extent cx="3581400" cy="1162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677524" name=""/>
                    <pic:cNvPicPr/>
                  </pic:nvPicPr>
                  <pic:blipFill>
                    <a:blip r:embed="rId19"/>
                    <a:stretch>
                      <a:fillRect/>
                    </a:stretch>
                  </pic:blipFill>
                  <pic:spPr>
                    <a:xfrm>
                      <a:off x="0" y="0"/>
                      <a:ext cx="3581400" cy="1162050"/>
                    </a:xfrm>
                    <a:prstGeom prst="rect">
                      <a:avLst/>
                    </a:prstGeom>
                  </pic:spPr>
                </pic:pic>
              </a:graphicData>
            </a:graphic>
          </wp:inline>
        </w:drawing>
      </w:r>
    </w:p>
    <w:p w:rsidR="00793BC3" w:rsidRDefault="00A724FA" w:rsidP="006C6539">
      <w:pPr>
        <w:rPr>
          <w:rtl/>
        </w:rPr>
      </w:pPr>
      <w:r>
        <w:rPr>
          <w:rFonts w:hint="cs"/>
          <w:rtl/>
        </w:rPr>
        <w:t>כאשר משתמשים בפונקציה תבניתית אז בניגוד לקלאס, אין צורך לומר במפורש מה טיפוס הארגו</w:t>
      </w:r>
      <w:r w:rsidR="00AB089A">
        <w:rPr>
          <w:rFonts w:hint="cs"/>
          <w:rtl/>
        </w:rPr>
        <w:t>מנטים. הקומפיילר מסיק זאת בעצמו</w:t>
      </w:r>
      <w:r w:rsidR="00AB089A">
        <w:t xml:space="preserve"> </w:t>
      </w:r>
      <w:r w:rsidR="00AB089A">
        <w:rPr>
          <w:rFonts w:hint="cs"/>
          <w:rtl/>
        </w:rPr>
        <w:t xml:space="preserve"> לפי סוג המשתנים  </w:t>
      </w:r>
      <w:r>
        <w:rPr>
          <w:rFonts w:hint="cs"/>
          <w:rtl/>
        </w:rPr>
        <w:t>ואם אפשר לפרש זאת בשני דרכים אז המתכנת צריך לכתוב מפורש. לדוגמא</w:t>
      </w:r>
    </w:p>
    <w:p w:rsidR="00793BC3" w:rsidRDefault="00A724FA" w:rsidP="006C6539">
      <w:pPr>
        <w:rPr>
          <w:rtl/>
        </w:rPr>
      </w:pPr>
      <w:r>
        <w:t>max&lt;double&gt;(10, 10.1)</w:t>
      </w:r>
    </w:p>
    <w:p w:rsidR="00576D02" w:rsidRDefault="00A724FA" w:rsidP="006C6539">
      <w:r>
        <w:rPr>
          <w:rFonts w:hint="cs"/>
          <w:rtl/>
        </w:rPr>
        <w:t>כאן, 10 יומר לדבל.</w:t>
      </w:r>
      <w:r w:rsidR="007E6326">
        <w:t xml:space="preserve"> </w:t>
      </w:r>
    </w:p>
    <w:p w:rsidR="00793BC3" w:rsidRDefault="00576D02" w:rsidP="006C6539">
      <w:pPr>
        <w:rPr>
          <w:rtl/>
        </w:rPr>
      </w:pPr>
      <w:r>
        <w:rPr>
          <w:rFonts w:hint="cs"/>
          <w:rtl/>
        </w:rPr>
        <w:t xml:space="preserve">שים לב לשימוש ב </w:t>
      </w:r>
      <w:r w:rsidR="00A724FA">
        <w:rPr>
          <w:rFonts w:hint="cs"/>
          <w:rtl/>
        </w:rPr>
        <w:t xml:space="preserve"> </w:t>
      </w:r>
      <w:r w:rsidR="00A724FA">
        <w:t>decltype</w:t>
      </w:r>
      <w:r w:rsidR="00A724FA">
        <w:rPr>
          <w:rFonts w:hint="cs"/>
        </w:rPr>
        <w:t xml:space="preserve"> </w:t>
      </w:r>
      <w:r w:rsidR="00A724FA">
        <w:rPr>
          <w:rFonts w:hint="cs"/>
          <w:rtl/>
        </w:rPr>
        <w:t xml:space="preserve"> </w:t>
      </w:r>
      <w:r>
        <w:rPr>
          <w:rFonts w:hint="cs"/>
          <w:rtl/>
        </w:rPr>
        <w:t xml:space="preserve"> זו מעין העברה של הטיפוסים אל צד שלישי. </w:t>
      </w:r>
      <w:r w:rsidR="00A724FA">
        <w:rPr>
          <w:rFonts w:hint="cs"/>
          <w:rtl/>
        </w:rPr>
        <w:t>אמנם היה אפשר לה</w:t>
      </w:r>
      <w:r>
        <w:rPr>
          <w:rFonts w:hint="cs"/>
          <w:rtl/>
        </w:rPr>
        <w:t>שתמש בשורה שבהערה, אולם יש מקומות שזה נדרש.</w:t>
      </w:r>
    </w:p>
    <w:p w:rsidR="00793BC3" w:rsidRDefault="00A724FA" w:rsidP="006C6539">
      <w:pPr>
        <w:rPr>
          <w:rtl/>
        </w:rPr>
      </w:pPr>
      <w:r>
        <w:rPr>
          <w:rFonts w:hint="cs"/>
          <w:rtl/>
        </w:rPr>
        <w:t>חשוב להבין שקביעת טיפוס הארגומנטים נעשה בזמן קומפילציה כלומר הקומפיילר מייצר קוד המותאם לסוג זה של המשתנים ואם יש שימוש באותה פונקציה עם משתנים מטיפוס אחר הקומפיילר לא יוכל להשתמ</w:t>
      </w:r>
      <w:r w:rsidR="00547391">
        <w:rPr>
          <w:rFonts w:hint="cs"/>
          <w:rtl/>
        </w:rPr>
        <w:t>ש בקוד הקיים אלא לייצר קוד אחר.</w:t>
      </w:r>
    </w:p>
    <w:p w:rsidR="00AD294A" w:rsidRDefault="00547391" w:rsidP="006C6539">
      <w:pPr>
        <w:pStyle w:val="Heading3"/>
        <w:rPr>
          <w:rtl/>
        </w:rPr>
      </w:pPr>
      <w:bookmarkStart w:id="18" w:name="_Toc7956917"/>
      <w:r>
        <w:lastRenderedPageBreak/>
        <w:t>Class</w:t>
      </w:r>
      <w:r w:rsidR="00C61FEB">
        <w:t xml:space="preserve"> templates</w:t>
      </w:r>
      <w:bookmarkEnd w:id="18"/>
    </w:p>
    <w:p w:rsidR="004A110D" w:rsidRDefault="00A724FA" w:rsidP="006C6539">
      <w:r>
        <w:rPr>
          <w:rFonts w:hint="cs"/>
          <w:rtl/>
        </w:rPr>
        <w:t xml:space="preserve">בקלאס תבניתי אין להפריד את ה </w:t>
      </w:r>
      <w:r>
        <w:t>H</w:t>
      </w:r>
      <w:r>
        <w:rPr>
          <w:rFonts w:hint="cs"/>
          <w:rtl/>
        </w:rPr>
        <w:t xml:space="preserve"> מה </w:t>
      </w:r>
      <w:r>
        <w:t>CPP</w:t>
      </w:r>
      <w:r>
        <w:rPr>
          <w:rFonts w:hint="cs"/>
          <w:rtl/>
        </w:rPr>
        <w:t xml:space="preserve">. כלומר </w:t>
      </w:r>
      <w:r w:rsidR="00547391">
        <w:rPr>
          <w:rFonts w:hint="cs"/>
          <w:rtl/>
        </w:rPr>
        <w:t xml:space="preserve">צריך </w:t>
      </w:r>
      <w:r>
        <w:rPr>
          <w:rFonts w:hint="cs"/>
          <w:rtl/>
        </w:rPr>
        <w:t xml:space="preserve">להכניס את גוף המתודות במקום הגדרתם. </w:t>
      </w:r>
      <w:r>
        <w:t>(VS2013)</w:t>
      </w:r>
    </w:p>
    <w:p w:rsidR="000C4206" w:rsidRDefault="00A724FA" w:rsidP="006C6539">
      <w:pPr>
        <w:rPr>
          <w:rtl/>
        </w:rPr>
      </w:pPr>
      <w:r>
        <w:rPr>
          <w:rFonts w:hint="cs"/>
          <w:rtl/>
        </w:rPr>
        <w:t>אמנם יש דרכים להתגבר על זה אבל הם די מסורבלות.</w:t>
      </w:r>
    </w:p>
    <w:p w:rsidR="00576D02" w:rsidRDefault="00576D02" w:rsidP="006C6539">
      <w:pPr>
        <w:pStyle w:val="Heading3"/>
      </w:pPr>
      <w:bookmarkStart w:id="19" w:name="_Toc7956918"/>
      <w:r>
        <w:t>Template specialization</w:t>
      </w:r>
      <w:bookmarkEnd w:id="19"/>
    </w:p>
    <w:p w:rsidR="00576D02" w:rsidRDefault="00576D02" w:rsidP="006C6539">
      <w:pPr>
        <w:rPr>
          <w:rtl/>
        </w:rPr>
      </w:pPr>
      <w:r>
        <w:rPr>
          <w:rFonts w:hint="cs"/>
          <w:rtl/>
        </w:rPr>
        <w:t xml:space="preserve">תבנית באה ליצור כלל, דהיינו קלאס עם טיפוסים מידע כלליים. לעיתים נדרש יוצא מן הכלל, לדוגמא קלאס אשר מטפל בכל סוגי המשתנים המספריים, מטפל אחרת במחרוזות. </w:t>
      </w:r>
    </w:p>
    <w:p w:rsidR="00576D02" w:rsidRDefault="00576D02" w:rsidP="006C6539">
      <w:pPr>
        <w:rPr>
          <w:rtl/>
        </w:rPr>
      </w:pPr>
      <w:r>
        <w:rPr>
          <w:rFonts w:hint="cs"/>
          <w:rtl/>
        </w:rPr>
        <w:t>הקלאס הכללי:</w:t>
      </w:r>
    </w:p>
    <w:p w:rsidR="00576D02" w:rsidRDefault="00576D02" w:rsidP="006C6539">
      <w:pPr>
        <w:pStyle w:val="NoSpacing"/>
        <w:bidi w:val="0"/>
      </w:pPr>
      <w:r>
        <w:t>template &lt;typename T&gt;</w:t>
      </w:r>
    </w:p>
    <w:p w:rsidR="00576D02" w:rsidRDefault="00576D02" w:rsidP="006C6539">
      <w:pPr>
        <w:pStyle w:val="NoSpacing"/>
        <w:bidi w:val="0"/>
      </w:pPr>
      <w:r>
        <w:t>class Number</w:t>
      </w:r>
    </w:p>
    <w:p w:rsidR="00576D02" w:rsidRDefault="00576D02" w:rsidP="006C6539">
      <w:pPr>
        <w:pStyle w:val="NoSpacing"/>
        <w:bidi w:val="0"/>
      </w:pPr>
      <w:r>
        <w:t>{</w:t>
      </w:r>
    </w:p>
    <w:p w:rsidR="00576D02" w:rsidRDefault="00576D02" w:rsidP="006C6539">
      <w:pPr>
        <w:pStyle w:val="NoSpacing"/>
        <w:bidi w:val="0"/>
      </w:pPr>
      <w:r>
        <w:tab/>
        <w:t>Number(T t){}</w:t>
      </w:r>
    </w:p>
    <w:p w:rsidR="00576D02" w:rsidRDefault="00576D02" w:rsidP="006C6539">
      <w:pPr>
        <w:pStyle w:val="NoSpacing"/>
        <w:bidi w:val="0"/>
      </w:pPr>
      <w:r>
        <w:t>}</w:t>
      </w:r>
    </w:p>
    <w:p w:rsidR="00576D02" w:rsidRDefault="00576D02" w:rsidP="006C6539">
      <w:pPr>
        <w:pStyle w:val="NoSpacing"/>
        <w:rPr>
          <w:rtl/>
        </w:rPr>
      </w:pPr>
      <w:r>
        <w:rPr>
          <w:rFonts w:hint="cs"/>
          <w:rtl/>
        </w:rPr>
        <w:t>והקלאס הספציפי</w:t>
      </w:r>
    </w:p>
    <w:p w:rsidR="00576D02" w:rsidRDefault="00576D02" w:rsidP="006C6539">
      <w:pPr>
        <w:pStyle w:val="NoSpacing"/>
        <w:bidi w:val="0"/>
      </w:pPr>
      <w:r>
        <w:t>Template&lt;&gt;</w:t>
      </w:r>
    </w:p>
    <w:p w:rsidR="00576D02" w:rsidRDefault="00576D02" w:rsidP="006C6539">
      <w:pPr>
        <w:pStyle w:val="NoSpacing"/>
        <w:bidi w:val="0"/>
      </w:pPr>
      <w:r>
        <w:t>Class Number&lt;std::string&gt;</w:t>
      </w:r>
    </w:p>
    <w:p w:rsidR="00576D02" w:rsidRDefault="00576D02" w:rsidP="006C6539">
      <w:pPr>
        <w:pStyle w:val="NoSpacing"/>
        <w:bidi w:val="0"/>
      </w:pPr>
      <w:r>
        <w:t>{</w:t>
      </w:r>
    </w:p>
    <w:p w:rsidR="00576D02" w:rsidRDefault="00576D02" w:rsidP="006C6539">
      <w:pPr>
        <w:pStyle w:val="NoSpacing"/>
        <w:bidi w:val="0"/>
      </w:pPr>
      <w:r>
        <w:tab/>
        <w:t>Number(std::string s){}</w:t>
      </w:r>
    </w:p>
    <w:p w:rsidR="00576D02" w:rsidRPr="00576D02" w:rsidRDefault="00576D02" w:rsidP="006C6539">
      <w:pPr>
        <w:pStyle w:val="NoSpacing"/>
        <w:bidi w:val="0"/>
      </w:pPr>
      <w:r>
        <w:t>}</w:t>
      </w:r>
    </w:p>
    <w:p w:rsidR="00576D02" w:rsidRPr="000C4206" w:rsidRDefault="00576D02" w:rsidP="006C6539">
      <w:pPr>
        <w:rPr>
          <w:rtl/>
        </w:rPr>
      </w:pPr>
      <w:r>
        <w:rPr>
          <w:rFonts w:hint="cs"/>
          <w:rtl/>
        </w:rPr>
        <w:t xml:space="preserve">כאשר הקומפיילר יראה שכתוב   </w:t>
      </w:r>
      <w:r>
        <w:t>Number&lt;std::string&gt;</w:t>
      </w:r>
      <w:r>
        <w:rPr>
          <w:rFonts w:hint="cs"/>
          <w:rtl/>
        </w:rPr>
        <w:t xml:space="preserve"> הוא ידע להתייחס לקלאס הספציפי ולא לכללי.</w:t>
      </w:r>
    </w:p>
    <w:p w:rsidR="0086530C" w:rsidRDefault="0086530C" w:rsidP="006C6539">
      <w:pPr>
        <w:pStyle w:val="Heading3"/>
      </w:pPr>
      <w:bookmarkStart w:id="20" w:name="_Toc7956919"/>
      <w:r>
        <w:t>Special usage templates</w:t>
      </w:r>
      <w:bookmarkEnd w:id="20"/>
    </w:p>
    <w:p w:rsidR="00620711" w:rsidRPr="00620711" w:rsidRDefault="00620711" w:rsidP="00620711">
      <w:pPr>
        <w:rPr>
          <w:u w:val="single"/>
          <w:rtl/>
        </w:rPr>
      </w:pPr>
      <w:r w:rsidRPr="00620711">
        <w:rPr>
          <w:rFonts w:hint="cs"/>
          <w:u w:val="single"/>
          <w:rtl/>
        </w:rPr>
        <w:t xml:space="preserve">בחינה האם טיפוס מסוים הוא </w:t>
      </w:r>
      <w:r w:rsidRPr="00620711">
        <w:rPr>
          <w:u w:val="single"/>
        </w:rPr>
        <w:t>float</w:t>
      </w:r>
    </w:p>
    <w:p w:rsidR="0086530C" w:rsidRDefault="0086530C" w:rsidP="00620711">
      <w:pPr>
        <w:bidi w:val="0"/>
      </w:pPr>
      <w:r>
        <w:t>std::is_floating_point&lt;T&gt;::value</w:t>
      </w:r>
    </w:p>
    <w:p w:rsidR="0086530C" w:rsidRDefault="0086530C" w:rsidP="006C6539">
      <w:pPr>
        <w:rPr>
          <w:rtl/>
        </w:rPr>
      </w:pPr>
      <w:r>
        <w:rPr>
          <w:rFonts w:hint="cs"/>
          <w:rtl/>
        </w:rPr>
        <w:t>שימושי כאשר בתוך תבנית רוצים לשנות את המהלך לפי הטיפוס.</w:t>
      </w:r>
      <w:r w:rsidR="00620711">
        <w:rPr>
          <w:rFonts w:hint="cs"/>
          <w:rtl/>
        </w:rPr>
        <w:t xml:space="preserve"> </w:t>
      </w:r>
    </w:p>
    <w:p w:rsidR="00620711" w:rsidRPr="00620711" w:rsidRDefault="00620711" w:rsidP="00620711">
      <w:pPr>
        <w:spacing w:before="240"/>
        <w:rPr>
          <w:u w:val="single"/>
        </w:rPr>
      </w:pPr>
      <w:r w:rsidRPr="00620711">
        <w:rPr>
          <w:rFonts w:hint="cs"/>
          <w:u w:val="single"/>
          <w:rtl/>
        </w:rPr>
        <w:t>הגדרת טיפוס לפי תנאי</w:t>
      </w:r>
    </w:p>
    <w:p w:rsidR="0086530C" w:rsidRDefault="0086530C" w:rsidP="006C6539">
      <w:pPr>
        <w:rPr>
          <w:rtl/>
        </w:rPr>
      </w:pPr>
    </w:p>
    <w:p w:rsidR="0086530C" w:rsidRDefault="00F469E9" w:rsidP="006C6539">
      <w:pPr>
        <w:bidi w:val="0"/>
      </w:pPr>
      <w:r>
        <w:t>using</w:t>
      </w:r>
      <w:r w:rsidR="0086530C">
        <w:t xml:space="preserve"> </w:t>
      </w:r>
      <w:r>
        <w:tab/>
      </w:r>
      <w:r w:rsidR="0086530C">
        <w:t xml:space="preserve">xType </w:t>
      </w:r>
      <w:r>
        <w:t xml:space="preserve"> </w:t>
      </w:r>
      <w:r w:rsidR="0086530C">
        <w:t xml:space="preserve">= </w:t>
      </w:r>
      <w:r>
        <w:t xml:space="preserve"> typename</w:t>
      </w:r>
      <w:r w:rsidR="00053459">
        <w:rPr>
          <w:rStyle w:val="FootnoteReference"/>
        </w:rPr>
        <w:footnoteReference w:id="1"/>
      </w:r>
      <w:r>
        <w:t xml:space="preserve"> </w:t>
      </w:r>
      <w:r w:rsidR="0086530C">
        <w:t>std::conditional&lt;bool, TypeA, TypeB&gt;::type</w:t>
      </w:r>
    </w:p>
    <w:p w:rsidR="00620711" w:rsidRDefault="00620711" w:rsidP="00620711">
      <w:pPr>
        <w:bidi w:val="0"/>
      </w:pPr>
      <w:r>
        <w:t>xType shall be TypeA or TypeB, according to Boolean condition, the condition must be known at compile time.</w:t>
      </w:r>
    </w:p>
    <w:p w:rsidR="00F21C53" w:rsidRPr="00620711" w:rsidRDefault="00620711" w:rsidP="00620711">
      <w:pPr>
        <w:rPr>
          <w:u w:val="single"/>
          <w:rtl/>
        </w:rPr>
      </w:pPr>
      <w:r w:rsidRPr="00620711">
        <w:rPr>
          <w:rFonts w:hint="cs"/>
          <w:u w:val="single"/>
          <w:rtl/>
        </w:rPr>
        <w:t xml:space="preserve">הרחבה של הנ"ל - </w:t>
      </w:r>
      <w:r w:rsidR="00F21C53" w:rsidRPr="00620711">
        <w:rPr>
          <w:rFonts w:hint="cs"/>
          <w:u w:val="single"/>
          <w:rtl/>
        </w:rPr>
        <w:t xml:space="preserve">סט פונקציות שיתנו </w:t>
      </w:r>
      <w:r w:rsidR="00721911" w:rsidRPr="00620711">
        <w:rPr>
          <w:rFonts w:hint="cs"/>
          <w:u w:val="single"/>
          <w:rtl/>
        </w:rPr>
        <w:t xml:space="preserve">טיפול שונה לכל טיפוס מידע </w:t>
      </w:r>
      <w:r w:rsidR="00721911" w:rsidRPr="00620711">
        <w:rPr>
          <w:u w:val="single"/>
        </w:rPr>
        <w:t>long, int, char</w:t>
      </w:r>
      <w:r w:rsidR="00721911" w:rsidRPr="00620711">
        <w:rPr>
          <w:rFonts w:hint="cs"/>
          <w:u w:val="single"/>
          <w:rtl/>
        </w:rPr>
        <w:t xml:space="preserve">. </w:t>
      </w:r>
    </w:p>
    <w:p w:rsidR="00721911" w:rsidRDefault="00F21C53" w:rsidP="006C6539">
      <w:pPr>
        <w:rPr>
          <w:rtl/>
        </w:rPr>
      </w:pPr>
      <w:r>
        <w:rPr>
          <w:rFonts w:hint="cs"/>
          <w:rtl/>
        </w:rPr>
        <w:t xml:space="preserve">מגדירים מספר פונקציות ומכניסים </w:t>
      </w:r>
      <w:r w:rsidR="00721911">
        <w:rPr>
          <w:rFonts w:hint="cs"/>
          <w:rtl/>
        </w:rPr>
        <w:t xml:space="preserve">ארגומנט נוסף שכל תפקידו הוא לעזור בבחירת ה </w:t>
      </w:r>
      <w:r w:rsidR="00C14DBC">
        <w:t>template</w:t>
      </w:r>
      <w:r w:rsidR="00721911">
        <w:rPr>
          <w:rFonts w:hint="cs"/>
          <w:rtl/>
        </w:rPr>
        <w:t xml:space="preserve"> המתאים. </w:t>
      </w:r>
      <w:r w:rsidR="00C14DBC">
        <w:t xml:space="preserve">  </w:t>
      </w:r>
    </w:p>
    <w:p w:rsidR="00721911" w:rsidRDefault="00721911" w:rsidP="006C6539">
      <w:pPr>
        <w:bidi w:val="0"/>
      </w:pPr>
      <w:r>
        <w:t>template&lt;</w:t>
      </w:r>
      <w:r w:rsidR="00F21C53" w:rsidRPr="00F21C53">
        <w:t xml:space="preserve"> </w:t>
      </w:r>
      <w:r w:rsidR="00F21C53">
        <w:t xml:space="preserve">typename T </w:t>
      </w:r>
      <w:r>
        <w:t>&gt;</w:t>
      </w:r>
      <w:r w:rsidR="00C14DBC">
        <w:t xml:space="preserve"> </w:t>
      </w:r>
      <w:r>
        <w:t>string FormatNumber(T number</w:t>
      </w:r>
      <w:r w:rsidR="00C14DBC">
        <w:t>, CLong</w:t>
      </w:r>
      <w:r>
        <w:t>)</w:t>
      </w:r>
      <w:r w:rsidR="00C14DBC">
        <w:t xml:space="preserve"> {}</w:t>
      </w:r>
    </w:p>
    <w:p w:rsidR="00721911" w:rsidRDefault="00C14DBC" w:rsidP="006C6539">
      <w:pPr>
        <w:bidi w:val="0"/>
      </w:pPr>
      <w:r>
        <w:t>template&lt;</w:t>
      </w:r>
      <w:r w:rsidR="00F21C53" w:rsidRPr="00F21C53">
        <w:t xml:space="preserve"> </w:t>
      </w:r>
      <w:r w:rsidR="00F21C53">
        <w:t xml:space="preserve">typename T </w:t>
      </w:r>
      <w:r w:rsidR="00721911">
        <w:t>&gt;</w:t>
      </w:r>
      <w:r>
        <w:t xml:space="preserve"> </w:t>
      </w:r>
      <w:r w:rsidR="00721911">
        <w:t>string FormatNumber(T number</w:t>
      </w:r>
      <w:r>
        <w:t>, CInt</w:t>
      </w:r>
      <w:r w:rsidR="00721911">
        <w:t>)</w:t>
      </w:r>
      <w:r>
        <w:t>{}</w:t>
      </w:r>
    </w:p>
    <w:p w:rsidR="00721911" w:rsidRDefault="00721911" w:rsidP="006C6539">
      <w:pPr>
        <w:bidi w:val="0"/>
      </w:pPr>
      <w:r>
        <w:t>template&lt;</w:t>
      </w:r>
      <w:r w:rsidR="00F21C53" w:rsidRPr="00F21C53">
        <w:t xml:space="preserve"> </w:t>
      </w:r>
      <w:r w:rsidR="00F21C53">
        <w:t>typename T</w:t>
      </w:r>
      <w:r w:rsidR="00C14DBC">
        <w:t xml:space="preserve"> </w:t>
      </w:r>
      <w:r>
        <w:t>&gt;</w:t>
      </w:r>
      <w:r w:rsidR="00C14DBC">
        <w:t xml:space="preserve"> </w:t>
      </w:r>
      <w:r>
        <w:t>string FormatNumber(T number</w:t>
      </w:r>
      <w:r w:rsidR="00C14DBC">
        <w:t>, CShort</w:t>
      </w:r>
      <w:r>
        <w:t>)</w:t>
      </w:r>
      <w:r w:rsidR="00C14DBC">
        <w:t>{}</w:t>
      </w:r>
    </w:p>
    <w:p w:rsidR="00620711" w:rsidRDefault="00620711" w:rsidP="00620711">
      <w:pPr>
        <w:rPr>
          <w:rtl/>
        </w:rPr>
      </w:pPr>
    </w:p>
    <w:p w:rsidR="00C14DBC" w:rsidRDefault="00620711" w:rsidP="00620711">
      <w:pPr>
        <w:rPr>
          <w:rtl/>
        </w:rPr>
      </w:pPr>
      <w:r>
        <w:rPr>
          <w:rFonts w:hint="cs"/>
          <w:rtl/>
        </w:rPr>
        <w:t xml:space="preserve">אין קוד אופרטיבי ל </w:t>
      </w:r>
      <w:r>
        <w:t>CLong</w:t>
      </w:r>
      <w:r>
        <w:rPr>
          <w:rFonts w:hint="cs"/>
          <w:rtl/>
        </w:rPr>
        <w:t xml:space="preserve"> וחבריו. הם נועדו רק לתמוך בבחירת התבנית המתאימה</w:t>
      </w:r>
    </w:p>
    <w:p w:rsidR="00721911" w:rsidRDefault="00721911" w:rsidP="006C6539">
      <w:pPr>
        <w:bidi w:val="0"/>
      </w:pPr>
      <w:r>
        <w:t>template&lt;typename T&gt;</w:t>
      </w:r>
    </w:p>
    <w:p w:rsidR="00721911" w:rsidRDefault="00721911" w:rsidP="006C6539">
      <w:pPr>
        <w:bidi w:val="0"/>
      </w:pPr>
      <w:r>
        <w:t>string FormatNumber(T number)</w:t>
      </w:r>
    </w:p>
    <w:p w:rsidR="00721911" w:rsidRDefault="00721911" w:rsidP="006C6539">
      <w:pPr>
        <w:bidi w:val="0"/>
      </w:pPr>
      <w:r>
        <w:t>{</w:t>
      </w:r>
    </w:p>
    <w:p w:rsidR="00C14DBC" w:rsidRDefault="00C14DBC" w:rsidP="006C6539">
      <w:pPr>
        <w:bidi w:val="0"/>
      </w:pPr>
      <w:r>
        <w:lastRenderedPageBreak/>
        <w:t xml:space="preserve">    If (sizeof(T)==8) </w:t>
      </w:r>
    </w:p>
    <w:p w:rsidR="00C14DBC" w:rsidRDefault="00C14DBC" w:rsidP="006C6539">
      <w:pPr>
        <w:bidi w:val="0"/>
      </w:pPr>
      <w:r>
        <w:tab/>
        <w:t>FormartNumber(number, CLong());</w:t>
      </w:r>
    </w:p>
    <w:p w:rsidR="00C14DBC" w:rsidRDefault="00C14DBC" w:rsidP="006C6539">
      <w:pPr>
        <w:bidi w:val="0"/>
      </w:pPr>
      <w:r>
        <w:t xml:space="preserve">    If (sizeof(T)==4) </w:t>
      </w:r>
    </w:p>
    <w:p w:rsidR="00C14DBC" w:rsidRDefault="00C14DBC" w:rsidP="006C6539">
      <w:pPr>
        <w:bidi w:val="0"/>
      </w:pPr>
      <w:r>
        <w:tab/>
        <w:t>FormartNumber(number, CInt());</w:t>
      </w:r>
    </w:p>
    <w:p w:rsidR="00C14DBC" w:rsidRDefault="00C14DBC" w:rsidP="006C6539">
      <w:pPr>
        <w:bidi w:val="0"/>
      </w:pPr>
      <w:r>
        <w:t xml:space="preserve">    If (sizeof(T)==1) </w:t>
      </w:r>
    </w:p>
    <w:p w:rsidR="00C14DBC" w:rsidRDefault="00C14DBC" w:rsidP="006C6539">
      <w:pPr>
        <w:bidi w:val="0"/>
      </w:pPr>
      <w:r>
        <w:tab/>
        <w:t>FormartNumber(number, CChar());</w:t>
      </w:r>
    </w:p>
    <w:p w:rsidR="00C14DBC" w:rsidRDefault="00C14DBC" w:rsidP="006C6539">
      <w:pPr>
        <w:bidi w:val="0"/>
      </w:pPr>
      <w:r>
        <w:t>}</w:t>
      </w:r>
    </w:p>
    <w:p w:rsidR="00613B9D" w:rsidRDefault="00613B9D" w:rsidP="00613B9D">
      <w:pPr>
        <w:rPr>
          <w:rtl/>
        </w:rPr>
      </w:pPr>
      <w:r>
        <w:rPr>
          <w:rFonts w:hint="cs"/>
          <w:rtl/>
        </w:rPr>
        <w:t xml:space="preserve">זו דרך מיידית ופשוטה. אולם </w:t>
      </w:r>
      <w:r w:rsidR="00546C07">
        <w:rPr>
          <w:rFonts w:hint="cs"/>
          <w:rtl/>
        </w:rPr>
        <w:t xml:space="preserve">יש דרך יותר נקיה ויפה. </w:t>
      </w:r>
    </w:p>
    <w:p w:rsidR="00613B9D" w:rsidRDefault="00613B9D" w:rsidP="00613B9D">
      <w:pPr>
        <w:rPr>
          <w:rtl/>
        </w:rPr>
      </w:pPr>
      <w:r>
        <w:rPr>
          <w:rFonts w:hint="cs"/>
          <w:rtl/>
        </w:rPr>
        <w:t>בהנחה ש</w:t>
      </w:r>
      <w:r w:rsidR="00546C07">
        <w:rPr>
          <w:rFonts w:hint="cs"/>
          <w:rtl/>
        </w:rPr>
        <w:t>ההחלטה היא בוליאנית</w:t>
      </w:r>
      <w:r>
        <w:rPr>
          <w:rFonts w:hint="cs"/>
          <w:rtl/>
        </w:rPr>
        <w:t xml:space="preserve"> </w:t>
      </w:r>
      <w:r>
        <w:rPr>
          <w:rtl/>
        </w:rPr>
        <w:t>–</w:t>
      </w:r>
      <w:r>
        <w:rPr>
          <w:rFonts w:hint="cs"/>
          <w:rtl/>
        </w:rPr>
        <w:t xml:space="preserve"> צריך למתג בין שתי פונקציות בלבד, אחת מטפלת ב </w:t>
      </w:r>
      <w:r>
        <w:t>float</w:t>
      </w:r>
      <w:r>
        <w:rPr>
          <w:rFonts w:hint="cs"/>
          <w:rtl/>
        </w:rPr>
        <w:t xml:space="preserve"> </w:t>
      </w:r>
      <w:r w:rsidR="00231D5E">
        <w:rPr>
          <w:rFonts w:hint="cs"/>
          <w:rtl/>
        </w:rPr>
        <w:t>והשניי</w:t>
      </w:r>
      <w:r w:rsidR="00231D5E">
        <w:rPr>
          <w:rFonts w:hint="eastAsia"/>
          <w:rtl/>
        </w:rPr>
        <w:t>ה</w:t>
      </w:r>
      <w:r>
        <w:rPr>
          <w:rFonts w:hint="cs"/>
          <w:rtl/>
        </w:rPr>
        <w:t xml:space="preserve"> בכל השאר.</w:t>
      </w:r>
    </w:p>
    <w:p w:rsidR="00231D5E" w:rsidRDefault="00613B9D" w:rsidP="00231D5E">
      <w:r>
        <w:rPr>
          <w:rFonts w:hint="cs"/>
          <w:rtl/>
        </w:rPr>
        <w:t xml:space="preserve">האופרטור </w:t>
      </w:r>
      <w:r w:rsidR="00546C07">
        <w:t>std::conditional</w:t>
      </w:r>
      <w:r w:rsidR="00546C07">
        <w:rPr>
          <w:rFonts w:hint="cs"/>
          <w:rtl/>
        </w:rPr>
        <w:t xml:space="preserve"> </w:t>
      </w:r>
      <w:r>
        <w:rPr>
          <w:rFonts w:hint="cs"/>
          <w:rtl/>
        </w:rPr>
        <w:t>יכול כאן לעזור.</w:t>
      </w:r>
    </w:p>
    <w:p w:rsidR="00231D5E" w:rsidRDefault="00231D5E">
      <w:pPr>
        <w:bidi w:val="0"/>
        <w:spacing w:before="0" w:after="200"/>
        <w:jc w:val="left"/>
        <w:rPr>
          <w:rtl/>
        </w:rPr>
      </w:pPr>
      <w:r>
        <w:rPr>
          <w:rtl/>
        </w:rPr>
        <w:br w:type="page"/>
      </w:r>
    </w:p>
    <w:p w:rsidR="00231D5E" w:rsidRDefault="00231D5E" w:rsidP="00231D5E">
      <w:pPr>
        <w:rPr>
          <w:rtl/>
        </w:rPr>
      </w:pPr>
      <w:r>
        <w:rPr>
          <w:rFonts w:hint="cs"/>
          <w:rtl/>
        </w:rPr>
        <w:lastRenderedPageBreak/>
        <w:t>דוגמא:</w:t>
      </w:r>
    </w:p>
    <w:p w:rsidR="00231D5E" w:rsidRDefault="00231D5E" w:rsidP="00231D5E">
      <w:pPr>
        <w:rPr>
          <w:rtl/>
        </w:rPr>
      </w:pPr>
      <w:r>
        <w:rPr>
          <w:rFonts w:hint="cs"/>
          <w:rtl/>
        </w:rPr>
        <w:t xml:space="preserve">יש שתי פונקציות זהות, אחת משמשת ל </w:t>
      </w:r>
      <w:r>
        <w:t>int</w:t>
      </w:r>
      <w:r>
        <w:rPr>
          <w:rFonts w:hint="cs"/>
          <w:rtl/>
        </w:rPr>
        <w:t xml:space="preserve"> ואחת ל </w:t>
      </w:r>
      <w:r>
        <w:t>float</w:t>
      </w:r>
      <w:r>
        <w:rPr>
          <w:rFonts w:hint="cs"/>
          <w:rtl/>
        </w:rPr>
        <w:t xml:space="preserve"> (בדיקת שוויון ב </w:t>
      </w:r>
      <w:r>
        <w:t>float</w:t>
      </w:r>
      <w:r>
        <w:rPr>
          <w:rFonts w:hint="cs"/>
          <w:rtl/>
        </w:rPr>
        <w:t xml:space="preserve"> צריכה להיות קצת טולרנטית)</w:t>
      </w:r>
    </w:p>
    <w:p w:rsidR="00231D5E" w:rsidRPr="00231D5E" w:rsidRDefault="00231D5E" w:rsidP="00231D5E">
      <w:pPr>
        <w:bidi w:val="0"/>
        <w:rPr>
          <w:rFonts w:ascii="Consolas" w:hAnsi="Consolas"/>
        </w:rPr>
      </w:pPr>
      <w:r w:rsidRPr="00231D5E">
        <w:rPr>
          <w:rFonts w:ascii="Consolas" w:hAnsi="Consolas"/>
        </w:rPr>
        <w:t>template&lt;typename T&gt;</w:t>
      </w:r>
    </w:p>
    <w:p w:rsidR="00231D5E" w:rsidRPr="00231D5E" w:rsidRDefault="00231D5E" w:rsidP="00231D5E">
      <w:pPr>
        <w:bidi w:val="0"/>
        <w:rPr>
          <w:rFonts w:ascii="Consolas" w:hAnsi="Consolas"/>
        </w:rPr>
      </w:pPr>
      <w:r w:rsidRPr="00231D5E">
        <w:rPr>
          <w:rFonts w:ascii="Consolas" w:hAnsi="Consolas"/>
        </w:rPr>
        <w:t>bool IsEqual(T lhs, T rhs, true_type)</w:t>
      </w:r>
      <w:r>
        <w:rPr>
          <w:rFonts w:ascii="Consolas" w:hAnsi="Consolas" w:hint="cs"/>
          <w:rtl/>
        </w:rPr>
        <w:t xml:space="preserve"> </w:t>
      </w:r>
      <w:r>
        <w:rPr>
          <w:rFonts w:ascii="Consolas" w:hAnsi="Consolas"/>
        </w:rPr>
        <w:t xml:space="preserve"> // check float</w:t>
      </w:r>
    </w:p>
    <w:p w:rsidR="00231D5E" w:rsidRPr="00231D5E" w:rsidRDefault="00231D5E" w:rsidP="00231D5E">
      <w:pPr>
        <w:bidi w:val="0"/>
        <w:rPr>
          <w:rFonts w:ascii="Consolas" w:hAnsi="Consolas"/>
          <w:rtl/>
        </w:rPr>
      </w:pPr>
      <w:r w:rsidRPr="00231D5E">
        <w:rPr>
          <w:rFonts w:ascii="Consolas" w:hAnsi="Consolas"/>
        </w:rPr>
        <w:t>{</w:t>
      </w:r>
    </w:p>
    <w:p w:rsidR="00231D5E" w:rsidRPr="00231D5E" w:rsidRDefault="00231D5E" w:rsidP="00231D5E">
      <w:pPr>
        <w:bidi w:val="0"/>
        <w:rPr>
          <w:rFonts w:ascii="Consolas" w:hAnsi="Consolas"/>
        </w:rPr>
      </w:pPr>
      <w:r w:rsidRPr="00231D5E">
        <w:rPr>
          <w:rFonts w:ascii="Consolas" w:hAnsi="Consolas"/>
        </w:rPr>
        <w:tab/>
        <w:t>return true;</w:t>
      </w:r>
    </w:p>
    <w:p w:rsidR="00231D5E" w:rsidRPr="00231D5E" w:rsidRDefault="00231D5E" w:rsidP="00231D5E">
      <w:pPr>
        <w:bidi w:val="0"/>
        <w:rPr>
          <w:rFonts w:ascii="Consolas" w:hAnsi="Consolas"/>
          <w:rtl/>
        </w:rPr>
      </w:pPr>
      <w:r w:rsidRPr="00231D5E">
        <w:rPr>
          <w:rFonts w:ascii="Consolas" w:hAnsi="Consolas"/>
        </w:rPr>
        <w:t>}</w:t>
      </w:r>
    </w:p>
    <w:p w:rsidR="00231D5E" w:rsidRPr="00231D5E" w:rsidRDefault="00231D5E" w:rsidP="00231D5E">
      <w:pPr>
        <w:bidi w:val="0"/>
        <w:rPr>
          <w:rFonts w:ascii="Consolas" w:hAnsi="Consolas"/>
        </w:rPr>
      </w:pPr>
      <w:r w:rsidRPr="00231D5E">
        <w:rPr>
          <w:rFonts w:ascii="Consolas" w:hAnsi="Consolas"/>
        </w:rPr>
        <w:t>template&lt;typename T&gt;</w:t>
      </w:r>
    </w:p>
    <w:p w:rsidR="00231D5E" w:rsidRPr="00231D5E" w:rsidRDefault="00231D5E" w:rsidP="00231D5E">
      <w:pPr>
        <w:bidi w:val="0"/>
        <w:rPr>
          <w:rFonts w:ascii="Consolas" w:hAnsi="Consolas"/>
        </w:rPr>
      </w:pPr>
      <w:r w:rsidRPr="00231D5E">
        <w:rPr>
          <w:rFonts w:ascii="Consolas" w:hAnsi="Consolas"/>
        </w:rPr>
        <w:t>bool IsEqual(T lhs, T rhs, false_type)</w:t>
      </w:r>
      <w:r>
        <w:rPr>
          <w:rFonts w:ascii="Consolas" w:hAnsi="Consolas"/>
        </w:rPr>
        <w:t xml:space="preserve"> // check int</w:t>
      </w:r>
    </w:p>
    <w:p w:rsidR="00231D5E" w:rsidRPr="00231D5E" w:rsidRDefault="00231D5E" w:rsidP="00231D5E">
      <w:pPr>
        <w:bidi w:val="0"/>
        <w:rPr>
          <w:rFonts w:ascii="Consolas" w:hAnsi="Consolas"/>
          <w:rtl/>
        </w:rPr>
      </w:pPr>
      <w:r w:rsidRPr="00231D5E">
        <w:rPr>
          <w:rFonts w:ascii="Consolas" w:hAnsi="Consolas"/>
        </w:rPr>
        <w:t>{</w:t>
      </w:r>
    </w:p>
    <w:p w:rsidR="00231D5E" w:rsidRPr="00231D5E" w:rsidRDefault="00231D5E" w:rsidP="00231D5E">
      <w:pPr>
        <w:bidi w:val="0"/>
        <w:rPr>
          <w:rFonts w:ascii="Consolas" w:hAnsi="Consolas"/>
        </w:rPr>
      </w:pPr>
      <w:r w:rsidRPr="00231D5E">
        <w:rPr>
          <w:rFonts w:ascii="Consolas" w:hAnsi="Consolas"/>
        </w:rPr>
        <w:tab/>
        <w:t>return true;</w:t>
      </w:r>
    </w:p>
    <w:p w:rsidR="00231D5E" w:rsidRPr="00231D5E" w:rsidRDefault="00231D5E" w:rsidP="00231D5E">
      <w:pPr>
        <w:bidi w:val="0"/>
        <w:rPr>
          <w:rFonts w:ascii="Consolas" w:hAnsi="Consolas"/>
          <w:rtl/>
        </w:rPr>
      </w:pPr>
      <w:r w:rsidRPr="00231D5E">
        <w:rPr>
          <w:rFonts w:ascii="Consolas" w:hAnsi="Consolas"/>
        </w:rPr>
        <w:t>}</w:t>
      </w:r>
    </w:p>
    <w:p w:rsidR="00231D5E" w:rsidRDefault="00231D5E" w:rsidP="00613B9D">
      <w:pPr>
        <w:rPr>
          <w:rtl/>
        </w:rPr>
      </w:pPr>
      <w:r>
        <w:rPr>
          <w:rFonts w:hint="cs"/>
          <w:rtl/>
        </w:rPr>
        <w:t>והפונקציה השלישית היא זו שבה משתמשים, והיא בוחרת לאיזה מהשתיים הנ"ל לפנות.</w:t>
      </w:r>
    </w:p>
    <w:p w:rsidR="00231D5E" w:rsidRPr="00231D5E" w:rsidRDefault="00231D5E" w:rsidP="00231D5E">
      <w:pPr>
        <w:bidi w:val="0"/>
        <w:rPr>
          <w:rFonts w:ascii="Consolas" w:hAnsi="Consolas"/>
          <w:sz w:val="18"/>
          <w:szCs w:val="18"/>
        </w:rPr>
      </w:pPr>
      <w:r w:rsidRPr="00231D5E">
        <w:rPr>
          <w:rFonts w:ascii="Consolas" w:hAnsi="Consolas"/>
          <w:sz w:val="18"/>
          <w:szCs w:val="18"/>
        </w:rPr>
        <w:t>template&lt;typename T</w:t>
      </w:r>
      <w:r>
        <w:rPr>
          <w:rFonts w:ascii="Consolas" w:hAnsi="Consolas" w:cs="Times New Roman"/>
          <w:sz w:val="18"/>
          <w:szCs w:val="18"/>
        </w:rPr>
        <w:t>&gt;</w:t>
      </w:r>
    </w:p>
    <w:p w:rsidR="00231D5E" w:rsidRPr="00231D5E" w:rsidRDefault="00231D5E" w:rsidP="00231D5E">
      <w:pPr>
        <w:bidi w:val="0"/>
        <w:rPr>
          <w:rFonts w:ascii="Consolas" w:hAnsi="Consolas"/>
          <w:sz w:val="18"/>
          <w:szCs w:val="18"/>
        </w:rPr>
      </w:pPr>
      <w:r w:rsidRPr="00231D5E">
        <w:rPr>
          <w:rFonts w:ascii="Consolas" w:hAnsi="Consolas"/>
          <w:sz w:val="18"/>
          <w:szCs w:val="18"/>
        </w:rPr>
        <w:t>bool IsEqual(T lhs, T rhs)</w:t>
      </w:r>
      <w:r>
        <w:rPr>
          <w:rFonts w:ascii="Consolas" w:hAnsi="Consolas"/>
          <w:sz w:val="18"/>
          <w:szCs w:val="18"/>
        </w:rPr>
        <w:t xml:space="preserve"> } {</w:t>
      </w:r>
    </w:p>
    <w:p w:rsidR="00231D5E" w:rsidRDefault="00231D5E" w:rsidP="00231D5E">
      <w:pPr>
        <w:bidi w:val="0"/>
        <w:jc w:val="left"/>
        <w:rPr>
          <w:rFonts w:ascii="Consolas" w:hAnsi="Consolas"/>
          <w:sz w:val="18"/>
          <w:szCs w:val="18"/>
        </w:rPr>
      </w:pPr>
    </w:p>
    <w:p w:rsidR="00231D5E" w:rsidRPr="00231D5E" w:rsidRDefault="00231D5E" w:rsidP="00231D5E">
      <w:pPr>
        <w:bidi w:val="0"/>
        <w:jc w:val="left"/>
        <w:rPr>
          <w:rFonts w:ascii="Consolas" w:hAnsi="Consolas"/>
          <w:sz w:val="18"/>
          <w:szCs w:val="18"/>
        </w:rPr>
      </w:pPr>
      <w:r w:rsidRPr="00231D5E">
        <w:rPr>
          <w:rFonts w:ascii="Consolas" w:hAnsi="Consolas"/>
          <w:sz w:val="18"/>
          <w:szCs w:val="18"/>
        </w:rPr>
        <w:t>return I</w:t>
      </w:r>
      <w:r>
        <w:rPr>
          <w:rFonts w:ascii="Consolas" w:hAnsi="Consolas"/>
          <w:sz w:val="18"/>
          <w:szCs w:val="18"/>
        </w:rPr>
        <w:t>sEqual(lhs,rhs,</w:t>
      </w:r>
      <w:r w:rsidRPr="00307F0A">
        <w:rPr>
          <w:rFonts w:ascii="Consolas" w:hAnsi="Consolas"/>
          <w:b/>
          <w:bCs/>
          <w:sz w:val="18"/>
          <w:szCs w:val="18"/>
        </w:rPr>
        <w:t>conditional_t</w:t>
      </w:r>
      <w:r>
        <w:rPr>
          <w:rFonts w:ascii="Consolas" w:hAnsi="Consolas"/>
          <w:sz w:val="18"/>
          <w:szCs w:val="18"/>
        </w:rPr>
        <w:t>&lt;</w:t>
      </w:r>
      <w:r w:rsidRPr="00307F0A">
        <w:rPr>
          <w:rFonts w:ascii="Consolas" w:hAnsi="Consolas"/>
          <w:b/>
          <w:bCs/>
          <w:sz w:val="18"/>
          <w:szCs w:val="18"/>
        </w:rPr>
        <w:t>is_floating_point</w:t>
      </w:r>
      <w:r w:rsidRPr="00231D5E">
        <w:rPr>
          <w:rFonts w:ascii="Consolas" w:hAnsi="Consolas"/>
          <w:sz w:val="18"/>
          <w:szCs w:val="18"/>
        </w:rPr>
        <w:t>&lt;T&gt;::value,true_type,false_type&gt;{})</w:t>
      </w:r>
      <w:r w:rsidRPr="00231D5E">
        <w:rPr>
          <w:rFonts w:ascii="Consolas" w:hAnsi="Consolas" w:cs="Times New Roman"/>
          <w:sz w:val="18"/>
          <w:szCs w:val="18"/>
          <w:rtl/>
        </w:rPr>
        <w:t>;</w:t>
      </w:r>
    </w:p>
    <w:p w:rsidR="00231D5E" w:rsidRPr="00231D5E" w:rsidRDefault="00231D5E" w:rsidP="00231D5E">
      <w:pPr>
        <w:bidi w:val="0"/>
        <w:rPr>
          <w:rFonts w:ascii="Consolas" w:hAnsi="Consolas"/>
          <w:sz w:val="18"/>
          <w:szCs w:val="18"/>
        </w:rPr>
      </w:pPr>
      <w:r>
        <w:rPr>
          <w:rFonts w:ascii="Consolas" w:hAnsi="Consolas"/>
          <w:sz w:val="18"/>
          <w:szCs w:val="18"/>
        </w:rPr>
        <w:t>}</w:t>
      </w:r>
    </w:p>
    <w:p w:rsidR="00231D5E" w:rsidRDefault="00231D5E" w:rsidP="00231D5E">
      <w:pPr>
        <w:bidi w:val="0"/>
      </w:pPr>
    </w:p>
    <w:p w:rsidR="00231D5E" w:rsidRDefault="00231D5E" w:rsidP="00D961BB">
      <w:pPr>
        <w:bidi w:val="0"/>
      </w:pPr>
      <w:r>
        <w:t xml:space="preserve">according to </w:t>
      </w:r>
      <w:r w:rsidR="00D961BB" w:rsidRPr="00231D5E">
        <w:t>is_floating_point</w:t>
      </w:r>
      <w:r w:rsidR="00D961BB">
        <w:t>, the operator conditional_t shall select which type (true_type, false_type) will be forwarded as third argument, and the compiler shall select the appropriate template.</w:t>
      </w:r>
    </w:p>
    <w:p w:rsidR="00231D5E" w:rsidRDefault="00231D5E" w:rsidP="00613B9D">
      <w:pPr>
        <w:rPr>
          <w:rtl/>
        </w:rPr>
      </w:pPr>
    </w:p>
    <w:p w:rsidR="00546C07" w:rsidRDefault="00942FE4" w:rsidP="006C6539">
      <w:pPr>
        <w:rPr>
          <w:rtl/>
        </w:rPr>
      </w:pPr>
      <w:hyperlink r:id="rId20" w:history="1">
        <w:r w:rsidR="00546C07" w:rsidRPr="00546C07">
          <w:rPr>
            <w:rStyle w:val="Hyperlink"/>
            <w:rFonts w:hint="cs"/>
            <w:rtl/>
          </w:rPr>
          <w:t>ראה</w:t>
        </w:r>
      </w:hyperlink>
      <w:r w:rsidR="00546C07">
        <w:rPr>
          <w:rFonts w:hint="cs"/>
          <w:rtl/>
        </w:rPr>
        <w:t>.</w:t>
      </w:r>
    </w:p>
    <w:p w:rsidR="00546C07" w:rsidRDefault="00F21C53" w:rsidP="006C6539">
      <w:r>
        <w:rPr>
          <w:rFonts w:hint="cs"/>
          <w:rtl/>
        </w:rPr>
        <w:t xml:space="preserve">או חפש ביוטיוב:   </w:t>
      </w:r>
      <w:r w:rsidR="00546C07" w:rsidRPr="00546C07">
        <w:t>C++ Templates - Part 2: Basic syntax, specialization, tag dispatch and SFINAE</w:t>
      </w:r>
    </w:p>
    <w:p w:rsidR="00F21C53" w:rsidRDefault="00F21C53" w:rsidP="006C6539">
      <w:pPr>
        <w:rPr>
          <w:rtl/>
        </w:rPr>
      </w:pPr>
      <w:r>
        <w:rPr>
          <w:rFonts w:hint="cs"/>
          <w:rtl/>
        </w:rPr>
        <w:t xml:space="preserve">מימוש לדוגמא בפרויקט </w:t>
      </w:r>
      <w:r>
        <w:t>learnTemplates</w:t>
      </w:r>
    </w:p>
    <w:p w:rsidR="00A54E9A" w:rsidRDefault="00A54E9A" w:rsidP="006C6539">
      <w:pPr>
        <w:bidi w:val="0"/>
        <w:rPr>
          <w:highlight w:val="white"/>
        </w:rPr>
      </w:pPr>
    </w:p>
    <w:p w:rsidR="00805720" w:rsidRPr="00805720" w:rsidRDefault="00805720" w:rsidP="00A76522">
      <w:pPr>
        <w:rPr>
          <w:highlight w:val="white"/>
        </w:rPr>
      </w:pPr>
      <w:r w:rsidRPr="00805720">
        <w:rPr>
          <w:color w:val="0000FF"/>
          <w:highlight w:val="white"/>
        </w:rPr>
        <w:t>return</w:t>
      </w:r>
      <w:r w:rsidRPr="00805720">
        <w:rPr>
          <w:highlight w:val="white"/>
        </w:rPr>
        <w:t xml:space="preserve"> IsEqual(lhs, rhs, conditional_t&lt;is_floating_point&lt;T&gt;::value, true_type, false_type&gt;{});</w:t>
      </w:r>
    </w:p>
    <w:p w:rsidR="00805720" w:rsidRPr="00805720" w:rsidRDefault="00805720" w:rsidP="006C6539">
      <w:pPr>
        <w:bidi w:val="0"/>
        <w:rPr>
          <w:highlight w:val="white"/>
        </w:rPr>
      </w:pPr>
    </w:p>
    <w:p w:rsidR="00805720" w:rsidRDefault="00805720" w:rsidP="00053459">
      <w:pPr>
        <w:bidi w:val="0"/>
        <w:jc w:val="left"/>
        <w:rPr>
          <w:highlight w:val="white"/>
        </w:rPr>
      </w:pPr>
      <w:r w:rsidRPr="00805720">
        <w:rPr>
          <w:color w:val="0000FF"/>
          <w:highlight w:val="white"/>
        </w:rPr>
        <w:t>return</w:t>
      </w:r>
      <w:r w:rsidRPr="00805720">
        <w:rPr>
          <w:highlight w:val="white"/>
        </w:rPr>
        <w:t xml:space="preserve"> IsEqual(lhs, rhs, </w:t>
      </w:r>
      <w:r w:rsidRPr="00805720">
        <w:rPr>
          <w:color w:val="0000FF"/>
          <w:highlight w:val="white"/>
        </w:rPr>
        <w:t>typename</w:t>
      </w:r>
      <w:r w:rsidRPr="00805720">
        <w:rPr>
          <w:highlight w:val="white"/>
        </w:rPr>
        <w:t xml:space="preserve"> conditional&lt;is_floating_point&lt;T&gt;::value, true_type,</w:t>
      </w:r>
      <w:r>
        <w:rPr>
          <w:highlight w:val="white"/>
        </w:rPr>
        <w:t xml:space="preserve"> </w:t>
      </w:r>
      <w:r w:rsidRPr="00805720">
        <w:rPr>
          <w:highlight w:val="white"/>
        </w:rPr>
        <w:t>false_type&gt;::type{});</w:t>
      </w:r>
    </w:p>
    <w:p w:rsidR="0038005E" w:rsidRDefault="0038005E" w:rsidP="0038005E">
      <w:pPr>
        <w:bidi w:val="0"/>
        <w:jc w:val="left"/>
        <w:rPr>
          <w:highlight w:val="white"/>
          <w:rtl/>
        </w:rPr>
      </w:pPr>
    </w:p>
    <w:p w:rsidR="0038005E" w:rsidRDefault="0038005E" w:rsidP="0038005E">
      <w:pPr>
        <w:pStyle w:val="Heading2"/>
        <w:rPr>
          <w:highlight w:val="white"/>
        </w:rPr>
      </w:pPr>
    </w:p>
    <w:p w:rsidR="00053459" w:rsidRPr="0038005E" w:rsidRDefault="00053459" w:rsidP="0038005E">
      <w:pPr>
        <w:pStyle w:val="Heading3"/>
        <w:rPr>
          <w:highlight w:val="white"/>
        </w:rPr>
      </w:pPr>
      <w:bookmarkStart w:id="21" w:name="_Toc7956920"/>
      <w:r w:rsidRPr="0038005E">
        <w:rPr>
          <w:highlight w:val="white"/>
        </w:rPr>
        <w:t>typename keyword</w:t>
      </w:r>
      <w:bookmarkEnd w:id="21"/>
    </w:p>
    <w:p w:rsidR="00B158D9" w:rsidRDefault="00942FE4" w:rsidP="00B158D9">
      <w:pPr>
        <w:bidi w:val="0"/>
        <w:rPr>
          <w:highlight w:val="white"/>
        </w:rPr>
      </w:pPr>
      <w:hyperlink r:id="rId21" w:history="1">
        <w:r w:rsidR="00B158D9">
          <w:rPr>
            <w:rStyle w:val="Hyperlink"/>
          </w:rPr>
          <w:t>https://en.wikipedia.org/wiki/Typename</w:t>
        </w:r>
      </w:hyperlink>
    </w:p>
    <w:p w:rsidR="00053459" w:rsidRDefault="00053459" w:rsidP="00307F0A">
      <w:pPr>
        <w:rPr>
          <w:highlight w:val="white"/>
          <w:rtl/>
        </w:rPr>
      </w:pPr>
      <w:r>
        <w:rPr>
          <w:rFonts w:hint="cs"/>
          <w:highlight w:val="white"/>
          <w:rtl/>
        </w:rPr>
        <w:t xml:space="preserve">המילה השמורה </w:t>
      </w:r>
      <w:r>
        <w:rPr>
          <w:highlight w:val="white"/>
        </w:rPr>
        <w:t>typename</w:t>
      </w:r>
      <w:r>
        <w:rPr>
          <w:rFonts w:hint="cs"/>
          <w:highlight w:val="white"/>
          <w:rtl/>
        </w:rPr>
        <w:t xml:space="preserve"> מוכרת בהגדרת </w:t>
      </w:r>
      <w:r w:rsidR="00307F0A">
        <w:rPr>
          <w:rFonts w:hint="cs"/>
          <w:highlight w:val="white"/>
          <w:rtl/>
        </w:rPr>
        <w:t>תבניות</w:t>
      </w:r>
      <w:r>
        <w:rPr>
          <w:rFonts w:hint="cs"/>
          <w:highlight w:val="white"/>
          <w:rtl/>
        </w:rPr>
        <w:t>, אולם יש לה שימוש נוסף שקצת קשור לצורה המודרנית של השפה.</w:t>
      </w:r>
    </w:p>
    <w:p w:rsidR="00D0398C" w:rsidRPr="00D0398C" w:rsidRDefault="00D0398C" w:rsidP="00C9100E">
      <w:pPr>
        <w:rPr>
          <w:highlight w:val="white"/>
          <w:u w:val="single"/>
          <w:rtl/>
        </w:rPr>
      </w:pPr>
      <w:r w:rsidRPr="00D0398C">
        <w:rPr>
          <w:rFonts w:hint="cs"/>
          <w:highlight w:val="white"/>
          <w:u w:val="single"/>
          <w:rtl/>
        </w:rPr>
        <w:t>הקדמה:</w:t>
      </w:r>
    </w:p>
    <w:p w:rsidR="00D0398C" w:rsidRDefault="00C9100E" w:rsidP="00C9100E">
      <w:pPr>
        <w:rPr>
          <w:highlight w:val="white"/>
          <w:rtl/>
        </w:rPr>
      </w:pPr>
      <w:r>
        <w:rPr>
          <w:rFonts w:hint="cs"/>
          <w:highlight w:val="white"/>
          <w:rtl/>
        </w:rPr>
        <w:t xml:space="preserve">בקוד הבא, הטיפוס של </w:t>
      </w:r>
      <w:r>
        <w:rPr>
          <w:highlight w:val="white"/>
        </w:rPr>
        <w:t>p</w:t>
      </w:r>
      <w:r>
        <w:rPr>
          <w:rFonts w:hint="cs"/>
          <w:highlight w:val="white"/>
          <w:rtl/>
        </w:rPr>
        <w:t xml:space="preserve"> תלוי במימוש הספציפי של הפונקציה. </w:t>
      </w:r>
    </w:p>
    <w:p w:rsidR="00C9100E" w:rsidRPr="00C9100E" w:rsidRDefault="00C9100E" w:rsidP="00D0398C">
      <w:pPr>
        <w:rPr>
          <w:highlight w:val="white"/>
          <w:rtl/>
        </w:rPr>
      </w:pPr>
      <w:r>
        <w:rPr>
          <w:rFonts w:hint="cs"/>
          <w:highlight w:val="white"/>
          <w:rtl/>
        </w:rPr>
        <w:t xml:space="preserve">אומרים ש </w:t>
      </w:r>
      <w:r w:rsidRPr="00C9100E">
        <w:rPr>
          <w:rFonts w:cs="Times New Roman"/>
          <w:rtl/>
        </w:rPr>
        <w:t xml:space="preserve">   </w:t>
      </w:r>
      <w:r w:rsidRPr="00C9100E">
        <w:t>T::bar</w:t>
      </w:r>
      <w:r>
        <w:rPr>
          <w:rFonts w:hint="cs"/>
          <w:rtl/>
        </w:rPr>
        <w:t xml:space="preserve"> הוא </w:t>
      </w:r>
      <w:r>
        <w:t>dependent type</w:t>
      </w:r>
    </w:p>
    <w:p w:rsidR="0098136F" w:rsidRDefault="0098136F" w:rsidP="00053459">
      <w:pPr>
        <w:rPr>
          <w:highlight w:val="white"/>
          <w:rtl/>
        </w:rPr>
      </w:pPr>
    </w:p>
    <w:p w:rsidR="0098136F" w:rsidRPr="00733717" w:rsidRDefault="0098136F" w:rsidP="0098136F">
      <w:pPr>
        <w:bidi w:val="0"/>
        <w:rPr>
          <w:rFonts w:ascii="Consolas" w:hAnsi="Consolas" w:cs="Courier New"/>
        </w:rPr>
      </w:pPr>
      <w:r w:rsidRPr="00733717">
        <w:rPr>
          <w:rFonts w:ascii="Consolas" w:hAnsi="Consolas" w:cs="Courier New"/>
        </w:rPr>
        <w:lastRenderedPageBreak/>
        <w:t>template &lt;typename T&gt;</w:t>
      </w:r>
    </w:p>
    <w:p w:rsidR="0098136F" w:rsidRPr="00733717" w:rsidRDefault="0098136F" w:rsidP="0098136F">
      <w:pPr>
        <w:bidi w:val="0"/>
        <w:rPr>
          <w:rFonts w:ascii="Consolas" w:hAnsi="Consolas" w:cs="Courier New"/>
        </w:rPr>
      </w:pPr>
      <w:r w:rsidRPr="00733717">
        <w:rPr>
          <w:rFonts w:ascii="Consolas" w:hAnsi="Consolas" w:cs="Courier New"/>
        </w:rPr>
        <w:t>void foo(const T&amp; t)</w:t>
      </w:r>
    </w:p>
    <w:p w:rsidR="0098136F" w:rsidRPr="00733717" w:rsidRDefault="00C9100E" w:rsidP="0098136F">
      <w:pPr>
        <w:bidi w:val="0"/>
        <w:rPr>
          <w:rFonts w:ascii="Consolas" w:hAnsi="Consolas" w:cs="Courier New"/>
          <w:rtl/>
        </w:rPr>
      </w:pPr>
      <w:r w:rsidRPr="00733717">
        <w:rPr>
          <w:rFonts w:ascii="Consolas" w:hAnsi="Consolas" w:cs="Courier New"/>
          <w:rtl/>
        </w:rPr>
        <w:t>}</w:t>
      </w:r>
    </w:p>
    <w:p w:rsidR="0098136F" w:rsidRPr="00733717" w:rsidRDefault="0098136F" w:rsidP="0098136F">
      <w:pPr>
        <w:bidi w:val="0"/>
        <w:rPr>
          <w:rFonts w:ascii="Consolas" w:hAnsi="Consolas" w:cs="Courier New"/>
        </w:rPr>
      </w:pPr>
      <w:r w:rsidRPr="00733717">
        <w:rPr>
          <w:rFonts w:ascii="Consolas" w:hAnsi="Consolas" w:cs="Courier New"/>
          <w:rtl/>
        </w:rPr>
        <w:t xml:space="preserve">   </w:t>
      </w:r>
      <w:r w:rsidRPr="00733717">
        <w:rPr>
          <w:rFonts w:ascii="Consolas" w:hAnsi="Consolas" w:cs="Courier New"/>
        </w:rPr>
        <w:t>T::bar * p</w:t>
      </w:r>
      <w:r w:rsidRPr="00733717">
        <w:rPr>
          <w:rFonts w:ascii="Consolas" w:hAnsi="Consolas" w:cs="Courier New"/>
          <w:rtl/>
        </w:rPr>
        <w:t>;</w:t>
      </w:r>
    </w:p>
    <w:p w:rsidR="00053459" w:rsidRPr="00733717" w:rsidRDefault="00C9100E" w:rsidP="0098136F">
      <w:pPr>
        <w:bidi w:val="0"/>
        <w:rPr>
          <w:rFonts w:ascii="Consolas" w:hAnsi="Consolas" w:cs="Courier New"/>
          <w:highlight w:val="white"/>
        </w:rPr>
      </w:pPr>
      <w:r w:rsidRPr="00733717">
        <w:rPr>
          <w:rFonts w:ascii="Consolas" w:hAnsi="Consolas" w:cs="Courier New"/>
          <w:rtl/>
        </w:rPr>
        <w:t>{</w:t>
      </w:r>
    </w:p>
    <w:p w:rsidR="00053459" w:rsidRDefault="00D0398C" w:rsidP="00053459">
      <w:pPr>
        <w:rPr>
          <w:highlight w:val="white"/>
          <w:rtl/>
        </w:rPr>
      </w:pPr>
      <w:r>
        <w:rPr>
          <w:rFonts w:hint="cs"/>
          <w:highlight w:val="white"/>
          <w:rtl/>
        </w:rPr>
        <w:t>ה</w:t>
      </w:r>
      <w:r w:rsidR="00C9100E">
        <w:rPr>
          <w:rFonts w:hint="cs"/>
          <w:highlight w:val="white"/>
          <w:rtl/>
        </w:rPr>
        <w:t>קלאס הבא</w:t>
      </w:r>
      <w:r>
        <w:rPr>
          <w:rFonts w:hint="cs"/>
          <w:highlight w:val="white"/>
          <w:rtl/>
        </w:rPr>
        <w:t xml:space="preserve"> מכיל הגדרת טיפוס</w:t>
      </w:r>
    </w:p>
    <w:p w:rsidR="00C9100E" w:rsidRPr="00733717" w:rsidRDefault="00C9100E" w:rsidP="00C9100E">
      <w:pPr>
        <w:bidi w:val="0"/>
        <w:rPr>
          <w:rFonts w:ascii="Consolas" w:hAnsi="Consolas" w:cs="Courier New"/>
          <w:rtl/>
        </w:rPr>
      </w:pPr>
      <w:r w:rsidRPr="00733717">
        <w:rPr>
          <w:rFonts w:ascii="Consolas" w:hAnsi="Consolas" w:cs="Courier New"/>
        </w:rPr>
        <w:t>struct StructWithBarAsType</w:t>
      </w:r>
    </w:p>
    <w:p w:rsidR="00C9100E" w:rsidRPr="00733717" w:rsidRDefault="00C9100E" w:rsidP="00C9100E">
      <w:pPr>
        <w:bidi w:val="0"/>
        <w:rPr>
          <w:rFonts w:ascii="Consolas" w:hAnsi="Consolas" w:cs="Courier New"/>
        </w:rPr>
      </w:pPr>
      <w:r w:rsidRPr="00733717">
        <w:rPr>
          <w:rFonts w:ascii="Consolas" w:hAnsi="Consolas" w:cs="Courier New"/>
        </w:rPr>
        <w:t>{</w:t>
      </w:r>
    </w:p>
    <w:p w:rsidR="00C9100E" w:rsidRPr="00733717" w:rsidRDefault="00C9100E" w:rsidP="00C9100E">
      <w:pPr>
        <w:bidi w:val="0"/>
        <w:rPr>
          <w:rFonts w:ascii="Consolas" w:hAnsi="Consolas" w:cs="Courier New"/>
        </w:rPr>
      </w:pPr>
      <w:r w:rsidRPr="00733717">
        <w:rPr>
          <w:rFonts w:ascii="Consolas" w:hAnsi="Consolas" w:cs="Courier New"/>
        </w:rPr>
        <w:t xml:space="preserve">   typedef int bar;</w:t>
      </w:r>
    </w:p>
    <w:p w:rsidR="00C9100E" w:rsidRPr="00733717" w:rsidRDefault="00C9100E" w:rsidP="00C9100E">
      <w:pPr>
        <w:bidi w:val="0"/>
        <w:rPr>
          <w:rFonts w:ascii="Consolas" w:hAnsi="Consolas" w:cs="Courier New"/>
          <w:rtl/>
        </w:rPr>
      </w:pPr>
      <w:r w:rsidRPr="00733717">
        <w:rPr>
          <w:rFonts w:ascii="Consolas" w:hAnsi="Consolas" w:cs="Courier New"/>
        </w:rPr>
        <w:t>};</w:t>
      </w:r>
    </w:p>
    <w:p w:rsidR="00C9100E" w:rsidRDefault="00D0398C" w:rsidP="00D0398C">
      <w:pPr>
        <w:rPr>
          <w:rtl/>
        </w:rPr>
      </w:pPr>
      <w:r>
        <w:rPr>
          <w:rFonts w:hint="cs"/>
          <w:rtl/>
        </w:rPr>
        <w:t xml:space="preserve">כך שלפי הקוד הבא, הטיפוס של </w:t>
      </w:r>
      <w:r>
        <w:t>p</w:t>
      </w:r>
      <w:r>
        <w:rPr>
          <w:rFonts w:hint="cs"/>
        </w:rPr>
        <w:t xml:space="preserve"> </w:t>
      </w:r>
      <w:r>
        <w:rPr>
          <w:rFonts w:hint="cs"/>
          <w:rtl/>
        </w:rPr>
        <w:t xml:space="preserve"> הוא מצביע ל </w:t>
      </w:r>
      <w:r>
        <w:t>int</w:t>
      </w:r>
    </w:p>
    <w:p w:rsidR="00C9100E" w:rsidRPr="00733717" w:rsidRDefault="00C9100E" w:rsidP="00D0398C">
      <w:pPr>
        <w:bidi w:val="0"/>
        <w:rPr>
          <w:rFonts w:ascii="Consolas" w:hAnsi="Consolas" w:cs="Courier New"/>
        </w:rPr>
      </w:pPr>
      <w:r w:rsidRPr="00733717">
        <w:rPr>
          <w:rFonts w:ascii="Consolas" w:hAnsi="Consolas" w:cs="Courier New"/>
        </w:rPr>
        <w:t>int main</w:t>
      </w:r>
      <w:r w:rsidRPr="00733717">
        <w:rPr>
          <w:rFonts w:ascii="Consolas" w:hAnsi="Consolas" w:cs="Courier New"/>
          <w:rtl/>
        </w:rPr>
        <w:t>()</w:t>
      </w:r>
      <w:r w:rsidRPr="00733717">
        <w:rPr>
          <w:rFonts w:ascii="Consolas" w:hAnsi="Consolas" w:cs="Courier New"/>
        </w:rPr>
        <w:t>{</w:t>
      </w:r>
    </w:p>
    <w:p w:rsidR="00C9100E" w:rsidRPr="00733717" w:rsidRDefault="00C9100E" w:rsidP="00C9100E">
      <w:pPr>
        <w:bidi w:val="0"/>
        <w:rPr>
          <w:rFonts w:ascii="Consolas" w:hAnsi="Consolas" w:cs="Courier New"/>
        </w:rPr>
      </w:pPr>
      <w:r w:rsidRPr="00733717">
        <w:rPr>
          <w:rFonts w:ascii="Consolas" w:hAnsi="Consolas" w:cs="Courier New"/>
          <w:rtl/>
        </w:rPr>
        <w:t xml:space="preserve">   </w:t>
      </w:r>
      <w:r w:rsidRPr="00733717">
        <w:rPr>
          <w:rFonts w:ascii="Consolas" w:hAnsi="Consolas" w:cs="Courier New"/>
        </w:rPr>
        <w:t>StructWithBarAsType x</w:t>
      </w:r>
      <w:r w:rsidRPr="00733717">
        <w:rPr>
          <w:rFonts w:ascii="Consolas" w:hAnsi="Consolas" w:cs="Courier New"/>
          <w:rtl/>
        </w:rPr>
        <w:t>;</w:t>
      </w:r>
    </w:p>
    <w:p w:rsidR="00C9100E" w:rsidRPr="00733717" w:rsidRDefault="00C9100E" w:rsidP="00C9100E">
      <w:pPr>
        <w:bidi w:val="0"/>
        <w:rPr>
          <w:rFonts w:ascii="Consolas" w:hAnsi="Consolas" w:cs="Courier New"/>
        </w:rPr>
      </w:pPr>
      <w:r w:rsidRPr="00733717">
        <w:rPr>
          <w:rFonts w:ascii="Consolas" w:hAnsi="Consolas" w:cs="Courier New"/>
          <w:rtl/>
        </w:rPr>
        <w:t xml:space="preserve">   </w:t>
      </w:r>
      <w:r w:rsidRPr="00733717">
        <w:rPr>
          <w:rFonts w:ascii="Consolas" w:hAnsi="Consolas" w:cs="Courier New"/>
        </w:rPr>
        <w:t>foo(x)</w:t>
      </w:r>
      <w:r w:rsidRPr="00733717">
        <w:rPr>
          <w:rFonts w:ascii="Consolas" w:hAnsi="Consolas" w:cs="Courier New"/>
          <w:rtl/>
        </w:rPr>
        <w:t>;</w:t>
      </w:r>
    </w:p>
    <w:p w:rsidR="00C9100E" w:rsidRPr="00733717" w:rsidRDefault="00C9100E" w:rsidP="00C9100E">
      <w:pPr>
        <w:bidi w:val="0"/>
        <w:rPr>
          <w:rFonts w:ascii="Consolas" w:hAnsi="Consolas"/>
          <w:rtl/>
        </w:rPr>
      </w:pPr>
      <w:r w:rsidRPr="00733717">
        <w:rPr>
          <w:rFonts w:ascii="Consolas" w:hAnsi="Consolas" w:cs="Courier New"/>
        </w:rPr>
        <w:t>}</w:t>
      </w:r>
    </w:p>
    <w:p w:rsidR="00D0398C" w:rsidRDefault="00D0398C" w:rsidP="00053459">
      <w:pPr>
        <w:rPr>
          <w:highlight w:val="white"/>
          <w:rtl/>
        </w:rPr>
      </w:pPr>
      <w:r>
        <w:rPr>
          <w:rFonts w:hint="cs"/>
          <w:highlight w:val="white"/>
          <w:rtl/>
        </w:rPr>
        <w:t xml:space="preserve">אבל קוד זה, כמות שהוא, </w:t>
      </w:r>
      <w:r w:rsidR="00C9100E">
        <w:rPr>
          <w:rFonts w:hint="cs"/>
          <w:highlight w:val="white"/>
          <w:rtl/>
        </w:rPr>
        <w:t>לא יתקמפל</w:t>
      </w:r>
      <w:r>
        <w:rPr>
          <w:rFonts w:hint="cs"/>
          <w:highlight w:val="white"/>
          <w:rtl/>
        </w:rPr>
        <w:t>!</w:t>
      </w:r>
    </w:p>
    <w:p w:rsidR="00D0398C" w:rsidRDefault="00D0398C" w:rsidP="00493F8C">
      <w:pPr>
        <w:rPr>
          <w:highlight w:val="white"/>
          <w:rtl/>
        </w:rPr>
      </w:pPr>
      <w:r>
        <w:rPr>
          <w:rFonts w:hint="cs"/>
          <w:highlight w:val="white"/>
          <w:rtl/>
        </w:rPr>
        <w:t xml:space="preserve">איך הקומפיילר אמור להתייחס ל  *  </w:t>
      </w:r>
      <w:r>
        <w:rPr>
          <w:highlight w:val="white"/>
        </w:rPr>
        <w:t>T::bar</w:t>
      </w:r>
      <w:r>
        <w:rPr>
          <w:rFonts w:hint="cs"/>
          <w:highlight w:val="white"/>
          <w:rtl/>
        </w:rPr>
        <w:t xml:space="preserve"> בגוף </w:t>
      </w:r>
      <w:r w:rsidR="00493F8C">
        <w:rPr>
          <w:rFonts w:hint="cs"/>
          <w:highlight w:val="white"/>
          <w:rtl/>
        </w:rPr>
        <w:t>התבנית</w:t>
      </w:r>
      <w:r>
        <w:rPr>
          <w:rFonts w:hint="cs"/>
          <w:highlight w:val="white"/>
          <w:rtl/>
        </w:rPr>
        <w:t>?  זו פעולת כפל? זה מצביע?</w:t>
      </w:r>
    </w:p>
    <w:p w:rsidR="00C9100E" w:rsidRDefault="00D0398C" w:rsidP="00D0398C">
      <w:pPr>
        <w:rPr>
          <w:highlight w:val="white"/>
          <w:rtl/>
        </w:rPr>
      </w:pPr>
      <w:r>
        <w:rPr>
          <w:rFonts w:hint="cs"/>
          <w:highlight w:val="white"/>
          <w:rtl/>
        </w:rPr>
        <w:t xml:space="preserve">כדי להבהיר את הכוונה יש </w:t>
      </w:r>
      <w:r w:rsidR="006F0715">
        <w:rPr>
          <w:rFonts w:hint="cs"/>
          <w:highlight w:val="white"/>
          <w:rtl/>
        </w:rPr>
        <w:t xml:space="preserve">להוסיף את המילה השמורה </w:t>
      </w:r>
      <w:r w:rsidR="006F0715">
        <w:rPr>
          <w:highlight w:val="white"/>
        </w:rPr>
        <w:t>typename</w:t>
      </w:r>
      <w:r w:rsidR="006F0715">
        <w:rPr>
          <w:rFonts w:hint="cs"/>
          <w:highlight w:val="white"/>
          <w:rtl/>
        </w:rPr>
        <w:t>.</w:t>
      </w:r>
    </w:p>
    <w:p w:rsidR="00463A2B" w:rsidRPr="00733717" w:rsidRDefault="00463A2B" w:rsidP="00463A2B">
      <w:pPr>
        <w:bidi w:val="0"/>
        <w:rPr>
          <w:rFonts w:ascii="Consolas" w:hAnsi="Consolas" w:cs="Courier New"/>
        </w:rPr>
      </w:pPr>
      <w:r w:rsidRPr="00733717">
        <w:rPr>
          <w:rFonts w:ascii="Consolas" w:hAnsi="Consolas" w:cs="Courier New"/>
          <w:b/>
          <w:bCs/>
        </w:rPr>
        <w:t>typename</w:t>
      </w:r>
      <w:r w:rsidRPr="00733717">
        <w:rPr>
          <w:rFonts w:ascii="Consolas" w:hAnsi="Consolas" w:cs="Courier New"/>
          <w:rtl/>
        </w:rPr>
        <w:t xml:space="preserve">   </w:t>
      </w:r>
      <w:r w:rsidRPr="00733717">
        <w:rPr>
          <w:rFonts w:ascii="Consolas" w:hAnsi="Consolas" w:cs="Courier New"/>
        </w:rPr>
        <w:t>T::bar * p</w:t>
      </w:r>
      <w:r w:rsidRPr="00733717">
        <w:rPr>
          <w:rFonts w:ascii="Consolas" w:hAnsi="Consolas" w:cs="Courier New"/>
          <w:rtl/>
        </w:rPr>
        <w:t>;</w:t>
      </w:r>
    </w:p>
    <w:p w:rsidR="006F0715" w:rsidRDefault="00D0398C" w:rsidP="00053459">
      <w:pPr>
        <w:rPr>
          <w:highlight w:val="white"/>
        </w:rPr>
      </w:pPr>
      <w:r>
        <w:rPr>
          <w:rFonts w:hint="cs"/>
          <w:highlight w:val="white"/>
          <w:rtl/>
        </w:rPr>
        <w:t xml:space="preserve">וזהו השימוש הנוסף שיש ל </w:t>
      </w:r>
      <w:r>
        <w:rPr>
          <w:highlight w:val="white"/>
        </w:rPr>
        <w:t>typename</w:t>
      </w:r>
      <w:r>
        <w:rPr>
          <w:rFonts w:hint="cs"/>
          <w:highlight w:val="white"/>
          <w:rtl/>
        </w:rPr>
        <w:t>.</w:t>
      </w:r>
    </w:p>
    <w:p w:rsidR="00374159" w:rsidRDefault="00374159" w:rsidP="00374159">
      <w:pPr>
        <w:pStyle w:val="Heading3"/>
        <w:rPr>
          <w:highlight w:val="white"/>
        </w:rPr>
      </w:pPr>
      <w:r>
        <w:rPr>
          <w:highlight w:val="white"/>
        </w:rPr>
        <w:t>Type deduction</w:t>
      </w:r>
    </w:p>
    <w:p w:rsidR="00374159" w:rsidRPr="00374159" w:rsidRDefault="00374159" w:rsidP="00374159">
      <w:pPr>
        <w:bidi w:val="0"/>
        <w:rPr>
          <w:rFonts w:ascii="Consolas" w:hAnsi="Consolas"/>
        </w:rPr>
      </w:pPr>
      <w:r w:rsidRPr="00374159">
        <w:rPr>
          <w:rFonts w:ascii="Consolas" w:hAnsi="Consolas"/>
        </w:rPr>
        <w:t>template &lt;typename T&gt;</w:t>
      </w:r>
    </w:p>
    <w:p w:rsidR="00374159" w:rsidRPr="00374159" w:rsidRDefault="00374159" w:rsidP="00374159">
      <w:pPr>
        <w:bidi w:val="0"/>
        <w:rPr>
          <w:rFonts w:ascii="Consolas" w:hAnsi="Consolas"/>
        </w:rPr>
      </w:pPr>
      <w:r w:rsidRPr="00374159">
        <w:rPr>
          <w:rFonts w:ascii="Consolas" w:hAnsi="Consolas"/>
        </w:rPr>
        <w:t>void Foo(T&amp; t)</w:t>
      </w:r>
    </w:p>
    <w:p w:rsidR="00374159" w:rsidRPr="00374159" w:rsidRDefault="00374159" w:rsidP="00374159">
      <w:pPr>
        <w:bidi w:val="0"/>
        <w:rPr>
          <w:rFonts w:ascii="Consolas" w:hAnsi="Consolas"/>
          <w:rtl/>
        </w:rPr>
      </w:pPr>
      <w:r w:rsidRPr="00374159">
        <w:rPr>
          <w:rFonts w:ascii="Consolas" w:hAnsi="Consolas"/>
        </w:rPr>
        <w:t>{</w:t>
      </w:r>
    </w:p>
    <w:p w:rsidR="00374159" w:rsidRPr="00374159" w:rsidRDefault="00374159" w:rsidP="00374159">
      <w:pPr>
        <w:bidi w:val="0"/>
        <w:rPr>
          <w:rFonts w:ascii="Consolas" w:hAnsi="Consolas"/>
        </w:rPr>
      </w:pPr>
      <w:r w:rsidRPr="00374159">
        <w:rPr>
          <w:rFonts w:ascii="Consolas" w:hAnsi="Consolas"/>
        </w:rPr>
        <w:t xml:space="preserve">    t = 10;</w:t>
      </w:r>
      <w:r>
        <w:rPr>
          <w:rFonts w:ascii="Consolas" w:hAnsi="Consolas"/>
        </w:rPr>
        <w:t xml:space="preserve"> </w:t>
      </w:r>
      <w:r>
        <w:rPr>
          <w:rFonts w:ascii="Consolas" w:hAnsi="Consolas"/>
        </w:rPr>
        <w:tab/>
      </w:r>
      <w:r>
        <w:rPr>
          <w:rFonts w:ascii="Consolas" w:hAnsi="Consolas"/>
        </w:rPr>
        <w:tab/>
        <w:t>// won’t compile</w:t>
      </w:r>
    </w:p>
    <w:p w:rsidR="00374159" w:rsidRPr="00374159" w:rsidRDefault="00374159" w:rsidP="00374159">
      <w:pPr>
        <w:bidi w:val="0"/>
        <w:rPr>
          <w:rFonts w:ascii="Consolas" w:hAnsi="Consolas"/>
        </w:rPr>
      </w:pPr>
      <w:r w:rsidRPr="00374159">
        <w:rPr>
          <w:rFonts w:ascii="Consolas" w:hAnsi="Consolas"/>
        </w:rPr>
        <w:t xml:space="preserve">    T x = 10;</w:t>
      </w:r>
    </w:p>
    <w:p w:rsidR="00374159" w:rsidRPr="00374159" w:rsidRDefault="00374159" w:rsidP="00374159">
      <w:pPr>
        <w:bidi w:val="0"/>
        <w:rPr>
          <w:rFonts w:ascii="Consolas" w:hAnsi="Consolas"/>
        </w:rPr>
      </w:pPr>
      <w:r w:rsidRPr="00374159">
        <w:rPr>
          <w:rFonts w:ascii="Consolas" w:hAnsi="Consolas"/>
        </w:rPr>
        <w:t xml:space="preserve">    x++</w:t>
      </w:r>
      <w:r>
        <w:rPr>
          <w:rFonts w:ascii="Consolas" w:hAnsi="Consolas"/>
        </w:rPr>
        <w:t xml:space="preserve">; </w:t>
      </w:r>
      <w:r>
        <w:rPr>
          <w:rFonts w:ascii="Consolas" w:hAnsi="Consolas"/>
        </w:rPr>
        <w:tab/>
      </w:r>
      <w:r>
        <w:rPr>
          <w:rFonts w:ascii="Consolas" w:hAnsi="Consolas"/>
        </w:rPr>
        <w:tab/>
        <w:t>// won’t compile</w:t>
      </w:r>
    </w:p>
    <w:p w:rsidR="00374159" w:rsidRPr="00374159" w:rsidRDefault="00374159" w:rsidP="00374159">
      <w:pPr>
        <w:bidi w:val="0"/>
        <w:rPr>
          <w:rFonts w:ascii="Consolas" w:hAnsi="Consolas"/>
          <w:rtl/>
        </w:rPr>
      </w:pPr>
      <w:r w:rsidRPr="00374159">
        <w:rPr>
          <w:rFonts w:ascii="Consolas" w:hAnsi="Consolas"/>
        </w:rPr>
        <w:t>}</w:t>
      </w:r>
    </w:p>
    <w:p w:rsidR="00374159" w:rsidRPr="00374159" w:rsidRDefault="00374159" w:rsidP="00374159">
      <w:pPr>
        <w:bidi w:val="0"/>
        <w:rPr>
          <w:rFonts w:ascii="Consolas" w:hAnsi="Consolas"/>
          <w:rtl/>
        </w:rPr>
      </w:pPr>
    </w:p>
    <w:p w:rsidR="00374159" w:rsidRPr="00374159" w:rsidRDefault="00374159" w:rsidP="00374159">
      <w:pPr>
        <w:bidi w:val="0"/>
        <w:rPr>
          <w:rFonts w:ascii="Consolas" w:hAnsi="Consolas"/>
        </w:rPr>
      </w:pPr>
      <w:r w:rsidRPr="00374159">
        <w:rPr>
          <w:rFonts w:ascii="Consolas" w:hAnsi="Consolas"/>
        </w:rPr>
        <w:t>int main()</w:t>
      </w:r>
    </w:p>
    <w:p w:rsidR="00374159" w:rsidRPr="00374159" w:rsidRDefault="00374159" w:rsidP="00374159">
      <w:pPr>
        <w:bidi w:val="0"/>
        <w:rPr>
          <w:rFonts w:ascii="Consolas" w:hAnsi="Consolas"/>
          <w:rtl/>
        </w:rPr>
      </w:pPr>
      <w:r w:rsidRPr="00374159">
        <w:rPr>
          <w:rFonts w:ascii="Consolas" w:hAnsi="Consolas"/>
        </w:rPr>
        <w:t>{</w:t>
      </w:r>
    </w:p>
    <w:p w:rsidR="00374159" w:rsidRPr="00374159" w:rsidRDefault="00374159" w:rsidP="00374159">
      <w:pPr>
        <w:bidi w:val="0"/>
        <w:rPr>
          <w:rFonts w:ascii="Consolas" w:hAnsi="Consolas"/>
        </w:rPr>
      </w:pPr>
      <w:r w:rsidRPr="00374159">
        <w:rPr>
          <w:rFonts w:ascii="Consolas" w:hAnsi="Consolas"/>
        </w:rPr>
        <w:t xml:space="preserve">    int const a = 0;</w:t>
      </w:r>
    </w:p>
    <w:p w:rsidR="00374159" w:rsidRPr="00374159" w:rsidRDefault="00374159" w:rsidP="00374159">
      <w:pPr>
        <w:bidi w:val="0"/>
        <w:rPr>
          <w:rFonts w:ascii="Consolas" w:hAnsi="Consolas"/>
        </w:rPr>
      </w:pPr>
      <w:r w:rsidRPr="00374159">
        <w:rPr>
          <w:rFonts w:ascii="Consolas" w:hAnsi="Consolas"/>
        </w:rPr>
        <w:t xml:space="preserve">    Foo(a);</w:t>
      </w:r>
    </w:p>
    <w:p w:rsidR="00374159" w:rsidRDefault="00374159" w:rsidP="00374159">
      <w:pPr>
        <w:bidi w:val="0"/>
        <w:rPr>
          <w:rFonts w:ascii="Consolas" w:hAnsi="Consolas"/>
        </w:rPr>
      </w:pPr>
      <w:r w:rsidRPr="00374159">
        <w:rPr>
          <w:rFonts w:ascii="Consolas" w:hAnsi="Consolas"/>
        </w:rPr>
        <w:t>}</w:t>
      </w:r>
    </w:p>
    <w:p w:rsidR="00374159" w:rsidRDefault="00374159" w:rsidP="00374159">
      <w:pPr>
        <w:rPr>
          <w:rFonts w:ascii="Consolas" w:hAnsi="Consolas"/>
          <w:rtl/>
        </w:rPr>
      </w:pPr>
      <w:r>
        <w:rPr>
          <w:rFonts w:ascii="Consolas" w:hAnsi="Consolas" w:hint="cs"/>
          <w:rtl/>
        </w:rPr>
        <w:t xml:space="preserve">מהו הטיפוס של </w:t>
      </w:r>
      <w:r>
        <w:rPr>
          <w:rFonts w:ascii="Consolas" w:hAnsi="Consolas"/>
        </w:rPr>
        <w:t>t</w:t>
      </w:r>
      <w:r>
        <w:rPr>
          <w:rFonts w:ascii="Consolas" w:hAnsi="Consolas" w:hint="cs"/>
          <w:rtl/>
        </w:rPr>
        <w:t xml:space="preserve"> בקוד הנ"ל. לכאורה זה </w:t>
      </w:r>
      <w:r>
        <w:rPr>
          <w:rFonts w:ascii="Consolas" w:hAnsi="Consolas"/>
        </w:rPr>
        <w:t>int&amp;</w:t>
      </w:r>
      <w:r>
        <w:rPr>
          <w:rFonts w:ascii="Consolas" w:hAnsi="Consolas" w:hint="cs"/>
          <w:rtl/>
        </w:rPr>
        <w:t xml:space="preserve"> , אבל לא. משום שאין לומר שבתוך </w:t>
      </w:r>
      <w:r>
        <w:rPr>
          <w:rFonts w:ascii="Consolas" w:hAnsi="Consolas"/>
        </w:rPr>
        <w:t>Foo</w:t>
      </w:r>
      <w:r>
        <w:rPr>
          <w:rFonts w:ascii="Consolas" w:hAnsi="Consolas" w:hint="cs"/>
          <w:rtl/>
        </w:rPr>
        <w:t xml:space="preserve"> ניתן יהיה לשנות את </w:t>
      </w:r>
      <w:r>
        <w:rPr>
          <w:rFonts w:ascii="Consolas" w:hAnsi="Consolas"/>
        </w:rPr>
        <w:t>t</w:t>
      </w:r>
      <w:r>
        <w:rPr>
          <w:rFonts w:ascii="Consolas" w:hAnsi="Consolas" w:hint="cs"/>
          <w:rtl/>
        </w:rPr>
        <w:t>. יש שם שתי שורות שלא מתקמפלות שממחישות נקודה זו. הקומפיילר מסיק:</w:t>
      </w:r>
    </w:p>
    <w:p w:rsidR="00374159" w:rsidRDefault="00374159" w:rsidP="00374159">
      <w:pPr>
        <w:bidi w:val="0"/>
        <w:rPr>
          <w:rFonts w:ascii="Consolas" w:hAnsi="Consolas"/>
        </w:rPr>
      </w:pPr>
      <w:r>
        <w:rPr>
          <w:rFonts w:ascii="Consolas" w:hAnsi="Consolas"/>
        </w:rPr>
        <w:t>T = const</w:t>
      </w:r>
      <w:r>
        <w:rPr>
          <w:rFonts w:ascii="Consolas" w:hAnsi="Consolas" w:hint="cs"/>
          <w:rtl/>
        </w:rPr>
        <w:t xml:space="preserve"> </w:t>
      </w:r>
      <w:r>
        <w:rPr>
          <w:rFonts w:ascii="Consolas" w:hAnsi="Consolas"/>
        </w:rPr>
        <w:t>int</w:t>
      </w:r>
    </w:p>
    <w:p w:rsidR="00374159" w:rsidRDefault="00374159" w:rsidP="00374159">
      <w:pPr>
        <w:rPr>
          <w:rFonts w:ascii="Consolas" w:hAnsi="Consolas"/>
          <w:rtl/>
        </w:rPr>
      </w:pPr>
      <w:r>
        <w:rPr>
          <w:rFonts w:ascii="Consolas" w:hAnsi="Consolas" w:hint="cs"/>
          <w:rtl/>
        </w:rPr>
        <w:t>ואז</w:t>
      </w:r>
    </w:p>
    <w:p w:rsidR="00374159" w:rsidRDefault="00374159" w:rsidP="00374159">
      <w:pPr>
        <w:bidi w:val="0"/>
        <w:rPr>
          <w:rFonts w:ascii="Consolas" w:hAnsi="Consolas"/>
          <w:rtl/>
        </w:rPr>
      </w:pPr>
      <w:r>
        <w:rPr>
          <w:rFonts w:ascii="Consolas" w:hAnsi="Consolas"/>
        </w:rPr>
        <w:t>typeof (t) = const int &amp;</w:t>
      </w:r>
    </w:p>
    <w:p w:rsidR="00374159" w:rsidRDefault="00374159" w:rsidP="00374159">
      <w:pPr>
        <w:rPr>
          <w:rFonts w:ascii="Consolas" w:hAnsi="Consolas"/>
          <w:rtl/>
        </w:rPr>
      </w:pPr>
      <w:r>
        <w:rPr>
          <w:rFonts w:ascii="Consolas" w:hAnsi="Consolas" w:hint="cs"/>
          <w:rtl/>
        </w:rPr>
        <w:t>אם הכותרת של הפונקציה היתה כזו:</w:t>
      </w:r>
    </w:p>
    <w:p w:rsidR="00374159" w:rsidRDefault="00374159" w:rsidP="00374159">
      <w:pPr>
        <w:bidi w:val="0"/>
        <w:rPr>
          <w:rFonts w:ascii="Consolas" w:hAnsi="Consolas"/>
        </w:rPr>
      </w:pPr>
      <w:r w:rsidRPr="00374159">
        <w:rPr>
          <w:rFonts w:ascii="Consolas" w:hAnsi="Consolas"/>
        </w:rPr>
        <w:t>void Foo(T</w:t>
      </w:r>
      <w:r>
        <w:rPr>
          <w:rFonts w:ascii="Consolas" w:hAnsi="Consolas" w:hint="cs"/>
          <w:rtl/>
        </w:rPr>
        <w:t xml:space="preserve"> </w:t>
      </w:r>
      <w:r>
        <w:rPr>
          <w:rFonts w:ascii="Consolas" w:hAnsi="Consolas"/>
        </w:rPr>
        <w:t xml:space="preserve">const </w:t>
      </w:r>
      <w:r w:rsidRPr="00374159">
        <w:rPr>
          <w:rFonts w:ascii="Consolas" w:hAnsi="Consolas"/>
        </w:rPr>
        <w:t>&amp; t)</w:t>
      </w:r>
    </w:p>
    <w:p w:rsidR="00374159" w:rsidRPr="00374159" w:rsidRDefault="00C618B1" w:rsidP="00C618B1">
      <w:pPr>
        <w:rPr>
          <w:rFonts w:ascii="Consolas" w:hAnsi="Consolas"/>
          <w:rtl/>
        </w:rPr>
      </w:pPr>
      <w:r>
        <w:rPr>
          <w:rFonts w:ascii="Consolas" w:hAnsi="Consolas" w:hint="cs"/>
          <w:rtl/>
        </w:rPr>
        <w:lastRenderedPageBreak/>
        <w:t xml:space="preserve">אז </w:t>
      </w:r>
      <w:r>
        <w:rPr>
          <w:rFonts w:ascii="Consolas" w:hAnsi="Consolas"/>
        </w:rPr>
        <w:t>t</w:t>
      </w:r>
      <w:r>
        <w:rPr>
          <w:rFonts w:ascii="Consolas" w:hAnsi="Consolas" w:hint="cs"/>
          <w:rtl/>
        </w:rPr>
        <w:t xml:space="preserve"> היה נשאר כמו קודם אבל </w:t>
      </w:r>
      <w:r>
        <w:rPr>
          <w:rFonts w:ascii="Consolas" w:hAnsi="Consolas"/>
        </w:rPr>
        <w:t>T</w:t>
      </w:r>
      <w:r>
        <w:rPr>
          <w:rFonts w:ascii="Consolas" w:hAnsi="Consolas" w:hint="cs"/>
          <w:rtl/>
        </w:rPr>
        <w:t xml:space="preserve"> היה מטיפוס </w:t>
      </w:r>
      <w:r>
        <w:rPr>
          <w:rFonts w:ascii="Consolas" w:hAnsi="Consolas"/>
        </w:rPr>
        <w:t>int</w:t>
      </w:r>
      <w:r>
        <w:rPr>
          <w:rFonts w:ascii="Consolas" w:hAnsi="Consolas" w:hint="cs"/>
          <w:rtl/>
        </w:rPr>
        <w:t>.</w:t>
      </w:r>
    </w:p>
    <w:p w:rsidR="00BE7BA8" w:rsidRDefault="00BE7BA8" w:rsidP="00BE7BA8">
      <w:pPr>
        <w:pStyle w:val="Heading2"/>
        <w:bidi w:val="0"/>
      </w:pPr>
      <w:bookmarkStart w:id="22" w:name="_Toc7956921"/>
      <w:r>
        <w:t>Containters</w:t>
      </w:r>
      <w:bookmarkEnd w:id="22"/>
    </w:p>
    <w:p w:rsidR="00A27E41" w:rsidRDefault="00DA2815" w:rsidP="006C6539">
      <w:pPr>
        <w:pStyle w:val="Heading3"/>
      </w:pPr>
      <w:bookmarkStart w:id="23" w:name="_Toc7956922"/>
      <w:r>
        <w:t>Standard containters</w:t>
      </w:r>
      <w:bookmarkEnd w:id="23"/>
    </w:p>
    <w:p w:rsidR="00DA2815" w:rsidRDefault="00DA2815" w:rsidP="006C6539">
      <w:pPr>
        <w:bidi w:val="0"/>
        <w:rPr>
          <w:rtl/>
        </w:rPr>
      </w:pPr>
      <w:r w:rsidRPr="00DA2815">
        <w:t>PS: C++ Advanced Topics;  Kate Gregory</w:t>
      </w:r>
    </w:p>
    <w:p w:rsidR="002D7B78" w:rsidRPr="00DA2815" w:rsidRDefault="002D7B78" w:rsidP="006C6539">
      <w:pPr>
        <w:bidi w:val="0"/>
        <w:rPr>
          <w:rtl/>
        </w:rPr>
      </w:pPr>
      <w:r>
        <w:rPr>
          <w:noProof/>
          <w:rtl/>
        </w:rPr>
        <w:drawing>
          <wp:inline distT="0" distB="0" distL="0" distR="0" wp14:anchorId="4399D596" wp14:editId="7FA3C703">
            <wp:extent cx="4703673" cy="756725"/>
            <wp:effectExtent l="0" t="0" r="190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703673" cy="756725"/>
                    </a:xfrm>
                    <a:prstGeom prst="rect">
                      <a:avLst/>
                    </a:prstGeom>
                  </pic:spPr>
                </pic:pic>
              </a:graphicData>
            </a:graphic>
          </wp:inline>
        </w:drawing>
      </w:r>
    </w:p>
    <w:p w:rsidR="00A27E41" w:rsidRDefault="00F232CF" w:rsidP="006C6539">
      <w:pPr>
        <w:pStyle w:val="Heading3"/>
      </w:pPr>
      <w:bookmarkStart w:id="24" w:name="_Toc7956923"/>
      <w:r>
        <w:t>vector</w:t>
      </w:r>
      <w:bookmarkEnd w:id="24"/>
    </w:p>
    <w:p w:rsidR="001E0857" w:rsidRPr="001E0857" w:rsidRDefault="001E0857" w:rsidP="006C6539">
      <w:pPr>
        <w:rPr>
          <w:rtl/>
        </w:rPr>
      </w:pPr>
      <w:r>
        <w:rPr>
          <w:rFonts w:hint="cs"/>
          <w:rtl/>
        </w:rPr>
        <w:t>(כלל אצבע: אם צריך קונטיינר, זה ברירת המחדל)</w:t>
      </w:r>
    </w:p>
    <w:p w:rsidR="00A27E41" w:rsidRPr="00C91256" w:rsidRDefault="00A724FA" w:rsidP="00C91256">
      <w:pPr>
        <w:bidi w:val="0"/>
        <w:rPr>
          <w:rFonts w:ascii="Consolas" w:hAnsi="Consolas"/>
          <w:highlight w:val="white"/>
        </w:rPr>
      </w:pPr>
      <w:r w:rsidRPr="00C91256">
        <w:rPr>
          <w:rFonts w:ascii="Consolas" w:hAnsi="Consolas"/>
          <w:highlight w:val="white"/>
        </w:rPr>
        <w:tab/>
        <w:t>std::vector&lt;Resource&gt; vp;</w:t>
      </w:r>
    </w:p>
    <w:p w:rsidR="00A27E41" w:rsidRPr="00C91256" w:rsidRDefault="00A724FA" w:rsidP="00C91256">
      <w:pPr>
        <w:bidi w:val="0"/>
        <w:rPr>
          <w:rFonts w:ascii="Consolas" w:hAnsi="Consolas"/>
          <w:highlight w:val="white"/>
        </w:rPr>
      </w:pPr>
      <w:r w:rsidRPr="00C91256">
        <w:rPr>
          <w:rFonts w:ascii="Consolas" w:hAnsi="Consolas"/>
          <w:highlight w:val="white"/>
        </w:rPr>
        <w:tab/>
        <w:t>{</w:t>
      </w:r>
    </w:p>
    <w:p w:rsidR="00A27E41" w:rsidRPr="00C91256" w:rsidRDefault="00A724FA" w:rsidP="00C91256">
      <w:pPr>
        <w:bidi w:val="0"/>
        <w:rPr>
          <w:rFonts w:ascii="Consolas" w:hAnsi="Consolas"/>
          <w:highlight w:val="white"/>
        </w:rPr>
      </w:pPr>
      <w:r w:rsidRPr="00C91256">
        <w:rPr>
          <w:rFonts w:ascii="Consolas" w:hAnsi="Consolas"/>
          <w:highlight w:val="white"/>
        </w:rPr>
        <w:tab/>
      </w:r>
      <w:r w:rsidRPr="00C91256">
        <w:rPr>
          <w:rFonts w:ascii="Consolas" w:hAnsi="Consolas"/>
          <w:highlight w:val="white"/>
        </w:rPr>
        <w:tab/>
      </w:r>
      <w:r w:rsidRPr="00C91256">
        <w:rPr>
          <w:rFonts w:ascii="Consolas" w:hAnsi="Consolas"/>
          <w:color w:val="2B91AF"/>
          <w:highlight w:val="white"/>
        </w:rPr>
        <w:t>Resource</w:t>
      </w:r>
      <w:r w:rsidRPr="00C91256">
        <w:rPr>
          <w:rFonts w:ascii="Consolas" w:hAnsi="Consolas"/>
          <w:highlight w:val="white"/>
        </w:rPr>
        <w:t xml:space="preserve"> r(</w:t>
      </w:r>
      <w:r w:rsidRPr="00C91256">
        <w:rPr>
          <w:rFonts w:ascii="Consolas" w:hAnsi="Consolas"/>
          <w:color w:val="A31515"/>
          <w:highlight w:val="white"/>
        </w:rPr>
        <w:t>"x"</w:t>
      </w:r>
      <w:r w:rsidRPr="00C91256">
        <w:rPr>
          <w:rFonts w:ascii="Consolas" w:hAnsi="Consolas"/>
          <w:highlight w:val="white"/>
        </w:rPr>
        <w:t>);</w:t>
      </w:r>
    </w:p>
    <w:p w:rsidR="00A27E41" w:rsidRPr="00C91256" w:rsidRDefault="00A724FA" w:rsidP="00C91256">
      <w:pPr>
        <w:bidi w:val="0"/>
        <w:rPr>
          <w:rFonts w:ascii="Consolas" w:hAnsi="Consolas"/>
          <w:highlight w:val="white"/>
        </w:rPr>
      </w:pPr>
      <w:r w:rsidRPr="00C91256">
        <w:rPr>
          <w:rFonts w:ascii="Consolas" w:hAnsi="Consolas"/>
          <w:highlight w:val="white"/>
        </w:rPr>
        <w:tab/>
      </w:r>
      <w:r w:rsidRPr="00C91256">
        <w:rPr>
          <w:rFonts w:ascii="Consolas" w:hAnsi="Consolas"/>
          <w:highlight w:val="white"/>
        </w:rPr>
        <w:tab/>
        <w:t>vp.push_back(r);</w:t>
      </w:r>
    </w:p>
    <w:p w:rsidR="00A27E41" w:rsidRPr="00C91256" w:rsidRDefault="00A724FA" w:rsidP="00C91256">
      <w:pPr>
        <w:bidi w:val="0"/>
        <w:rPr>
          <w:rFonts w:ascii="Consolas" w:hAnsi="Consolas"/>
          <w:highlight w:val="white"/>
        </w:rPr>
      </w:pPr>
      <w:r w:rsidRPr="00C91256">
        <w:rPr>
          <w:rFonts w:ascii="Consolas" w:hAnsi="Consolas"/>
          <w:highlight w:val="white"/>
        </w:rPr>
        <w:tab/>
        <w:t>}</w:t>
      </w:r>
    </w:p>
    <w:p w:rsidR="00A27E41" w:rsidRDefault="00A724FA" w:rsidP="006C6539">
      <w:pPr>
        <w:rPr>
          <w:rtl/>
        </w:rPr>
      </w:pPr>
      <w:r>
        <w:rPr>
          <w:rFonts w:hint="cs"/>
          <w:rtl/>
        </w:rPr>
        <w:t>מה קורה בקוד הנ"ל</w:t>
      </w:r>
      <w:r w:rsidR="006522D9">
        <w:rPr>
          <w:rFonts w:hint="cs"/>
          <w:rtl/>
        </w:rPr>
        <w:t>?</w:t>
      </w:r>
      <w:r>
        <w:rPr>
          <w:rFonts w:hint="cs"/>
          <w:rtl/>
        </w:rPr>
        <w:t xml:space="preserve"> </w:t>
      </w:r>
      <w:r>
        <w:t>r</w:t>
      </w:r>
      <w:r>
        <w:rPr>
          <w:rFonts w:hint="cs"/>
          <w:rtl/>
        </w:rPr>
        <w:t xml:space="preserve"> הוא מקומי ויוצא מסקופ בסיום הבלוק. </w:t>
      </w:r>
      <w:r w:rsidR="006522D9">
        <w:rPr>
          <w:rFonts w:hint="cs"/>
          <w:rtl/>
        </w:rPr>
        <w:t xml:space="preserve">ואם כן </w:t>
      </w:r>
      <w:r>
        <w:rPr>
          <w:rFonts w:hint="cs"/>
          <w:rtl/>
        </w:rPr>
        <w:t xml:space="preserve">מה מצבו של הווקטור? </w:t>
      </w:r>
    </w:p>
    <w:p w:rsidR="00A27E41" w:rsidRDefault="00A724FA" w:rsidP="006C6539">
      <w:pPr>
        <w:rPr>
          <w:rtl/>
        </w:rPr>
      </w:pPr>
      <w:r>
        <w:rPr>
          <w:rFonts w:hint="cs"/>
          <w:rtl/>
        </w:rPr>
        <w:t xml:space="preserve">התשובה הפשוטה שהיא שהווקטור לא לוקח את </w:t>
      </w:r>
      <w:r>
        <w:t>r</w:t>
      </w:r>
      <w:r>
        <w:rPr>
          <w:rFonts w:hint="cs"/>
          <w:rtl/>
        </w:rPr>
        <w:t xml:space="preserve"> כמות שהוא, הוא מעתיק אותו! בעזרת </w:t>
      </w:r>
      <w:r>
        <w:t>copy c-tor</w:t>
      </w:r>
    </w:p>
    <w:p w:rsidR="00A27E41" w:rsidRDefault="00A724FA" w:rsidP="006C6539">
      <w:pPr>
        <w:rPr>
          <w:rtl/>
        </w:rPr>
      </w:pPr>
      <w:r>
        <w:rPr>
          <w:rFonts w:hint="cs"/>
          <w:rtl/>
        </w:rPr>
        <w:t xml:space="preserve">נמצא שבווקטור </w:t>
      </w:r>
      <w:r w:rsidR="006522D9">
        <w:rPr>
          <w:rFonts w:hint="cs"/>
          <w:rtl/>
        </w:rPr>
        <w:t>יש</w:t>
      </w:r>
      <w:r>
        <w:rPr>
          <w:rFonts w:hint="cs"/>
          <w:rtl/>
        </w:rPr>
        <w:t xml:space="preserve"> העתק </w:t>
      </w:r>
      <w:r w:rsidRPr="00A27E41">
        <w:rPr>
          <w:rFonts w:hint="cs"/>
          <w:b/>
          <w:bCs/>
          <w:rtl/>
        </w:rPr>
        <w:t>נפרד</w:t>
      </w:r>
      <w:r>
        <w:rPr>
          <w:rFonts w:hint="cs"/>
          <w:rtl/>
        </w:rPr>
        <w:t xml:space="preserve"> של </w:t>
      </w:r>
      <w:r>
        <w:t>r</w:t>
      </w:r>
      <w:r>
        <w:rPr>
          <w:rFonts w:hint="cs"/>
          <w:rtl/>
        </w:rPr>
        <w:t>, ואם כן</w:t>
      </w:r>
      <w:r w:rsidR="00CC198B">
        <w:rPr>
          <w:rFonts w:hint="cs"/>
          <w:rtl/>
        </w:rPr>
        <w:t>,</w:t>
      </w:r>
      <w:r>
        <w:rPr>
          <w:rFonts w:hint="cs"/>
          <w:rtl/>
        </w:rPr>
        <w:t xml:space="preserve"> </w:t>
      </w:r>
      <w:r w:rsidR="00CC198B">
        <w:rPr>
          <w:rFonts w:hint="cs"/>
          <w:rtl/>
        </w:rPr>
        <w:t xml:space="preserve">במידה וצריך העתקה עמוקה, </w:t>
      </w:r>
      <w:r>
        <w:rPr>
          <w:rFonts w:hint="cs"/>
          <w:rtl/>
        </w:rPr>
        <w:t xml:space="preserve">באחריות המתכנת להעמיס את </w:t>
      </w:r>
      <w:r w:rsidR="00F8153F">
        <w:rPr>
          <w:rFonts w:hint="cs"/>
          <w:rtl/>
        </w:rPr>
        <w:t>קונסט' העתקה.</w:t>
      </w:r>
    </w:p>
    <w:p w:rsidR="00FD26B2" w:rsidRDefault="00F8153F" w:rsidP="006C6539">
      <w:pPr>
        <w:rPr>
          <w:rtl/>
        </w:rPr>
      </w:pPr>
      <w:r>
        <w:rPr>
          <w:rFonts w:hint="cs"/>
          <w:rtl/>
        </w:rPr>
        <w:t xml:space="preserve">אם לא רוצים לשכפל, אפשר להשתמש במצביע ורצוי במצביע אוטומטי כמו </w:t>
      </w:r>
      <w:r w:rsidR="00CC068D">
        <w:rPr>
          <w:rFonts w:hint="cs"/>
          <w:rtl/>
        </w:rPr>
        <w:t xml:space="preserve"> </w:t>
      </w:r>
      <w:r w:rsidR="00CC068D">
        <w:t>unique_ptr</w:t>
      </w:r>
      <w:r>
        <w:rPr>
          <w:rFonts w:hint="cs"/>
          <w:rtl/>
        </w:rPr>
        <w:t>:</w:t>
      </w:r>
    </w:p>
    <w:p w:rsidR="00A54E9A" w:rsidRDefault="00A54E9A" w:rsidP="00A76522">
      <w:pPr>
        <w:rPr>
          <w:highlight w:val="white"/>
        </w:rPr>
      </w:pPr>
    </w:p>
    <w:p w:rsidR="00B82566" w:rsidRPr="00A01D99" w:rsidRDefault="00A724FA" w:rsidP="00A01D99">
      <w:pPr>
        <w:bidi w:val="0"/>
        <w:rPr>
          <w:rFonts w:ascii="Consolas" w:hAnsi="Consolas"/>
          <w:highlight w:val="white"/>
        </w:rPr>
      </w:pPr>
      <w:r w:rsidRPr="00A01D99">
        <w:rPr>
          <w:rFonts w:ascii="Consolas" w:hAnsi="Consolas"/>
          <w:highlight w:val="white"/>
        </w:rPr>
        <w:t>vector&lt;unique_ptr&lt;Resource&gt;&gt; vp1;</w:t>
      </w:r>
    </w:p>
    <w:p w:rsidR="00B82566" w:rsidRDefault="00A724FA" w:rsidP="00A01D99">
      <w:pPr>
        <w:bidi w:val="0"/>
        <w:rPr>
          <w:highlight w:val="white"/>
          <w:rtl/>
        </w:rPr>
      </w:pPr>
      <w:r w:rsidRPr="00A01D99">
        <w:rPr>
          <w:rFonts w:ascii="Consolas" w:hAnsi="Consolas"/>
          <w:highlight w:val="white"/>
        </w:rPr>
        <w:t>vp1.push_back(unique_ptr&lt;Resource&gt;(</w:t>
      </w:r>
      <w:r w:rsidRPr="00A01D99">
        <w:rPr>
          <w:rFonts w:ascii="Consolas" w:hAnsi="Consolas"/>
          <w:color w:val="0000FF"/>
          <w:highlight w:val="white"/>
        </w:rPr>
        <w:t>new</w:t>
      </w:r>
      <w:r w:rsidRPr="00A01D99">
        <w:rPr>
          <w:rFonts w:ascii="Consolas" w:hAnsi="Consolas"/>
          <w:highlight w:val="white"/>
        </w:rPr>
        <w:t xml:space="preserve"> Resource(</w:t>
      </w:r>
      <w:r w:rsidRPr="00A01D99">
        <w:rPr>
          <w:rFonts w:ascii="Consolas" w:hAnsi="Consolas"/>
          <w:color w:val="A31515"/>
          <w:highlight w:val="white"/>
        </w:rPr>
        <w:t>"x1"</w:t>
      </w:r>
      <w:r w:rsidRPr="00A01D99">
        <w:rPr>
          <w:rFonts w:ascii="Consolas" w:hAnsi="Consolas"/>
          <w:highlight w:val="white"/>
        </w:rPr>
        <w:t>)))</w:t>
      </w:r>
      <w:r>
        <w:rPr>
          <w:highlight w:val="white"/>
        </w:rPr>
        <w:t>;</w:t>
      </w:r>
    </w:p>
    <w:p w:rsidR="0073163A" w:rsidRDefault="0073163A" w:rsidP="006C6539">
      <w:pPr>
        <w:bidi w:val="0"/>
        <w:rPr>
          <w:highlight w:val="white"/>
          <w:rtl/>
        </w:rPr>
      </w:pPr>
    </w:p>
    <w:p w:rsidR="00B6002B" w:rsidRDefault="00B6002B" w:rsidP="006C6539">
      <w:pPr>
        <w:rPr>
          <w:rtl/>
        </w:rPr>
      </w:pPr>
      <w:r>
        <w:rPr>
          <w:rFonts w:hint="cs"/>
          <w:rtl/>
        </w:rPr>
        <w:t>חסרון משמעותי של ווקטור שאם נדרש להוסיף לו איברים הוא צריך לבנות את עצמו מחדש. לדוגמא אם יש לו 2 איברים ורוצים להוסיף שלישי. הוא יבנה את עצמו מחדש בתור ווקטור עם ארבעה איברים ויעתי</w:t>
      </w:r>
      <w:r w:rsidR="00F55D0F">
        <w:rPr>
          <w:rFonts w:hint="cs"/>
          <w:rtl/>
        </w:rPr>
        <w:t>ק את שני האיברים הקיימים מהישן אל החדש. כמובן שקונסט' העתקה יופעלו כאן ובאחריות המתכנת לדאוג לבנות קונסט' העתקה במידת הצורך.</w:t>
      </w:r>
    </w:p>
    <w:p w:rsidR="006C6539" w:rsidRDefault="006C6539" w:rsidP="006C6539">
      <w:pPr>
        <w:rPr>
          <w:rtl/>
        </w:rPr>
      </w:pPr>
      <w:r>
        <w:rPr>
          <w:rFonts w:hint="cs"/>
          <w:rtl/>
        </w:rPr>
        <w:t>אפשר להגדיר מראש את גודלו של הווקטור ולחסוך את השכפולים הנ"ל.</w:t>
      </w:r>
    </w:p>
    <w:p w:rsidR="006C6539" w:rsidRPr="00B6002B" w:rsidRDefault="006C6539" w:rsidP="006C6539">
      <w:pPr>
        <w:bidi w:val="0"/>
        <w:rPr>
          <w:rtl/>
        </w:rPr>
      </w:pPr>
      <w:r>
        <w:rPr>
          <w:rFonts w:ascii="Consolas" w:hAnsi="Consolas" w:cs="Consolas"/>
          <w:color w:val="000000"/>
          <w:sz w:val="19"/>
          <w:szCs w:val="19"/>
          <w:highlight w:val="white"/>
        </w:rPr>
        <w:t>v.reserve(10);</w:t>
      </w:r>
    </w:p>
    <w:p w:rsidR="00DD13C7" w:rsidRDefault="00DD13C7" w:rsidP="006C6539">
      <w:pPr>
        <w:pStyle w:val="Heading3"/>
      </w:pPr>
      <w:bookmarkStart w:id="25" w:name="_Toc7956924"/>
      <w:r>
        <w:t>List</w:t>
      </w:r>
      <w:bookmarkEnd w:id="25"/>
    </w:p>
    <w:p w:rsidR="00DF7A25" w:rsidRPr="00A54E9A" w:rsidRDefault="00DA2815" w:rsidP="006C6539">
      <w:pPr>
        <w:bidi w:val="0"/>
        <w:rPr>
          <w:rtl/>
        </w:rPr>
      </w:pPr>
      <w:r w:rsidRPr="00A54E9A">
        <w:t xml:space="preserve">PS: </w:t>
      </w:r>
      <w:r w:rsidR="00DF7A25" w:rsidRPr="00A54E9A">
        <w:t>C++ Advanced Topics by Kate Gregory</w:t>
      </w:r>
    </w:p>
    <w:p w:rsidR="00DF7A25" w:rsidRPr="00A54E9A" w:rsidRDefault="00DF7A25" w:rsidP="006C6539">
      <w:pPr>
        <w:bidi w:val="0"/>
      </w:pPr>
      <w:r w:rsidRPr="00A54E9A">
        <w:t>adv-cpp\materials\advcpp-03-containers-exercise-files\Demo\Begin\ListAndVector\</w:t>
      </w:r>
    </w:p>
    <w:p w:rsidR="00DD13C7" w:rsidRDefault="00DD13C7" w:rsidP="006C6539">
      <w:pPr>
        <w:rPr>
          <w:rtl/>
        </w:rPr>
      </w:pPr>
      <w:r>
        <w:rPr>
          <w:rFonts w:hint="cs"/>
          <w:rtl/>
        </w:rPr>
        <w:t xml:space="preserve">וקטור שומר את האיברים שלו ברצף. </w:t>
      </w:r>
      <w:r w:rsidR="00BA72F7">
        <w:rPr>
          <w:rFonts w:hint="cs"/>
          <w:rtl/>
        </w:rPr>
        <w:t xml:space="preserve">דילוג אל </w:t>
      </w:r>
      <w:r>
        <w:rPr>
          <w:rFonts w:hint="cs"/>
          <w:rtl/>
        </w:rPr>
        <w:t>איבר</w:t>
      </w:r>
      <w:r>
        <w:t xml:space="preserve">N </w:t>
      </w:r>
      <w:r>
        <w:rPr>
          <w:rFonts w:hint="cs"/>
          <w:rtl/>
        </w:rPr>
        <w:t xml:space="preserve"> הוא טריוואלי. החסרון הוא כמובן כשרוצים להוסיף אלמנטים לו</w:t>
      </w:r>
      <w:r w:rsidR="00A01D99">
        <w:rPr>
          <w:rFonts w:hint="cs"/>
          <w:rtl/>
        </w:rPr>
        <w:t>ו</w:t>
      </w:r>
      <w:r>
        <w:rPr>
          <w:rFonts w:hint="cs"/>
          <w:rtl/>
        </w:rPr>
        <w:t>קטור נתון. הוא פשוט צריך לבנות את עצמו מחדש</w:t>
      </w:r>
      <w:r w:rsidR="00BA72F7">
        <w:rPr>
          <w:rFonts w:hint="cs"/>
          <w:rtl/>
        </w:rPr>
        <w:t xml:space="preserve"> ואז מופעלים ה </w:t>
      </w:r>
      <w:r w:rsidR="00BA72F7">
        <w:t>copy-ctor</w:t>
      </w:r>
      <w:r w:rsidR="00BA72F7">
        <w:rPr>
          <w:rFonts w:hint="cs"/>
          <w:rtl/>
        </w:rPr>
        <w:t xml:space="preserve"> של כל אלמנט וכו'. קצת כבד.</w:t>
      </w:r>
    </w:p>
    <w:p w:rsidR="00BA72F7" w:rsidRDefault="00DD13C7" w:rsidP="006C6539">
      <w:pPr>
        <w:rPr>
          <w:rtl/>
        </w:rPr>
      </w:pPr>
      <w:r>
        <w:rPr>
          <w:rFonts w:hint="cs"/>
          <w:rtl/>
        </w:rPr>
        <w:t xml:space="preserve">לעומת זאת </w:t>
      </w:r>
      <w:r>
        <w:t xml:space="preserve">List </w:t>
      </w:r>
      <w:r>
        <w:rPr>
          <w:rFonts w:hint="cs"/>
          <w:rtl/>
        </w:rPr>
        <w:t xml:space="preserve"> זו רשימה משורשרת</w:t>
      </w:r>
      <w:r w:rsidR="00BA72F7">
        <w:rPr>
          <w:rFonts w:hint="cs"/>
          <w:rtl/>
        </w:rPr>
        <w:t>, האיברים אינם רצופים בזכרון</w:t>
      </w:r>
      <w:r w:rsidR="00A01D99">
        <w:rPr>
          <w:rFonts w:hint="cs"/>
          <w:rtl/>
        </w:rPr>
        <w:t>.</w:t>
      </w:r>
    </w:p>
    <w:p w:rsidR="00DD13C7" w:rsidRDefault="00BA72F7" w:rsidP="006C6539">
      <w:pPr>
        <w:rPr>
          <w:rtl/>
        </w:rPr>
      </w:pPr>
      <w:r>
        <w:rPr>
          <w:rFonts w:hint="cs"/>
          <w:rtl/>
        </w:rPr>
        <w:t xml:space="preserve">אמנם </w:t>
      </w:r>
      <w:r w:rsidR="00DD13C7">
        <w:rPr>
          <w:rFonts w:hint="cs"/>
          <w:rtl/>
        </w:rPr>
        <w:t xml:space="preserve">אפשר בקלות להוסיף אלמנטים אבל גישה לאיבר </w:t>
      </w:r>
      <w:r w:rsidR="00DD13C7">
        <w:t>N</w:t>
      </w:r>
      <w:r w:rsidR="00DD13C7">
        <w:rPr>
          <w:rFonts w:hint="cs"/>
          <w:rtl/>
        </w:rPr>
        <w:t xml:space="preserve"> </w:t>
      </w:r>
      <w:r w:rsidR="00DD13C7">
        <w:t xml:space="preserve"> </w:t>
      </w:r>
      <w:r w:rsidR="00DD13C7">
        <w:rPr>
          <w:rFonts w:hint="cs"/>
          <w:rtl/>
        </w:rPr>
        <w:t>אינה פשוטה, ואפילו חישוב מספר האיברים זו משימה שדורשת לעבור על כל האיברים.</w:t>
      </w:r>
    </w:p>
    <w:p w:rsidR="000A3F45" w:rsidRDefault="0038005E" w:rsidP="006C6539">
      <w:pPr>
        <w:pStyle w:val="Heading3"/>
        <w:rPr>
          <w:highlight w:val="white"/>
        </w:rPr>
      </w:pPr>
      <w:bookmarkStart w:id="26" w:name="_Toc7956925"/>
      <w:r>
        <w:rPr>
          <w:highlight w:val="white"/>
        </w:rPr>
        <w:t>M</w:t>
      </w:r>
      <w:r w:rsidR="000A3F45">
        <w:rPr>
          <w:highlight w:val="white"/>
        </w:rPr>
        <w:t>ap</w:t>
      </w:r>
      <w:bookmarkEnd w:id="26"/>
    </w:p>
    <w:p w:rsidR="00F8153F" w:rsidRDefault="00F8153F" w:rsidP="006C6539">
      <w:pPr>
        <w:rPr>
          <w:rtl/>
        </w:rPr>
      </w:pPr>
      <w:r>
        <w:rPr>
          <w:rFonts w:hint="cs"/>
          <w:rtl/>
        </w:rPr>
        <w:lastRenderedPageBreak/>
        <w:t xml:space="preserve">זוגות של ערכי </w:t>
      </w:r>
      <w:r>
        <w:t>key-value</w:t>
      </w:r>
      <w:r>
        <w:rPr>
          <w:rFonts w:hint="cs"/>
          <w:rtl/>
        </w:rPr>
        <w:t xml:space="preserve"> ניתן לגשת לערך לפי המפתח. הרשימה מסודרת.</w:t>
      </w:r>
    </w:p>
    <w:p w:rsidR="00F8153F" w:rsidRDefault="00F8153F" w:rsidP="006C6539">
      <w:pPr>
        <w:rPr>
          <w:rtl/>
        </w:rPr>
      </w:pPr>
      <w:r>
        <w:rPr>
          <w:rFonts w:hint="cs"/>
          <w:rtl/>
        </w:rPr>
        <w:t xml:space="preserve">מתאים ל </w:t>
      </w:r>
      <w:r>
        <w:t>lookup-table</w:t>
      </w:r>
      <w:r>
        <w:rPr>
          <w:rFonts w:hint="cs"/>
          <w:rtl/>
        </w:rPr>
        <w:t>.</w:t>
      </w:r>
    </w:p>
    <w:p w:rsidR="005E36CD" w:rsidRDefault="005E36CD">
      <w:pPr>
        <w:bidi w:val="0"/>
        <w:spacing w:before="0" w:after="200"/>
        <w:jc w:val="left"/>
        <w:rPr>
          <w:color w:val="622423" w:themeColor="accent2" w:themeShade="7F"/>
          <w:sz w:val="24"/>
          <w:szCs w:val="24"/>
        </w:rPr>
      </w:pPr>
      <w:r>
        <w:br w:type="page"/>
      </w:r>
    </w:p>
    <w:p w:rsidR="000A3F45" w:rsidRDefault="0024036E" w:rsidP="0024036E">
      <w:pPr>
        <w:pStyle w:val="Heading3"/>
      </w:pPr>
      <w:bookmarkStart w:id="27" w:name="_Toc7956926"/>
      <w:r>
        <w:lastRenderedPageBreak/>
        <w:t xml:space="preserve">Range based </w:t>
      </w:r>
      <w:r w:rsidR="001A7E09">
        <w:t>`for`</w:t>
      </w:r>
      <w:bookmarkEnd w:id="27"/>
    </w:p>
    <w:p w:rsidR="005E36CD" w:rsidRDefault="0024036E" w:rsidP="0024036E">
      <w:pPr>
        <w:rPr>
          <w:rtl/>
        </w:rPr>
      </w:pPr>
      <w:r>
        <w:rPr>
          <w:rFonts w:hint="cs"/>
          <w:rtl/>
        </w:rPr>
        <w:t>לולאה על איברים של 'אוסף' מתבצעת כך</w:t>
      </w:r>
    </w:p>
    <w:p w:rsidR="00DE439C" w:rsidRPr="00A01D99" w:rsidRDefault="00DE439C" w:rsidP="00A01D99">
      <w:pPr>
        <w:bidi w:val="0"/>
        <w:rPr>
          <w:rFonts w:ascii="Consolas" w:hAnsi="Consolas"/>
        </w:rPr>
      </w:pPr>
      <w:r w:rsidRPr="00A01D99">
        <w:rPr>
          <w:rFonts w:ascii="Consolas" w:hAnsi="Consolas"/>
        </w:rPr>
        <w:t xml:space="preserve">    vector&lt;string&gt; v = {"one", "two", "three"};</w:t>
      </w:r>
    </w:p>
    <w:p w:rsidR="005E36CD" w:rsidRPr="00A01D99" w:rsidRDefault="00DE439C" w:rsidP="00A01D99">
      <w:pPr>
        <w:bidi w:val="0"/>
        <w:rPr>
          <w:rFonts w:ascii="Consolas" w:hAnsi="Consolas"/>
        </w:rPr>
      </w:pPr>
      <w:r w:rsidRPr="00A01D99">
        <w:rPr>
          <w:rFonts w:ascii="Consolas" w:hAnsi="Consolas"/>
        </w:rPr>
        <w:t xml:space="preserve">    for(auto it = begin(v); it!=end(v); it++)</w:t>
      </w:r>
    </w:p>
    <w:p w:rsidR="005E36CD" w:rsidRPr="00A01D99" w:rsidRDefault="00DE439C" w:rsidP="00A01D99">
      <w:pPr>
        <w:bidi w:val="0"/>
        <w:rPr>
          <w:rFonts w:ascii="Consolas" w:hAnsi="Consolas"/>
        </w:rPr>
      </w:pPr>
      <w:r w:rsidRPr="00A01D99">
        <w:rPr>
          <w:rFonts w:ascii="Consolas" w:hAnsi="Consolas"/>
        </w:rPr>
        <w:t xml:space="preserve">    {        </w:t>
      </w:r>
    </w:p>
    <w:p w:rsidR="005E36CD" w:rsidRPr="00A01D99" w:rsidRDefault="00DE439C" w:rsidP="00A01D99">
      <w:pPr>
        <w:bidi w:val="0"/>
        <w:ind w:firstLine="720"/>
        <w:rPr>
          <w:rFonts w:ascii="Consolas" w:hAnsi="Consolas"/>
        </w:rPr>
      </w:pPr>
      <w:r w:rsidRPr="00A01D99">
        <w:rPr>
          <w:rFonts w:ascii="Consolas" w:hAnsi="Consolas"/>
        </w:rPr>
        <w:t xml:space="preserve">cout &lt;&lt; *it &lt;&lt; "\n";    </w:t>
      </w:r>
    </w:p>
    <w:p w:rsidR="00DE439C" w:rsidRDefault="005E36CD" w:rsidP="00A01D99">
      <w:pPr>
        <w:bidi w:val="0"/>
      </w:pPr>
      <w:r w:rsidRPr="00A01D99">
        <w:rPr>
          <w:rFonts w:ascii="Consolas" w:hAnsi="Consolas"/>
        </w:rPr>
        <w:t xml:space="preserve">    </w:t>
      </w:r>
      <w:r w:rsidR="00DE439C" w:rsidRPr="00A01D99">
        <w:rPr>
          <w:rFonts w:ascii="Consolas" w:hAnsi="Consolas"/>
        </w:rPr>
        <w:t>}</w:t>
      </w:r>
    </w:p>
    <w:p w:rsidR="005E36CD" w:rsidRDefault="005E36CD" w:rsidP="005E36CD">
      <w:pPr>
        <w:rPr>
          <w:rtl/>
        </w:rPr>
      </w:pPr>
      <w:r>
        <w:rPr>
          <w:rFonts w:hint="cs"/>
          <w:rtl/>
        </w:rPr>
        <w:t xml:space="preserve">ואפשר לעשות איטרציה בכוון ההפוך בעזרת </w:t>
      </w:r>
      <w:r>
        <w:t>rbegin(),rend();</w:t>
      </w:r>
    </w:p>
    <w:p w:rsidR="00A76522" w:rsidRPr="005E36CD" w:rsidRDefault="0024036E" w:rsidP="0024036E">
      <w:r>
        <w:rPr>
          <w:rFonts w:hint="cs"/>
          <w:rtl/>
        </w:rPr>
        <w:t xml:space="preserve">או </w:t>
      </w:r>
      <w:r w:rsidR="00A76522">
        <w:t>cbegin(),cend();</w:t>
      </w:r>
      <w:r w:rsidR="00A76522">
        <w:rPr>
          <w:rFonts w:hint="cs"/>
          <w:rtl/>
        </w:rPr>
        <w:t xml:space="preserve"> </w:t>
      </w:r>
      <w:r>
        <w:rPr>
          <w:rFonts w:hint="cs"/>
          <w:rtl/>
        </w:rPr>
        <w:t xml:space="preserve">כאשר </w:t>
      </w:r>
      <w:r>
        <w:t>c</w:t>
      </w:r>
      <w:r>
        <w:rPr>
          <w:rFonts w:hint="cs"/>
          <w:rtl/>
        </w:rPr>
        <w:t xml:space="preserve"> עומד עבור </w:t>
      </w:r>
      <w:r>
        <w:t>const</w:t>
      </w:r>
      <w:r>
        <w:rPr>
          <w:rFonts w:hint="cs"/>
          <w:rtl/>
        </w:rPr>
        <w:t xml:space="preserve">. זה מכריח </w:t>
      </w:r>
      <w:r w:rsidR="00A76522">
        <w:rPr>
          <w:rFonts w:hint="cs"/>
          <w:rtl/>
        </w:rPr>
        <w:t>שימוש רק במתודות</w:t>
      </w:r>
      <w:r>
        <w:rPr>
          <w:rFonts w:hint="cs"/>
          <w:rtl/>
        </w:rPr>
        <w:t xml:space="preserve"> המסומנות</w:t>
      </w:r>
      <w:r w:rsidR="00A76522">
        <w:rPr>
          <w:rFonts w:hint="cs"/>
          <w:rtl/>
        </w:rPr>
        <w:t xml:space="preserve"> </w:t>
      </w:r>
      <w:r w:rsidR="00A76522">
        <w:t>const</w:t>
      </w:r>
    </w:p>
    <w:p w:rsidR="005E36CD" w:rsidRDefault="0024036E" w:rsidP="005E36CD">
      <w:pPr>
        <w:rPr>
          <w:rtl/>
        </w:rPr>
      </w:pPr>
      <w:r>
        <w:rPr>
          <w:rFonts w:hint="cs"/>
          <w:rtl/>
        </w:rPr>
        <w:t xml:space="preserve">בשפה התחדש כתיב מקוצר (קצת דומה ל </w:t>
      </w:r>
      <w:r>
        <w:t>foreach</w:t>
      </w:r>
      <w:r>
        <w:rPr>
          <w:rFonts w:hint="cs"/>
          <w:rtl/>
        </w:rPr>
        <w:t>)</w:t>
      </w:r>
    </w:p>
    <w:p w:rsidR="00A76522" w:rsidRPr="00A01D99" w:rsidRDefault="00A76522" w:rsidP="00A01D99">
      <w:pPr>
        <w:bidi w:val="0"/>
        <w:rPr>
          <w:rFonts w:ascii="Consolas" w:hAnsi="Consolas"/>
          <w:highlight w:val="white"/>
        </w:rPr>
      </w:pPr>
      <w:r w:rsidRPr="00A01D99">
        <w:rPr>
          <w:rFonts w:ascii="Consolas" w:hAnsi="Consolas"/>
          <w:highlight w:val="white"/>
        </w:rPr>
        <w:tab/>
      </w:r>
      <w:r w:rsidRPr="00A01D99">
        <w:rPr>
          <w:rFonts w:ascii="Consolas" w:hAnsi="Consolas"/>
          <w:color w:val="0000FF"/>
          <w:highlight w:val="white"/>
        </w:rPr>
        <w:t>for</w:t>
      </w:r>
      <w:r w:rsidRPr="00A01D99">
        <w:rPr>
          <w:rFonts w:ascii="Consolas" w:hAnsi="Consolas"/>
          <w:highlight w:val="white"/>
        </w:rPr>
        <w:t xml:space="preserve"> (</w:t>
      </w:r>
      <w:r w:rsidRPr="00A01D99">
        <w:rPr>
          <w:rFonts w:ascii="Consolas" w:hAnsi="Consolas"/>
          <w:color w:val="0000FF"/>
          <w:highlight w:val="white"/>
        </w:rPr>
        <w:t>auto</w:t>
      </w:r>
      <w:r w:rsidRPr="00A01D99">
        <w:rPr>
          <w:rFonts w:ascii="Consolas" w:hAnsi="Consolas"/>
          <w:highlight w:val="white"/>
        </w:rPr>
        <w:t xml:space="preserve"> a : v)</w:t>
      </w:r>
    </w:p>
    <w:p w:rsidR="00A76522" w:rsidRPr="00A01D99" w:rsidRDefault="00A76522" w:rsidP="00A01D99">
      <w:pPr>
        <w:bidi w:val="0"/>
        <w:rPr>
          <w:rFonts w:ascii="Consolas" w:hAnsi="Consolas"/>
          <w:highlight w:val="white"/>
        </w:rPr>
      </w:pPr>
      <w:r w:rsidRPr="00A01D99">
        <w:rPr>
          <w:rFonts w:ascii="Consolas" w:hAnsi="Consolas"/>
          <w:highlight w:val="white"/>
        </w:rPr>
        <w:tab/>
        <w:t>{</w:t>
      </w:r>
    </w:p>
    <w:p w:rsidR="00A76522" w:rsidRPr="00A01D99" w:rsidRDefault="00A76522" w:rsidP="00A01D99">
      <w:pPr>
        <w:bidi w:val="0"/>
        <w:rPr>
          <w:rFonts w:ascii="Consolas" w:hAnsi="Consolas"/>
          <w:highlight w:val="white"/>
        </w:rPr>
      </w:pPr>
      <w:r w:rsidRPr="00A01D99">
        <w:rPr>
          <w:rFonts w:ascii="Consolas" w:hAnsi="Consolas"/>
          <w:highlight w:val="white"/>
        </w:rPr>
        <w:tab/>
      </w:r>
      <w:r w:rsidRPr="00A01D99">
        <w:rPr>
          <w:rFonts w:ascii="Consolas" w:hAnsi="Consolas"/>
          <w:highlight w:val="white"/>
        </w:rPr>
        <w:tab/>
        <w:t xml:space="preserve">std::cout </w:t>
      </w:r>
      <w:r w:rsidRPr="00A01D99">
        <w:rPr>
          <w:rFonts w:ascii="Consolas" w:hAnsi="Consolas"/>
          <w:color w:val="008080"/>
          <w:highlight w:val="white"/>
        </w:rPr>
        <w:t>&lt;&lt;</w:t>
      </w:r>
      <w:r w:rsidRPr="00A01D99">
        <w:rPr>
          <w:rFonts w:ascii="Consolas" w:hAnsi="Consolas"/>
          <w:highlight w:val="white"/>
        </w:rPr>
        <w:t xml:space="preserve"> a.GetId() </w:t>
      </w:r>
      <w:r w:rsidRPr="00A01D99">
        <w:rPr>
          <w:rFonts w:ascii="Consolas" w:hAnsi="Consolas"/>
          <w:color w:val="008080"/>
          <w:highlight w:val="white"/>
        </w:rPr>
        <w:t>&lt;&lt;</w:t>
      </w:r>
      <w:r w:rsidRPr="00A01D99">
        <w:rPr>
          <w:rFonts w:ascii="Consolas" w:hAnsi="Consolas"/>
          <w:highlight w:val="white"/>
        </w:rPr>
        <w:t xml:space="preserve"> </w:t>
      </w:r>
      <w:r w:rsidRPr="00A01D99">
        <w:rPr>
          <w:rFonts w:ascii="Consolas" w:hAnsi="Consolas"/>
          <w:color w:val="A31515"/>
          <w:highlight w:val="white"/>
        </w:rPr>
        <w:t>"\n"</w:t>
      </w:r>
      <w:r w:rsidRPr="00A01D99">
        <w:rPr>
          <w:rFonts w:ascii="Consolas" w:hAnsi="Consolas"/>
          <w:highlight w:val="white"/>
        </w:rPr>
        <w:t>;</w:t>
      </w:r>
    </w:p>
    <w:p w:rsidR="00A76522" w:rsidRPr="00A01D99" w:rsidRDefault="00A76522" w:rsidP="00A01D99">
      <w:pPr>
        <w:bidi w:val="0"/>
        <w:rPr>
          <w:rFonts w:ascii="Consolas" w:hAnsi="Consolas"/>
          <w:highlight w:val="white"/>
        </w:rPr>
      </w:pPr>
      <w:r w:rsidRPr="00A01D99">
        <w:rPr>
          <w:rFonts w:ascii="Consolas" w:hAnsi="Consolas"/>
          <w:highlight w:val="white"/>
        </w:rPr>
        <w:tab/>
        <w:t>}</w:t>
      </w:r>
    </w:p>
    <w:p w:rsidR="0024036E" w:rsidRDefault="0024036E" w:rsidP="00A76522">
      <w:pPr>
        <w:rPr>
          <w:highlight w:val="white"/>
          <w:rtl/>
        </w:rPr>
      </w:pPr>
      <w:r>
        <w:rPr>
          <w:rFonts w:hint="cs"/>
          <w:highlight w:val="white"/>
          <w:rtl/>
        </w:rPr>
        <w:t>הפריסה של הצהרה כזו הינה כדלקמן:</w:t>
      </w:r>
    </w:p>
    <w:p w:rsidR="00E31AC0" w:rsidRDefault="0024036E" w:rsidP="00E31AC0">
      <w:pPr>
        <w:keepNext/>
        <w:bidi w:val="0"/>
      </w:pPr>
      <w:r>
        <w:rPr>
          <w:noProof/>
        </w:rPr>
        <w:drawing>
          <wp:inline distT="0" distB="0" distL="0" distR="0">
            <wp:extent cx="4397049" cy="2176650"/>
            <wp:effectExtent l="0" t="0" r="3810" b="0"/>
            <wp:docPr id="31" name="Picture 31" descr="cid:168dded7bbd4cff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ail-m_-2180040047759233975Picture 1" descr="cid:168dded7bbd4cff311"/>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4408079" cy="2182110"/>
                    </a:xfrm>
                    <a:prstGeom prst="rect">
                      <a:avLst/>
                    </a:prstGeom>
                    <a:noFill/>
                    <a:ln>
                      <a:noFill/>
                    </a:ln>
                  </pic:spPr>
                </pic:pic>
              </a:graphicData>
            </a:graphic>
          </wp:inline>
        </w:drawing>
      </w:r>
    </w:p>
    <w:p w:rsidR="0024036E" w:rsidRDefault="00E31AC0" w:rsidP="00E31AC0">
      <w:pPr>
        <w:pStyle w:val="Caption"/>
        <w:bidi w:val="0"/>
        <w:rPr>
          <w:highlight w:val="white"/>
          <w:rtl/>
        </w:rPr>
      </w:pPr>
      <w:r w:rsidRPr="00C452C0">
        <w:rPr>
          <w:noProof/>
        </w:rPr>
        <w:t>C++11 Language Features</w:t>
      </w:r>
      <w:r>
        <w:rPr>
          <w:noProof/>
        </w:rPr>
        <w:t>/ Korban.</w:t>
      </w:r>
    </w:p>
    <w:p w:rsidR="0024036E" w:rsidRDefault="0024036E" w:rsidP="00A76522">
      <w:pPr>
        <w:rPr>
          <w:highlight w:val="white"/>
          <w:rtl/>
        </w:rPr>
      </w:pPr>
      <w:r>
        <w:rPr>
          <w:rFonts w:hint="cs"/>
          <w:highlight w:val="white"/>
          <w:rtl/>
        </w:rPr>
        <w:t xml:space="preserve">(אם יש תמיכה ב </w:t>
      </w:r>
      <w:r>
        <w:rPr>
          <w:highlight w:val="white"/>
        </w:rPr>
        <w:t>begin(seq)</w:t>
      </w:r>
      <w:r>
        <w:rPr>
          <w:rFonts w:hint="cs"/>
          <w:highlight w:val="white"/>
          <w:rtl/>
        </w:rPr>
        <w:t xml:space="preserve"> אז נבחרת האפשרות השניה)</w:t>
      </w:r>
    </w:p>
    <w:p w:rsidR="00E31AC0" w:rsidRDefault="0024036E" w:rsidP="0024036E">
      <w:pPr>
        <w:rPr>
          <w:highlight w:val="white"/>
          <w:rtl/>
        </w:rPr>
      </w:pPr>
      <w:r>
        <w:rPr>
          <w:rFonts w:hint="cs"/>
          <w:highlight w:val="white"/>
          <w:rtl/>
        </w:rPr>
        <w:t xml:space="preserve">אחת המשמעויות של שימוש בכתיב זה, הינה שיש בהכרח העתקה של האיבר הנוכחי אל משתנה חיצוני, כלומר מופעל </w:t>
      </w:r>
      <w:r>
        <w:rPr>
          <w:highlight w:val="white"/>
        </w:rPr>
        <w:t>copy-ctor</w:t>
      </w:r>
      <w:r>
        <w:rPr>
          <w:rFonts w:hint="cs"/>
          <w:highlight w:val="white"/>
          <w:rtl/>
        </w:rPr>
        <w:t xml:space="preserve">. אם רוצים למנוע זאת אפשר להשתמש ב </w:t>
      </w:r>
      <w:r w:rsidR="00A76522">
        <w:rPr>
          <w:rFonts w:hint="cs"/>
          <w:highlight w:val="white"/>
          <w:rtl/>
        </w:rPr>
        <w:t xml:space="preserve">&amp;. </w:t>
      </w:r>
    </w:p>
    <w:p w:rsidR="008D313C" w:rsidRPr="00A76522" w:rsidRDefault="008D313C" w:rsidP="006D0F5D">
      <w:pPr>
        <w:rPr>
          <w:highlight w:val="white"/>
          <w:rtl/>
        </w:rPr>
      </w:pPr>
      <w:r>
        <w:rPr>
          <w:rFonts w:hint="cs"/>
          <w:highlight w:val="white"/>
          <w:rtl/>
        </w:rPr>
        <w:t xml:space="preserve">אפשר להשתמש בכתיב זה גם למערכים </w:t>
      </w:r>
      <w:r w:rsidRPr="008D313C">
        <w:rPr>
          <w:rFonts w:hint="cs"/>
          <w:b/>
          <w:bCs/>
          <w:highlight w:val="white"/>
          <w:rtl/>
        </w:rPr>
        <w:t>רגילים</w:t>
      </w:r>
      <w:r>
        <w:rPr>
          <w:rStyle w:val="FootnoteReference"/>
          <w:b/>
          <w:bCs/>
          <w:highlight w:val="white"/>
          <w:rtl/>
        </w:rPr>
        <w:footnoteReference w:id="2"/>
      </w:r>
      <w:r>
        <w:rPr>
          <w:rFonts w:hint="cs"/>
          <w:highlight w:val="white"/>
          <w:rtl/>
        </w:rPr>
        <w:t xml:space="preserve"> ו</w:t>
      </w:r>
      <w:r w:rsidR="006D0F5D">
        <w:rPr>
          <w:rFonts w:hint="cs"/>
          <w:highlight w:val="white"/>
          <w:rtl/>
        </w:rPr>
        <w:t>באמת זה שקול (בערך) ל</w:t>
      </w:r>
      <w:r>
        <w:rPr>
          <w:rFonts w:hint="cs"/>
          <w:highlight w:val="white"/>
          <w:rtl/>
        </w:rPr>
        <w:t>כתיב:</w:t>
      </w:r>
    </w:p>
    <w:p w:rsidR="005E36CD" w:rsidRDefault="00A76522" w:rsidP="00A01D99">
      <w:pPr>
        <w:bidi w:val="0"/>
      </w:pPr>
      <w:r>
        <w:rPr>
          <w:color w:val="0000FF"/>
          <w:highlight w:val="white"/>
        </w:rPr>
        <w:t>for</w:t>
      </w:r>
      <w:r>
        <w:rPr>
          <w:highlight w:val="white"/>
        </w:rPr>
        <w:t xml:space="preserve"> (</w:t>
      </w:r>
      <w:r>
        <w:rPr>
          <w:color w:val="0000FF"/>
          <w:highlight w:val="white"/>
        </w:rPr>
        <w:t>auto</w:t>
      </w:r>
      <w:r>
        <w:rPr>
          <w:highlight w:val="white"/>
        </w:rPr>
        <w:t xml:space="preserve"> a = begin(</w:t>
      </w:r>
      <w:r w:rsidRPr="00A76522">
        <w:rPr>
          <w:highlight w:val="white"/>
        </w:rPr>
        <w:t>arr</w:t>
      </w:r>
      <w:r>
        <w:rPr>
          <w:highlight w:val="white"/>
        </w:rPr>
        <w:t>); a != end(arr); a++) {}</w:t>
      </w:r>
    </w:p>
    <w:p w:rsidR="005E36CD" w:rsidRDefault="005E36CD" w:rsidP="00A76522"/>
    <w:p w:rsidR="00315458" w:rsidRDefault="00DE439C" w:rsidP="006C6539">
      <w:pPr>
        <w:bidi w:val="0"/>
        <w:rPr>
          <w:rtl/>
        </w:rPr>
      </w:pPr>
      <w:r>
        <w:t xml:space="preserve">    </w:t>
      </w:r>
      <w:r w:rsidR="00315458">
        <w:t>STL Algorithm</w:t>
      </w:r>
    </w:p>
    <w:p w:rsidR="00315458" w:rsidRDefault="00315458" w:rsidP="006C6539">
      <w:pPr>
        <w:bidi w:val="0"/>
      </w:pPr>
      <w:r>
        <w:t xml:space="preserve">PS: </w:t>
      </w:r>
      <w:r w:rsidRPr="00315458">
        <w:t>Beautiful C++: STL Algorithms</w:t>
      </w:r>
      <w:r>
        <w:t>, Kate.G</w:t>
      </w:r>
    </w:p>
    <w:p w:rsidR="00315458" w:rsidRPr="00315458" w:rsidRDefault="001A7E09" w:rsidP="006C6539">
      <w:pPr>
        <w:pStyle w:val="Heading3"/>
      </w:pPr>
      <w:bookmarkStart w:id="28" w:name="_Toc7956927"/>
      <w:r>
        <w:t>Headers</w:t>
      </w:r>
      <w:r w:rsidR="00315458">
        <w:t xml:space="preserve"> you should know</w:t>
      </w:r>
      <w:bookmarkEnd w:id="28"/>
    </w:p>
    <w:p w:rsidR="00315458" w:rsidRDefault="00315458" w:rsidP="006C6539">
      <w:pPr>
        <w:bidi w:val="0"/>
      </w:pPr>
      <w:r>
        <w:rPr>
          <w:noProof/>
        </w:rPr>
        <w:lastRenderedPageBreak/>
        <w:drawing>
          <wp:inline distT="0" distB="0" distL="0" distR="0" wp14:anchorId="28309EE1" wp14:editId="6C4BDF26">
            <wp:extent cx="3204446" cy="215951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202318" cy="2158084"/>
                    </a:xfrm>
                    <a:prstGeom prst="rect">
                      <a:avLst/>
                    </a:prstGeom>
                  </pic:spPr>
                </pic:pic>
              </a:graphicData>
            </a:graphic>
          </wp:inline>
        </w:drawing>
      </w:r>
    </w:p>
    <w:p w:rsidR="00315458" w:rsidRDefault="000D0C1A" w:rsidP="006C6539">
      <w:pPr>
        <w:pStyle w:val="Heading3"/>
      </w:pPr>
      <w:bookmarkStart w:id="29" w:name="_Toc7956928"/>
      <w:r>
        <w:t>count; count_if; for( iterator);</w:t>
      </w:r>
      <w:r w:rsidR="00315458">
        <w:t xml:space="preserve"> </w:t>
      </w:r>
      <w:r>
        <w:t>all_of; any_of; none_of</w:t>
      </w:r>
      <w:bookmarkEnd w:id="29"/>
    </w:p>
    <w:p w:rsidR="00315458" w:rsidRPr="00A01D99" w:rsidRDefault="00315458" w:rsidP="00A01D99">
      <w:pPr>
        <w:bidi w:val="0"/>
        <w:rPr>
          <w:rFonts w:ascii="Consolas" w:hAnsi="Consolas"/>
          <w:rtl/>
        </w:rPr>
      </w:pPr>
      <w:r w:rsidRPr="00A01D99">
        <w:rPr>
          <w:rFonts w:ascii="Consolas" w:hAnsi="Consolas"/>
        </w:rPr>
        <w:t xml:space="preserve">// Count.cpp : </w:t>
      </w: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Pr>
      </w:pPr>
      <w:r w:rsidRPr="00A01D99">
        <w:rPr>
          <w:rFonts w:ascii="Consolas" w:hAnsi="Consolas"/>
        </w:rPr>
        <w:t>#include "stdafx.h"</w:t>
      </w:r>
    </w:p>
    <w:p w:rsidR="00315458" w:rsidRPr="00A01D99" w:rsidRDefault="00315458" w:rsidP="00A01D99">
      <w:pPr>
        <w:bidi w:val="0"/>
        <w:rPr>
          <w:rFonts w:ascii="Consolas" w:hAnsi="Consolas"/>
        </w:rPr>
      </w:pPr>
      <w:r w:rsidRPr="00A01D99">
        <w:rPr>
          <w:rFonts w:ascii="Consolas" w:hAnsi="Consolas"/>
        </w:rPr>
        <w:t>#include &lt;vector&gt;</w:t>
      </w:r>
    </w:p>
    <w:p w:rsidR="00315458" w:rsidRPr="00A01D99" w:rsidRDefault="00315458" w:rsidP="00A01D99">
      <w:pPr>
        <w:bidi w:val="0"/>
        <w:rPr>
          <w:rFonts w:ascii="Consolas" w:hAnsi="Consolas"/>
        </w:rPr>
      </w:pPr>
      <w:r w:rsidRPr="00A01D99">
        <w:rPr>
          <w:rFonts w:ascii="Consolas" w:hAnsi="Consolas"/>
        </w:rPr>
        <w:t>#include &lt;string&gt;</w:t>
      </w:r>
    </w:p>
    <w:p w:rsidR="00315458" w:rsidRPr="00A01D99" w:rsidRDefault="00315458" w:rsidP="00A01D99">
      <w:pPr>
        <w:bidi w:val="0"/>
        <w:rPr>
          <w:rFonts w:ascii="Consolas" w:hAnsi="Consolas"/>
        </w:rPr>
      </w:pPr>
      <w:r w:rsidRPr="00A01D99">
        <w:rPr>
          <w:rFonts w:ascii="Consolas" w:hAnsi="Consolas"/>
        </w:rPr>
        <w:t>#include &lt;algorithm&gt;</w:t>
      </w:r>
    </w:p>
    <w:p w:rsidR="00315458" w:rsidRPr="00A01D99" w:rsidRDefault="00315458" w:rsidP="00A01D99">
      <w:pPr>
        <w:bidi w:val="0"/>
        <w:rPr>
          <w:rFonts w:ascii="Consolas" w:hAnsi="Consolas"/>
        </w:rPr>
      </w:pPr>
      <w:r w:rsidRPr="00A01D99">
        <w:rPr>
          <w:rFonts w:ascii="Consolas" w:hAnsi="Consolas"/>
        </w:rPr>
        <w:t>#include &lt;map&gt;</w:t>
      </w:r>
    </w:p>
    <w:p w:rsidR="00315458" w:rsidRPr="00A01D99" w:rsidRDefault="00315458" w:rsidP="00A01D99">
      <w:pPr>
        <w:bidi w:val="0"/>
        <w:rPr>
          <w:rFonts w:ascii="Consolas" w:hAnsi="Consolas"/>
        </w:rPr>
      </w:pPr>
      <w:r w:rsidRPr="00A01D99">
        <w:rPr>
          <w:rFonts w:ascii="Consolas" w:hAnsi="Consolas"/>
        </w:rPr>
        <w:t>using namespace std;</w:t>
      </w: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Pr>
      </w:pPr>
      <w:r w:rsidRPr="00A01D99">
        <w:rPr>
          <w:rFonts w:ascii="Consolas" w:hAnsi="Consolas"/>
        </w:rPr>
        <w:t>int main()</w:t>
      </w:r>
    </w:p>
    <w:p w:rsidR="00315458" w:rsidRPr="00A01D99" w:rsidRDefault="00315458" w:rsidP="00A01D99">
      <w:pPr>
        <w:bidi w:val="0"/>
        <w:rPr>
          <w:rFonts w:ascii="Consolas" w:hAnsi="Consolas"/>
          <w:rtl/>
        </w:rPr>
      </w:pPr>
      <w:r w:rsidRPr="00A01D99">
        <w:rPr>
          <w:rFonts w:ascii="Consolas" w:hAnsi="Consolas"/>
        </w:rPr>
        <w:t>{</w:t>
      </w:r>
    </w:p>
    <w:p w:rsidR="00315458" w:rsidRPr="00A01D99" w:rsidRDefault="00315458" w:rsidP="00A01D99">
      <w:pPr>
        <w:bidi w:val="0"/>
        <w:rPr>
          <w:rFonts w:ascii="Consolas" w:hAnsi="Consolas"/>
        </w:rPr>
      </w:pPr>
      <w:r w:rsidRPr="00A01D99">
        <w:rPr>
          <w:rFonts w:ascii="Consolas" w:hAnsi="Consolas"/>
        </w:rPr>
        <w:tab/>
        <w:t>vector&lt;int&gt; v{ 2,7,1,6,2,-2,4,0 };</w:t>
      </w:r>
    </w:p>
    <w:p w:rsidR="00315458" w:rsidRPr="00A01D99" w:rsidRDefault="00315458" w:rsidP="00A01D99">
      <w:pPr>
        <w:bidi w:val="0"/>
        <w:rPr>
          <w:rFonts w:ascii="Consolas" w:hAnsi="Consolas"/>
        </w:rPr>
      </w:pPr>
      <w:r w:rsidRPr="00A01D99">
        <w:rPr>
          <w:rFonts w:ascii="Consolas" w:hAnsi="Consolas"/>
        </w:rPr>
        <w:tab/>
        <w:t>//count how many entries have the target value (2)</w:t>
      </w:r>
    </w:p>
    <w:p w:rsidR="00315458" w:rsidRPr="00A01D99" w:rsidRDefault="00315458" w:rsidP="00A01D99">
      <w:pPr>
        <w:bidi w:val="0"/>
        <w:rPr>
          <w:rFonts w:ascii="Consolas" w:hAnsi="Consolas"/>
        </w:rPr>
      </w:pPr>
      <w:r w:rsidRPr="00A01D99">
        <w:rPr>
          <w:rFonts w:ascii="Consolas" w:hAnsi="Consolas"/>
        </w:rPr>
        <w:tab/>
        <w:t>int twos = 0;</w:t>
      </w:r>
    </w:p>
    <w:p w:rsidR="00315458" w:rsidRDefault="00315458" w:rsidP="00A01D99">
      <w:pPr>
        <w:bidi w:val="0"/>
        <w:rPr>
          <w:rFonts w:ascii="Consolas" w:hAnsi="Consolas"/>
          <w:rtl/>
        </w:rPr>
      </w:pPr>
      <w:r w:rsidRPr="00A01D99">
        <w:rPr>
          <w:rFonts w:ascii="Consolas" w:hAnsi="Consolas"/>
        </w:rPr>
        <w:tab/>
        <w:t>int const target = 2;</w:t>
      </w:r>
    </w:p>
    <w:p w:rsidR="00A01D99" w:rsidRPr="00A01D99" w:rsidRDefault="00A01D99" w:rsidP="00A01D99">
      <w:pPr>
        <w:bidi w:val="0"/>
        <w:rPr>
          <w:rFonts w:ascii="Consolas" w:hAnsi="Consolas"/>
        </w:rPr>
      </w:pPr>
    </w:p>
    <w:p w:rsidR="009B687C" w:rsidRPr="00A01D99" w:rsidRDefault="009B687C" w:rsidP="00A01D99">
      <w:pPr>
        <w:bidi w:val="0"/>
        <w:rPr>
          <w:rFonts w:ascii="Consolas" w:hAnsi="Consolas"/>
        </w:rPr>
      </w:pPr>
      <w:r w:rsidRPr="00A01D99">
        <w:rPr>
          <w:rFonts w:ascii="Consolas" w:hAnsi="Consolas"/>
        </w:rPr>
        <w:t>//method 1</w:t>
      </w:r>
    </w:p>
    <w:p w:rsidR="00315458" w:rsidRPr="00A01D99" w:rsidRDefault="00315458" w:rsidP="00A01D99">
      <w:pPr>
        <w:bidi w:val="0"/>
        <w:rPr>
          <w:rFonts w:ascii="Consolas" w:hAnsi="Consolas"/>
        </w:rPr>
      </w:pPr>
      <w:r w:rsidRPr="00A01D99">
        <w:rPr>
          <w:rFonts w:ascii="Consolas" w:hAnsi="Consolas"/>
        </w:rPr>
        <w:tab/>
        <w:t>for (size_t i = 0; i &lt; v.size(); i++)</w:t>
      </w:r>
    </w:p>
    <w:p w:rsidR="00315458" w:rsidRPr="00A01D99" w:rsidRDefault="00315458" w:rsidP="00A01D99">
      <w:pPr>
        <w:bidi w:val="0"/>
        <w:rPr>
          <w:rFonts w:ascii="Consolas" w:hAnsi="Consolas"/>
          <w:rtl/>
        </w:rPr>
      </w:pPr>
      <w:r w:rsidRPr="00A01D99">
        <w:rPr>
          <w:rFonts w:ascii="Consolas" w:hAnsi="Consolas"/>
        </w:rPr>
        <w:tab/>
        <w:t>{</w:t>
      </w:r>
    </w:p>
    <w:p w:rsidR="00315458" w:rsidRPr="00A01D99" w:rsidRDefault="00315458" w:rsidP="00A01D99">
      <w:pPr>
        <w:bidi w:val="0"/>
        <w:rPr>
          <w:rFonts w:ascii="Consolas" w:hAnsi="Consolas"/>
        </w:rPr>
      </w:pPr>
      <w:r w:rsidRPr="00A01D99">
        <w:rPr>
          <w:rFonts w:ascii="Consolas" w:hAnsi="Consolas"/>
        </w:rPr>
        <w:tab/>
      </w:r>
      <w:r w:rsidRPr="00A01D99">
        <w:rPr>
          <w:rFonts w:ascii="Consolas" w:hAnsi="Consolas"/>
        </w:rPr>
        <w:tab/>
        <w:t>if (v[i] == target)</w:t>
      </w:r>
    </w:p>
    <w:p w:rsidR="00315458" w:rsidRPr="00A01D99" w:rsidRDefault="00315458" w:rsidP="00A01D99">
      <w:pPr>
        <w:bidi w:val="0"/>
        <w:rPr>
          <w:rFonts w:ascii="Consolas" w:hAnsi="Consolas"/>
          <w:rtl/>
        </w:rPr>
      </w:pPr>
      <w:r w:rsidRPr="00A01D99">
        <w:rPr>
          <w:rFonts w:ascii="Consolas" w:hAnsi="Consolas"/>
        </w:rPr>
        <w:tab/>
      </w:r>
      <w:r w:rsidRPr="00A01D99">
        <w:rPr>
          <w:rFonts w:ascii="Consolas" w:hAnsi="Consolas"/>
        </w:rPr>
        <w:tab/>
        <w:t>{</w:t>
      </w:r>
    </w:p>
    <w:p w:rsidR="00315458" w:rsidRPr="00A01D99" w:rsidRDefault="00315458" w:rsidP="00A01D99">
      <w:pPr>
        <w:bidi w:val="0"/>
        <w:rPr>
          <w:rFonts w:ascii="Consolas" w:hAnsi="Consolas"/>
        </w:rPr>
      </w:pPr>
      <w:r w:rsidRPr="00A01D99">
        <w:rPr>
          <w:rFonts w:ascii="Consolas" w:hAnsi="Consolas"/>
        </w:rPr>
        <w:tab/>
      </w:r>
      <w:r w:rsidRPr="00A01D99">
        <w:rPr>
          <w:rFonts w:ascii="Consolas" w:hAnsi="Consolas"/>
        </w:rPr>
        <w:tab/>
      </w:r>
      <w:r w:rsidRPr="00A01D99">
        <w:rPr>
          <w:rFonts w:ascii="Consolas" w:hAnsi="Consolas"/>
        </w:rPr>
        <w:tab/>
        <w:t>twos++;</w:t>
      </w:r>
    </w:p>
    <w:p w:rsidR="00315458" w:rsidRPr="00A01D99" w:rsidRDefault="00315458" w:rsidP="00A01D99">
      <w:pPr>
        <w:bidi w:val="0"/>
        <w:rPr>
          <w:rFonts w:ascii="Consolas" w:hAnsi="Consolas"/>
          <w:rtl/>
        </w:rPr>
      </w:pPr>
      <w:r w:rsidRPr="00A01D99">
        <w:rPr>
          <w:rFonts w:ascii="Consolas" w:hAnsi="Consolas"/>
        </w:rPr>
        <w:tab/>
      </w:r>
      <w:r w:rsidRPr="00A01D99">
        <w:rPr>
          <w:rFonts w:ascii="Consolas" w:hAnsi="Consolas"/>
        </w:rPr>
        <w:tab/>
        <w:t>}</w:t>
      </w:r>
    </w:p>
    <w:p w:rsidR="00315458" w:rsidRDefault="00315458" w:rsidP="00A01D99">
      <w:pPr>
        <w:bidi w:val="0"/>
        <w:rPr>
          <w:rFonts w:ascii="Consolas" w:hAnsi="Consolas"/>
          <w:rtl/>
        </w:rPr>
      </w:pPr>
      <w:r w:rsidRPr="00A01D99">
        <w:rPr>
          <w:rFonts w:ascii="Consolas" w:hAnsi="Consolas"/>
        </w:rPr>
        <w:tab/>
        <w:t>}</w:t>
      </w:r>
    </w:p>
    <w:p w:rsidR="00A01D99" w:rsidRPr="00A01D99" w:rsidRDefault="00A01D99" w:rsidP="00A01D99">
      <w:pPr>
        <w:bidi w:val="0"/>
        <w:rPr>
          <w:rFonts w:ascii="Consolas" w:hAnsi="Consolas"/>
          <w:rtl/>
        </w:rPr>
      </w:pPr>
    </w:p>
    <w:p w:rsidR="00315458" w:rsidRPr="00A01D99" w:rsidRDefault="009B687C" w:rsidP="00A01D99">
      <w:pPr>
        <w:bidi w:val="0"/>
        <w:rPr>
          <w:rFonts w:ascii="Consolas" w:hAnsi="Consolas"/>
          <w:rtl/>
        </w:rPr>
      </w:pPr>
      <w:r w:rsidRPr="00A01D99">
        <w:rPr>
          <w:rFonts w:ascii="Consolas" w:hAnsi="Consolas"/>
        </w:rPr>
        <w:t>// method 2</w:t>
      </w:r>
    </w:p>
    <w:p w:rsidR="00315458" w:rsidRDefault="00315458" w:rsidP="00A01D99">
      <w:pPr>
        <w:bidi w:val="0"/>
        <w:rPr>
          <w:rFonts w:ascii="Consolas" w:hAnsi="Consolas"/>
          <w:rtl/>
        </w:rPr>
      </w:pPr>
      <w:r w:rsidRPr="00A01D99">
        <w:rPr>
          <w:rFonts w:ascii="Consolas" w:hAnsi="Consolas"/>
        </w:rPr>
        <w:tab/>
        <w:t>twos = count(v.begin(), v.end(), target);</w:t>
      </w:r>
    </w:p>
    <w:p w:rsidR="00A01D99" w:rsidRPr="00A01D99" w:rsidRDefault="00A01D99" w:rsidP="00A01D99">
      <w:pPr>
        <w:bidi w:val="0"/>
        <w:rPr>
          <w:rFonts w:ascii="Consolas" w:hAnsi="Consolas"/>
        </w:rPr>
      </w:pPr>
    </w:p>
    <w:p w:rsidR="009B687C" w:rsidRPr="00A01D99" w:rsidRDefault="009B687C" w:rsidP="00A01D99">
      <w:pPr>
        <w:bidi w:val="0"/>
        <w:rPr>
          <w:rFonts w:ascii="Consolas" w:hAnsi="Consolas"/>
        </w:rPr>
      </w:pPr>
      <w:r w:rsidRPr="00A01D99">
        <w:rPr>
          <w:rFonts w:ascii="Consolas" w:hAnsi="Consolas"/>
        </w:rPr>
        <w:t>// method 3</w:t>
      </w:r>
    </w:p>
    <w:p w:rsidR="00315458" w:rsidRPr="00A01D99" w:rsidRDefault="00315458" w:rsidP="00A01D99">
      <w:pPr>
        <w:bidi w:val="0"/>
        <w:rPr>
          <w:rFonts w:ascii="Consolas" w:hAnsi="Consolas"/>
        </w:rPr>
      </w:pPr>
      <w:r w:rsidRPr="00A01D99">
        <w:rPr>
          <w:rFonts w:ascii="Consolas" w:hAnsi="Consolas"/>
        </w:rPr>
        <w:lastRenderedPageBreak/>
        <w:tab/>
        <w:t>twos = count(begin(v), end(v), target);</w:t>
      </w: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Pr>
      </w:pPr>
      <w:r w:rsidRPr="00A01D99">
        <w:rPr>
          <w:rFonts w:ascii="Consolas" w:hAnsi="Consolas"/>
        </w:rPr>
        <w:tab/>
        <w:t>//count how many entries are odd</w:t>
      </w:r>
    </w:p>
    <w:p w:rsidR="00315458" w:rsidRPr="00A01D99" w:rsidRDefault="00315458" w:rsidP="00A01D99">
      <w:pPr>
        <w:bidi w:val="0"/>
        <w:rPr>
          <w:rFonts w:ascii="Consolas" w:hAnsi="Consolas"/>
        </w:rPr>
      </w:pPr>
      <w:r w:rsidRPr="00A01D99">
        <w:rPr>
          <w:rFonts w:ascii="Consolas" w:hAnsi="Consolas"/>
        </w:rPr>
        <w:tab/>
        <w:t>int odds = 0;</w:t>
      </w:r>
    </w:p>
    <w:p w:rsidR="00315458" w:rsidRPr="00A01D99" w:rsidRDefault="00315458" w:rsidP="00A01D99">
      <w:pPr>
        <w:bidi w:val="0"/>
        <w:rPr>
          <w:rFonts w:ascii="Consolas" w:hAnsi="Consolas"/>
        </w:rPr>
      </w:pPr>
      <w:r w:rsidRPr="00A01D99">
        <w:rPr>
          <w:rFonts w:ascii="Consolas" w:hAnsi="Consolas"/>
        </w:rPr>
        <w:tab/>
        <w:t>for (auto elem : v)</w:t>
      </w:r>
    </w:p>
    <w:p w:rsidR="00315458" w:rsidRPr="00A01D99" w:rsidRDefault="00315458" w:rsidP="00A01D99">
      <w:pPr>
        <w:bidi w:val="0"/>
        <w:rPr>
          <w:rFonts w:ascii="Consolas" w:hAnsi="Consolas"/>
          <w:rtl/>
        </w:rPr>
      </w:pPr>
      <w:r w:rsidRPr="00A01D99">
        <w:rPr>
          <w:rFonts w:ascii="Consolas" w:hAnsi="Consolas"/>
        </w:rPr>
        <w:tab/>
        <w:t>{</w:t>
      </w:r>
    </w:p>
    <w:p w:rsidR="00315458" w:rsidRPr="00A01D99" w:rsidRDefault="00315458" w:rsidP="00A01D99">
      <w:pPr>
        <w:bidi w:val="0"/>
        <w:rPr>
          <w:rFonts w:ascii="Consolas" w:hAnsi="Consolas"/>
        </w:rPr>
      </w:pPr>
      <w:r w:rsidRPr="00A01D99">
        <w:rPr>
          <w:rFonts w:ascii="Consolas" w:hAnsi="Consolas"/>
        </w:rPr>
        <w:tab/>
      </w:r>
      <w:r w:rsidRPr="00A01D99">
        <w:rPr>
          <w:rFonts w:ascii="Consolas" w:hAnsi="Consolas"/>
        </w:rPr>
        <w:tab/>
        <w:t>if (elem % 2 != 0)</w:t>
      </w:r>
    </w:p>
    <w:p w:rsidR="00315458" w:rsidRPr="00A01D99" w:rsidRDefault="00315458" w:rsidP="00A01D99">
      <w:pPr>
        <w:bidi w:val="0"/>
        <w:rPr>
          <w:rFonts w:ascii="Consolas" w:hAnsi="Consolas"/>
          <w:rtl/>
        </w:rPr>
      </w:pPr>
      <w:r w:rsidRPr="00A01D99">
        <w:rPr>
          <w:rFonts w:ascii="Consolas" w:hAnsi="Consolas"/>
        </w:rPr>
        <w:tab/>
      </w:r>
      <w:r w:rsidRPr="00A01D99">
        <w:rPr>
          <w:rFonts w:ascii="Consolas" w:hAnsi="Consolas"/>
        </w:rPr>
        <w:tab/>
        <w:t>{</w:t>
      </w:r>
    </w:p>
    <w:p w:rsidR="00315458" w:rsidRPr="00A01D99" w:rsidRDefault="00315458" w:rsidP="00A01D99">
      <w:pPr>
        <w:bidi w:val="0"/>
        <w:rPr>
          <w:rFonts w:ascii="Consolas" w:hAnsi="Consolas"/>
        </w:rPr>
      </w:pPr>
      <w:r w:rsidRPr="00A01D99">
        <w:rPr>
          <w:rFonts w:ascii="Consolas" w:hAnsi="Consolas"/>
        </w:rPr>
        <w:tab/>
      </w:r>
      <w:r w:rsidRPr="00A01D99">
        <w:rPr>
          <w:rFonts w:ascii="Consolas" w:hAnsi="Consolas"/>
        </w:rPr>
        <w:tab/>
      </w:r>
      <w:r w:rsidRPr="00A01D99">
        <w:rPr>
          <w:rFonts w:ascii="Consolas" w:hAnsi="Consolas"/>
        </w:rPr>
        <w:tab/>
        <w:t>odds++;</w:t>
      </w:r>
    </w:p>
    <w:p w:rsidR="00315458" w:rsidRPr="00A01D99" w:rsidRDefault="00315458" w:rsidP="00A01D99">
      <w:pPr>
        <w:bidi w:val="0"/>
        <w:rPr>
          <w:rFonts w:ascii="Consolas" w:hAnsi="Consolas"/>
          <w:rtl/>
        </w:rPr>
      </w:pPr>
      <w:r w:rsidRPr="00A01D99">
        <w:rPr>
          <w:rFonts w:ascii="Consolas" w:hAnsi="Consolas"/>
        </w:rPr>
        <w:tab/>
      </w:r>
      <w:r w:rsidRPr="00A01D99">
        <w:rPr>
          <w:rFonts w:ascii="Consolas" w:hAnsi="Consolas"/>
        </w:rPr>
        <w:tab/>
        <w:t>}</w:t>
      </w:r>
    </w:p>
    <w:p w:rsidR="00315458" w:rsidRPr="00A01D99" w:rsidRDefault="00315458" w:rsidP="00A01D99">
      <w:pPr>
        <w:bidi w:val="0"/>
        <w:rPr>
          <w:rFonts w:ascii="Consolas" w:hAnsi="Consolas"/>
          <w:rtl/>
        </w:rPr>
      </w:pPr>
      <w:r w:rsidRPr="00A01D99">
        <w:rPr>
          <w:rFonts w:ascii="Consolas" w:hAnsi="Consolas"/>
        </w:rPr>
        <w:tab/>
        <w:t>}</w:t>
      </w: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Pr>
      </w:pPr>
      <w:r w:rsidRPr="00A01D99">
        <w:rPr>
          <w:rFonts w:ascii="Consolas" w:hAnsi="Consolas"/>
        </w:rPr>
        <w:tab/>
        <w:t>odds = count_if(begin(v), end(v), [](auto elem) {return elem % 2 != 0; });</w:t>
      </w: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Pr>
      </w:pPr>
      <w:r w:rsidRPr="00A01D99">
        <w:rPr>
          <w:rFonts w:ascii="Consolas" w:hAnsi="Consolas"/>
        </w:rPr>
        <w:tab/>
        <w:t>map&lt;int, int&gt; monthlengths{ { 1,31 },{ 2,28 },{ 3,31 },{ 4,30 },{ 5,31 },{ 6,30 },{ 7,31 },{ 8,31 },{ 9,30 },{ 10,31 },{ 11,30 },{ 12,31 } };</w:t>
      </w:r>
    </w:p>
    <w:p w:rsidR="00315458" w:rsidRPr="00A01D99" w:rsidRDefault="00315458" w:rsidP="00A01D99">
      <w:pPr>
        <w:bidi w:val="0"/>
        <w:rPr>
          <w:rFonts w:ascii="Consolas" w:hAnsi="Consolas"/>
        </w:rPr>
      </w:pPr>
      <w:r w:rsidRPr="00A01D99">
        <w:rPr>
          <w:rFonts w:ascii="Consolas" w:hAnsi="Consolas"/>
        </w:rPr>
        <w:tab/>
        <w:t>int longmonths = count_if(begin(monthlengths), end(monthlengths), [](auto elem) {return elem.second == 31; });</w:t>
      </w: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Pr>
      </w:pPr>
      <w:r w:rsidRPr="00A01D99">
        <w:rPr>
          <w:rFonts w:ascii="Consolas" w:hAnsi="Consolas"/>
        </w:rPr>
        <w:tab/>
        <w:t>//are all, any, or none of the values odd? (Conclude from number of odd entries)</w:t>
      </w:r>
    </w:p>
    <w:p w:rsidR="00315458" w:rsidRPr="00A01D99" w:rsidRDefault="00315458" w:rsidP="00A01D99">
      <w:pPr>
        <w:bidi w:val="0"/>
        <w:rPr>
          <w:rFonts w:ascii="Consolas" w:hAnsi="Consolas"/>
        </w:rPr>
      </w:pPr>
      <w:r w:rsidRPr="00A01D99">
        <w:rPr>
          <w:rFonts w:ascii="Consolas" w:hAnsi="Consolas"/>
        </w:rPr>
        <w:tab/>
        <w:t>bool allof, noneof, anyof;</w:t>
      </w:r>
    </w:p>
    <w:p w:rsidR="00315458" w:rsidRPr="00A01D99" w:rsidRDefault="00315458" w:rsidP="00A01D99">
      <w:pPr>
        <w:bidi w:val="0"/>
        <w:rPr>
          <w:rFonts w:ascii="Consolas" w:hAnsi="Consolas"/>
        </w:rPr>
      </w:pPr>
      <w:r w:rsidRPr="00A01D99">
        <w:rPr>
          <w:rFonts w:ascii="Consolas" w:hAnsi="Consolas"/>
        </w:rPr>
        <w:tab/>
        <w:t>allof = (odds == v.size());</w:t>
      </w:r>
    </w:p>
    <w:p w:rsidR="00315458" w:rsidRPr="00A01D99" w:rsidRDefault="00315458" w:rsidP="00A01D99">
      <w:pPr>
        <w:bidi w:val="0"/>
        <w:rPr>
          <w:rFonts w:ascii="Consolas" w:hAnsi="Consolas"/>
        </w:rPr>
      </w:pPr>
      <w:r w:rsidRPr="00A01D99">
        <w:rPr>
          <w:rFonts w:ascii="Consolas" w:hAnsi="Consolas"/>
        </w:rPr>
        <w:tab/>
        <w:t>noneof = (odds == 0);</w:t>
      </w:r>
    </w:p>
    <w:p w:rsidR="00315458" w:rsidRPr="00A01D99" w:rsidRDefault="00315458" w:rsidP="00A01D99">
      <w:pPr>
        <w:bidi w:val="0"/>
        <w:rPr>
          <w:rFonts w:ascii="Consolas" w:hAnsi="Consolas"/>
        </w:rPr>
      </w:pPr>
      <w:r w:rsidRPr="00A01D99">
        <w:rPr>
          <w:rFonts w:ascii="Consolas" w:hAnsi="Consolas"/>
        </w:rPr>
        <w:tab/>
        <w:t>anyof = (odds &gt; 0);</w:t>
      </w: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Pr>
      </w:pPr>
      <w:r w:rsidRPr="00A01D99">
        <w:rPr>
          <w:rFonts w:ascii="Consolas" w:hAnsi="Consolas"/>
        </w:rPr>
        <w:tab/>
        <w:t xml:space="preserve">allof = all_of(begin(v), end(v), </w:t>
      </w:r>
    </w:p>
    <w:p w:rsidR="00315458" w:rsidRPr="00A01D99" w:rsidRDefault="00315458" w:rsidP="00A01D99">
      <w:pPr>
        <w:bidi w:val="0"/>
        <w:rPr>
          <w:rFonts w:ascii="Consolas" w:hAnsi="Consolas"/>
        </w:rPr>
      </w:pPr>
      <w:r w:rsidRPr="00A01D99">
        <w:rPr>
          <w:rFonts w:ascii="Consolas" w:hAnsi="Consolas"/>
        </w:rPr>
        <w:tab/>
      </w:r>
      <w:r w:rsidRPr="00A01D99">
        <w:rPr>
          <w:rFonts w:ascii="Consolas" w:hAnsi="Consolas"/>
        </w:rPr>
        <w:tab/>
        <w:t>[](auto elem) {return elem % 2 != 0; });</w:t>
      </w:r>
    </w:p>
    <w:p w:rsidR="00315458" w:rsidRPr="00A01D99" w:rsidRDefault="00315458" w:rsidP="00A01D99">
      <w:pPr>
        <w:bidi w:val="0"/>
        <w:rPr>
          <w:rFonts w:ascii="Consolas" w:hAnsi="Consolas"/>
        </w:rPr>
      </w:pPr>
      <w:r w:rsidRPr="00A01D99">
        <w:rPr>
          <w:rFonts w:ascii="Consolas" w:hAnsi="Consolas"/>
        </w:rPr>
        <w:tab/>
        <w:t xml:space="preserve">noneof = none_of(begin(v), end(v), </w:t>
      </w:r>
    </w:p>
    <w:p w:rsidR="00315458" w:rsidRPr="00A01D99" w:rsidRDefault="00315458" w:rsidP="00A01D99">
      <w:pPr>
        <w:bidi w:val="0"/>
        <w:rPr>
          <w:rFonts w:ascii="Consolas" w:hAnsi="Consolas"/>
        </w:rPr>
      </w:pPr>
      <w:r w:rsidRPr="00A01D99">
        <w:rPr>
          <w:rFonts w:ascii="Consolas" w:hAnsi="Consolas"/>
        </w:rPr>
        <w:tab/>
      </w:r>
      <w:r w:rsidRPr="00A01D99">
        <w:rPr>
          <w:rFonts w:ascii="Consolas" w:hAnsi="Consolas"/>
        </w:rPr>
        <w:tab/>
        <w:t>[](auto elem) {return elem % 2 != 0; });</w:t>
      </w:r>
    </w:p>
    <w:p w:rsidR="00315458" w:rsidRPr="00A01D99" w:rsidRDefault="00315458" w:rsidP="00A01D99">
      <w:pPr>
        <w:bidi w:val="0"/>
        <w:rPr>
          <w:rFonts w:ascii="Consolas" w:hAnsi="Consolas"/>
        </w:rPr>
      </w:pPr>
      <w:r w:rsidRPr="00A01D99">
        <w:rPr>
          <w:rFonts w:ascii="Consolas" w:hAnsi="Consolas"/>
        </w:rPr>
        <w:tab/>
        <w:t xml:space="preserve">anyof = any_of(begin(v), end(v), </w:t>
      </w:r>
    </w:p>
    <w:p w:rsidR="00315458" w:rsidRPr="00A01D99" w:rsidRDefault="00315458" w:rsidP="00A01D99">
      <w:pPr>
        <w:bidi w:val="0"/>
        <w:rPr>
          <w:rFonts w:ascii="Consolas" w:hAnsi="Consolas"/>
        </w:rPr>
      </w:pPr>
      <w:r w:rsidRPr="00A01D99">
        <w:rPr>
          <w:rFonts w:ascii="Consolas" w:hAnsi="Consolas"/>
        </w:rPr>
        <w:tab/>
      </w:r>
      <w:r w:rsidRPr="00A01D99">
        <w:rPr>
          <w:rFonts w:ascii="Consolas" w:hAnsi="Consolas"/>
        </w:rPr>
        <w:tab/>
        <w:t>[](auto elem) {return elem % 2 != 0; });</w:t>
      </w: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Pr>
      </w:pPr>
      <w:r w:rsidRPr="00A01D99">
        <w:rPr>
          <w:rFonts w:ascii="Consolas" w:hAnsi="Consolas"/>
        </w:rPr>
        <w:tab/>
        <w:t>return 0;</w:t>
      </w:r>
    </w:p>
    <w:p w:rsidR="00315458" w:rsidRPr="00A01D99" w:rsidRDefault="00315458" w:rsidP="00A01D99">
      <w:pPr>
        <w:bidi w:val="0"/>
        <w:rPr>
          <w:rFonts w:ascii="Consolas" w:hAnsi="Consolas"/>
        </w:rPr>
      </w:pPr>
      <w:r w:rsidRPr="00A01D99">
        <w:rPr>
          <w:rFonts w:ascii="Consolas" w:hAnsi="Consolas"/>
        </w:rPr>
        <w:t>}</w:t>
      </w:r>
    </w:p>
    <w:p w:rsidR="000D0C1A" w:rsidRDefault="000D0C1A" w:rsidP="006C6539">
      <w:pPr>
        <w:pStyle w:val="Heading3"/>
      </w:pPr>
      <w:bookmarkStart w:id="30" w:name="_Toc7956929"/>
      <w:r>
        <w:t>find, find_if</w:t>
      </w:r>
      <w:bookmarkEnd w:id="30"/>
    </w:p>
    <w:p w:rsidR="00266542" w:rsidRPr="00266542" w:rsidRDefault="00266542" w:rsidP="006C6539">
      <w:pPr>
        <w:bidi w:val="0"/>
        <w:rPr>
          <w:rtl/>
        </w:rPr>
      </w:pPr>
      <w:r w:rsidRPr="00266542">
        <w:t xml:space="preserve">// Find.cpp : </w:t>
      </w:r>
    </w:p>
    <w:p w:rsidR="00266542" w:rsidRPr="00266542" w:rsidRDefault="00266542" w:rsidP="006C6539">
      <w:pPr>
        <w:bidi w:val="0"/>
        <w:rPr>
          <w:rtl/>
        </w:rPr>
      </w:pPr>
    </w:p>
    <w:p w:rsidR="00266542" w:rsidRPr="00266542" w:rsidRDefault="00266542" w:rsidP="00A76522">
      <w:r w:rsidRPr="00266542">
        <w:t>#include "stdafx.h"</w:t>
      </w:r>
    </w:p>
    <w:p w:rsidR="00266542" w:rsidRPr="00266542" w:rsidRDefault="00266542" w:rsidP="00A76522">
      <w:r w:rsidRPr="00266542">
        <w:lastRenderedPageBreak/>
        <w:t>#include &lt;vector&gt;</w:t>
      </w:r>
    </w:p>
    <w:p w:rsidR="00266542" w:rsidRPr="00266542" w:rsidRDefault="00266542" w:rsidP="00A76522">
      <w:r w:rsidRPr="00266542">
        <w:t>#include &lt;string&gt;</w:t>
      </w:r>
    </w:p>
    <w:p w:rsidR="00266542" w:rsidRPr="00266542" w:rsidRDefault="00266542" w:rsidP="00A76522">
      <w:r w:rsidRPr="00266542">
        <w:t>#include &lt;algorithm&gt;</w:t>
      </w:r>
    </w:p>
    <w:p w:rsidR="00266542" w:rsidRPr="00266542" w:rsidRDefault="00266542" w:rsidP="00A76522">
      <w:pPr>
        <w:rPr>
          <w:rtl/>
        </w:rPr>
      </w:pPr>
    </w:p>
    <w:p w:rsidR="00266542" w:rsidRPr="00266542" w:rsidRDefault="00266542" w:rsidP="00A76522">
      <w:r w:rsidRPr="00266542">
        <w:t>using namespace std;</w:t>
      </w:r>
    </w:p>
    <w:p w:rsidR="00266542" w:rsidRPr="00266542" w:rsidRDefault="00266542" w:rsidP="00A76522">
      <w:pPr>
        <w:rPr>
          <w:rtl/>
        </w:rPr>
      </w:pPr>
    </w:p>
    <w:p w:rsidR="00266542" w:rsidRPr="00266542" w:rsidRDefault="00266542" w:rsidP="00A76522">
      <w:r w:rsidRPr="00266542">
        <w:t>int main()</w:t>
      </w:r>
    </w:p>
    <w:p w:rsidR="00266542" w:rsidRPr="00266542" w:rsidRDefault="00266542" w:rsidP="00A76522">
      <w:pPr>
        <w:rPr>
          <w:rtl/>
        </w:rPr>
      </w:pPr>
      <w:r w:rsidRPr="00266542">
        <w:t>{</w:t>
      </w:r>
    </w:p>
    <w:p w:rsidR="00266542" w:rsidRPr="00266542" w:rsidRDefault="00266542" w:rsidP="00A76522">
      <w:r w:rsidRPr="00266542">
        <w:tab/>
        <w:t>vector&lt;int&gt; v{  4, 6, 6, 1, 3, -2, 0, 11, 2, 3, 2, 4, 4, 2, 4 };</w:t>
      </w:r>
    </w:p>
    <w:p w:rsidR="00266542" w:rsidRPr="00266542" w:rsidRDefault="00266542" w:rsidP="00A76522">
      <w:r w:rsidRPr="00266542">
        <w:tab/>
        <w:t>string s{ "Hello I am a sentence" };</w:t>
      </w:r>
    </w:p>
    <w:p w:rsidR="00266542" w:rsidRPr="00266542" w:rsidRDefault="00266542" w:rsidP="00A76522">
      <w:pPr>
        <w:rPr>
          <w:rtl/>
        </w:rPr>
      </w:pPr>
    </w:p>
    <w:p w:rsidR="00266542" w:rsidRPr="00266542" w:rsidRDefault="00266542" w:rsidP="00A76522">
      <w:r w:rsidRPr="00266542">
        <w:tab/>
        <w:t>//find the first zero in the collection</w:t>
      </w:r>
    </w:p>
    <w:p w:rsidR="00266542" w:rsidRPr="00266542" w:rsidRDefault="00266542" w:rsidP="00A76522">
      <w:r w:rsidRPr="00266542">
        <w:tab/>
        <w:t>auto result = find(begin(v), end(v), 0);</w:t>
      </w:r>
    </w:p>
    <w:p w:rsidR="00266542" w:rsidRPr="00266542" w:rsidRDefault="00266542" w:rsidP="00A76522">
      <w:r w:rsidRPr="00266542">
        <w:tab/>
        <w:t>int weLookedFor = *result;</w:t>
      </w:r>
    </w:p>
    <w:p w:rsidR="00266542" w:rsidRPr="00266542" w:rsidRDefault="00266542" w:rsidP="00A76522">
      <w:pPr>
        <w:rPr>
          <w:rtl/>
        </w:rPr>
      </w:pPr>
    </w:p>
    <w:p w:rsidR="00266542" w:rsidRPr="00266542" w:rsidRDefault="00266542" w:rsidP="00A76522">
      <w:r w:rsidRPr="00266542">
        <w:tab/>
        <w:t>//find the first 2 after that zero</w:t>
      </w:r>
    </w:p>
    <w:p w:rsidR="00266542" w:rsidRPr="00266542" w:rsidRDefault="00266542" w:rsidP="00A76522">
      <w:r w:rsidRPr="00266542">
        <w:tab/>
        <w:t xml:space="preserve">result = find(result, end(v), 2); </w:t>
      </w:r>
    </w:p>
    <w:p w:rsidR="00266542" w:rsidRPr="00266542" w:rsidRDefault="00266542" w:rsidP="00A76522">
      <w:r w:rsidRPr="00266542">
        <w:tab/>
        <w:t>if (result != end(v))</w:t>
      </w:r>
    </w:p>
    <w:p w:rsidR="00266542" w:rsidRPr="00266542" w:rsidRDefault="00266542" w:rsidP="00A76522">
      <w:pPr>
        <w:rPr>
          <w:rtl/>
        </w:rPr>
      </w:pPr>
      <w:r w:rsidRPr="00266542">
        <w:tab/>
        <w:t>{</w:t>
      </w:r>
    </w:p>
    <w:p w:rsidR="00266542" w:rsidRPr="00266542" w:rsidRDefault="00266542" w:rsidP="00A76522">
      <w:r w:rsidRPr="00266542">
        <w:tab/>
      </w:r>
      <w:r w:rsidRPr="00266542">
        <w:tab/>
        <w:t>weLookedFor = *result;</w:t>
      </w:r>
    </w:p>
    <w:p w:rsidR="00266542" w:rsidRPr="00266542" w:rsidRDefault="00266542" w:rsidP="00A76522">
      <w:pPr>
        <w:rPr>
          <w:rtl/>
        </w:rPr>
      </w:pPr>
      <w:r w:rsidRPr="00266542">
        <w:tab/>
        <w:t>}</w:t>
      </w:r>
    </w:p>
    <w:p w:rsidR="00266542" w:rsidRPr="00266542" w:rsidRDefault="00266542" w:rsidP="00A76522">
      <w:pPr>
        <w:rPr>
          <w:rtl/>
        </w:rPr>
      </w:pPr>
    </w:p>
    <w:p w:rsidR="00266542" w:rsidRPr="00266542" w:rsidRDefault="00266542" w:rsidP="00A76522">
      <w:r w:rsidRPr="00266542">
        <w:tab/>
        <w:t>//find the first a</w:t>
      </w:r>
    </w:p>
    <w:p w:rsidR="00266542" w:rsidRPr="00266542" w:rsidRDefault="00266542" w:rsidP="00A76522">
      <w:r w:rsidRPr="00266542">
        <w:tab/>
        <w:t>auto letter = find(begin(s), end(s), 'a');</w:t>
      </w:r>
    </w:p>
    <w:p w:rsidR="00266542" w:rsidRPr="00266542" w:rsidRDefault="00266542" w:rsidP="00A76522">
      <w:r w:rsidRPr="00266542">
        <w:tab/>
        <w:t>char a = *letter;</w:t>
      </w:r>
    </w:p>
    <w:p w:rsidR="00266542" w:rsidRPr="00266542" w:rsidRDefault="00266542" w:rsidP="00A76522">
      <w:pPr>
        <w:rPr>
          <w:rtl/>
        </w:rPr>
      </w:pPr>
    </w:p>
    <w:p w:rsidR="00266542" w:rsidRPr="00266542" w:rsidRDefault="00266542" w:rsidP="00A76522">
      <w:r w:rsidRPr="00266542">
        <w:tab/>
        <w:t>//find first odd value</w:t>
      </w:r>
    </w:p>
    <w:p w:rsidR="00266542" w:rsidRPr="00266542" w:rsidRDefault="00266542" w:rsidP="00A76522">
      <w:r w:rsidRPr="00266542">
        <w:tab/>
        <w:t>result = find_if(begin(v), end(v), [](auto elem) {return elem % 2 != 0; });</w:t>
      </w:r>
    </w:p>
    <w:p w:rsidR="00266542" w:rsidRPr="00266542" w:rsidRDefault="00266542" w:rsidP="00A76522">
      <w:r w:rsidRPr="00266542">
        <w:tab/>
        <w:t>weLookedFor = *result;</w:t>
      </w:r>
    </w:p>
    <w:p w:rsidR="00266542" w:rsidRPr="00266542" w:rsidRDefault="00266542" w:rsidP="00A76522">
      <w:pPr>
        <w:rPr>
          <w:rtl/>
        </w:rPr>
      </w:pPr>
    </w:p>
    <w:p w:rsidR="00266542" w:rsidRPr="00266542" w:rsidRDefault="00266542" w:rsidP="00A76522">
      <w:r w:rsidRPr="00266542">
        <w:tab/>
        <w:t>//find first even value</w:t>
      </w:r>
    </w:p>
    <w:p w:rsidR="00266542" w:rsidRPr="00266542" w:rsidRDefault="00266542" w:rsidP="00A76522">
      <w:r w:rsidRPr="00266542">
        <w:tab/>
        <w:t>result = find_if_not(begin(v), end(v), [](auto elem) {return elem % 2 != 0; });</w:t>
      </w:r>
    </w:p>
    <w:p w:rsidR="00266542" w:rsidRPr="00266542" w:rsidRDefault="00266542" w:rsidP="00A76522">
      <w:r w:rsidRPr="00266542">
        <w:tab/>
        <w:t>weLookedFor = *result;</w:t>
      </w:r>
    </w:p>
    <w:p w:rsidR="00266542" w:rsidRDefault="00266542" w:rsidP="00A76522"/>
    <w:p w:rsidR="004546A3" w:rsidRPr="00266542" w:rsidRDefault="004546A3" w:rsidP="00A76522">
      <w:pPr>
        <w:rPr>
          <w:sz w:val="18"/>
          <w:szCs w:val="18"/>
          <w:rtl/>
        </w:rPr>
      </w:pPr>
      <w:r>
        <w:rPr>
          <w:sz w:val="18"/>
          <w:szCs w:val="18"/>
        </w:rPr>
        <w:tab/>
        <w:t xml:space="preserve">// </w:t>
      </w:r>
      <w:r>
        <w:rPr>
          <w:shd w:val="clear" w:color="auto" w:fill="FFFFFF"/>
        </w:rPr>
        <w:t>Finds the first character equal to one of the characters in the given character sequence.</w:t>
      </w:r>
    </w:p>
    <w:p w:rsidR="00266542" w:rsidRPr="00266542" w:rsidRDefault="00266542" w:rsidP="00A76522">
      <w:r w:rsidRPr="00266542">
        <w:tab/>
        <w:t>vector&lt;int&gt; primes{ 1,2,3,5,7,11,13 };</w:t>
      </w:r>
    </w:p>
    <w:p w:rsidR="00266542" w:rsidRPr="00266542" w:rsidRDefault="00266542" w:rsidP="00A76522">
      <w:r w:rsidRPr="00266542">
        <w:tab/>
        <w:t>result = find_first_of(begin(v), end(v), begin(primes), end(primes));</w:t>
      </w:r>
    </w:p>
    <w:p w:rsidR="00266542" w:rsidRDefault="00266542" w:rsidP="00A76522">
      <w:r w:rsidRPr="00266542">
        <w:tab/>
        <w:t>weLookedFor = *result;</w:t>
      </w:r>
    </w:p>
    <w:p w:rsidR="004546A3" w:rsidRPr="00266542" w:rsidRDefault="004546A3" w:rsidP="00A76522"/>
    <w:p w:rsidR="00266542" w:rsidRPr="00266542" w:rsidRDefault="004546A3" w:rsidP="00A76522">
      <w:pPr>
        <w:rPr>
          <w:sz w:val="18"/>
          <w:szCs w:val="18"/>
          <w:rtl/>
        </w:rPr>
      </w:pPr>
      <w:r>
        <w:rPr>
          <w:sz w:val="18"/>
          <w:szCs w:val="18"/>
        </w:rPr>
        <w:t xml:space="preserve">// </w:t>
      </w:r>
      <w:r>
        <w:rPr>
          <w:shd w:val="clear" w:color="auto" w:fill="FFFFFF"/>
        </w:rPr>
        <w:t> Searches for the first occurrence of the subsequence of elements</w:t>
      </w:r>
    </w:p>
    <w:p w:rsidR="00266542" w:rsidRPr="00266542" w:rsidRDefault="00266542" w:rsidP="00A76522">
      <w:r w:rsidRPr="00266542">
        <w:tab/>
        <w:t>vector&lt;int&gt; subsequence{ 2,4 };</w:t>
      </w:r>
    </w:p>
    <w:p w:rsidR="00266542" w:rsidRPr="00266542" w:rsidRDefault="00266542" w:rsidP="00A76522">
      <w:r w:rsidRPr="00266542">
        <w:tab/>
        <w:t>result = search(begin(v), end(v), begin(subsequence), end(subsequence));</w:t>
      </w:r>
    </w:p>
    <w:p w:rsidR="00266542" w:rsidRPr="00266542" w:rsidRDefault="00266542" w:rsidP="00A76522">
      <w:r w:rsidRPr="00266542">
        <w:lastRenderedPageBreak/>
        <w:tab/>
        <w:t>weLookedFor = *result;</w:t>
      </w:r>
    </w:p>
    <w:p w:rsidR="00266542" w:rsidRPr="00266542" w:rsidRDefault="00266542" w:rsidP="00A76522">
      <w:r w:rsidRPr="00266542">
        <w:tab/>
        <w:t>result++; result++;</w:t>
      </w:r>
    </w:p>
    <w:p w:rsidR="00266542" w:rsidRPr="00266542" w:rsidRDefault="00266542" w:rsidP="00A76522">
      <w:r w:rsidRPr="00266542">
        <w:tab/>
        <w:t>int six = *result;</w:t>
      </w:r>
    </w:p>
    <w:p w:rsidR="00266542" w:rsidRPr="00266542" w:rsidRDefault="00266542" w:rsidP="00A76522">
      <w:pPr>
        <w:rPr>
          <w:rtl/>
        </w:rPr>
      </w:pPr>
    </w:p>
    <w:p w:rsidR="00266542" w:rsidRPr="00266542" w:rsidRDefault="00266542" w:rsidP="00A76522">
      <w:r w:rsidRPr="00266542">
        <w:tab/>
        <w:t>string am = "am";</w:t>
      </w:r>
    </w:p>
    <w:p w:rsidR="00266542" w:rsidRPr="00266542" w:rsidRDefault="00266542" w:rsidP="00A76522">
      <w:r w:rsidRPr="00266542">
        <w:tab/>
        <w:t>letter = search(begin(s), end(s), begin(am), end(am));</w:t>
      </w:r>
    </w:p>
    <w:p w:rsidR="00266542" w:rsidRPr="00266542" w:rsidRDefault="00266542" w:rsidP="00A76522">
      <w:r w:rsidRPr="00266542">
        <w:tab/>
        <w:t>a = *letter;</w:t>
      </w:r>
    </w:p>
    <w:p w:rsidR="00266542" w:rsidRPr="00266542" w:rsidRDefault="00266542" w:rsidP="00A76522">
      <w:pPr>
        <w:rPr>
          <w:rtl/>
        </w:rPr>
      </w:pPr>
    </w:p>
    <w:p w:rsidR="00266542" w:rsidRPr="00266542" w:rsidRDefault="00266542" w:rsidP="00A76522">
      <w:r w:rsidRPr="00266542">
        <w:tab/>
        <w:t>result = find_end(begin(v), end(v), begin(subsequence), end(subsequence));</w:t>
      </w:r>
    </w:p>
    <w:p w:rsidR="00266542" w:rsidRPr="00266542" w:rsidRDefault="00266542" w:rsidP="00A76522">
      <w:r w:rsidRPr="00266542">
        <w:tab/>
        <w:t>result++; result++;</w:t>
      </w:r>
    </w:p>
    <w:p w:rsidR="00266542" w:rsidRPr="00266542" w:rsidRDefault="00266542" w:rsidP="00A76522">
      <w:r w:rsidRPr="00266542">
        <w:tab/>
        <w:t>if (result != end(v))</w:t>
      </w:r>
    </w:p>
    <w:p w:rsidR="00266542" w:rsidRPr="00266542" w:rsidRDefault="00266542" w:rsidP="00A76522">
      <w:pPr>
        <w:rPr>
          <w:rtl/>
        </w:rPr>
      </w:pPr>
      <w:r w:rsidRPr="00266542">
        <w:tab/>
        <w:t>{</w:t>
      </w:r>
    </w:p>
    <w:p w:rsidR="00266542" w:rsidRPr="00266542" w:rsidRDefault="00266542" w:rsidP="00A76522">
      <w:r w:rsidRPr="00266542">
        <w:tab/>
      </w:r>
      <w:r w:rsidRPr="00266542">
        <w:tab/>
        <w:t>weLookedFor = *result;</w:t>
      </w:r>
    </w:p>
    <w:p w:rsidR="00266542" w:rsidRPr="00266542" w:rsidRDefault="00266542" w:rsidP="00A76522">
      <w:pPr>
        <w:rPr>
          <w:rtl/>
        </w:rPr>
      </w:pPr>
      <w:r w:rsidRPr="00266542">
        <w:tab/>
        <w:t>}</w:t>
      </w:r>
    </w:p>
    <w:p w:rsidR="00266542" w:rsidRPr="00266542" w:rsidRDefault="00266542" w:rsidP="00A76522">
      <w:pPr>
        <w:rPr>
          <w:rtl/>
        </w:rPr>
      </w:pPr>
    </w:p>
    <w:p w:rsidR="00266542" w:rsidRPr="00266542" w:rsidRDefault="00266542" w:rsidP="00A76522">
      <w:r w:rsidRPr="00266542">
        <w:tab/>
        <w:t>result = search_n(begin(v), end(v), 2, 4);</w:t>
      </w:r>
    </w:p>
    <w:p w:rsidR="00266542" w:rsidRPr="00266542" w:rsidRDefault="00266542" w:rsidP="00A76522">
      <w:r w:rsidRPr="00266542">
        <w:tab/>
        <w:t>result--;</w:t>
      </w:r>
    </w:p>
    <w:p w:rsidR="00266542" w:rsidRPr="00266542" w:rsidRDefault="00266542" w:rsidP="00A76522">
      <w:r w:rsidRPr="00266542">
        <w:tab/>
        <w:t>int two = *result;</w:t>
      </w:r>
    </w:p>
    <w:p w:rsidR="00266542" w:rsidRPr="00266542" w:rsidRDefault="00266542" w:rsidP="00A76522">
      <w:pPr>
        <w:rPr>
          <w:rtl/>
        </w:rPr>
      </w:pPr>
    </w:p>
    <w:p w:rsidR="00266542" w:rsidRPr="00266542" w:rsidRDefault="00266542" w:rsidP="00A76522">
      <w:r w:rsidRPr="00266542">
        <w:tab/>
        <w:t>result = adjacent_find(begin(v), end(v));</w:t>
      </w:r>
    </w:p>
    <w:p w:rsidR="00266542" w:rsidRPr="00266542" w:rsidRDefault="00266542" w:rsidP="00A76522">
      <w:r w:rsidRPr="00266542">
        <w:tab/>
        <w:t>six = *result;</w:t>
      </w:r>
    </w:p>
    <w:p w:rsidR="00266542" w:rsidRPr="00266542" w:rsidRDefault="00266542" w:rsidP="00A76522">
      <w:r w:rsidRPr="00266542">
        <w:tab/>
        <w:t>result++;</w:t>
      </w:r>
    </w:p>
    <w:p w:rsidR="00266542" w:rsidRPr="00266542" w:rsidRDefault="00266542" w:rsidP="00A76522">
      <w:r w:rsidRPr="00266542">
        <w:tab/>
        <w:t>six = *result;</w:t>
      </w:r>
    </w:p>
    <w:p w:rsidR="00266542" w:rsidRPr="00266542" w:rsidRDefault="00266542" w:rsidP="00A76522">
      <w:pPr>
        <w:rPr>
          <w:rtl/>
        </w:rPr>
      </w:pPr>
    </w:p>
    <w:p w:rsidR="00266542" w:rsidRPr="00266542" w:rsidRDefault="00266542" w:rsidP="00A76522">
      <w:r w:rsidRPr="00266542">
        <w:t xml:space="preserve">    return 0;</w:t>
      </w:r>
    </w:p>
    <w:p w:rsidR="00266542" w:rsidRPr="00266542" w:rsidRDefault="00266542" w:rsidP="00A76522">
      <w:pPr>
        <w:rPr>
          <w:rtl/>
        </w:rPr>
      </w:pPr>
      <w:r w:rsidRPr="00266542">
        <w:t>}</w:t>
      </w:r>
    </w:p>
    <w:p w:rsidR="00266542" w:rsidRDefault="00303381" w:rsidP="006C6539">
      <w:pPr>
        <w:pStyle w:val="Heading3"/>
      </w:pPr>
      <w:bookmarkStart w:id="31" w:name="_Toc7956930"/>
      <w:r>
        <w:t>sort</w:t>
      </w:r>
      <w:bookmarkEnd w:id="31"/>
    </w:p>
    <w:p w:rsidR="00303381" w:rsidRPr="00303381" w:rsidRDefault="00303381" w:rsidP="006C6539">
      <w:pPr>
        <w:bidi w:val="0"/>
        <w:rPr>
          <w:rtl/>
        </w:rPr>
      </w:pPr>
      <w:r w:rsidRPr="00303381">
        <w:t xml:space="preserve">// Sorting.cpp : </w:t>
      </w:r>
    </w:p>
    <w:p w:rsidR="00303381" w:rsidRPr="00303381" w:rsidRDefault="00303381" w:rsidP="006C6539">
      <w:pPr>
        <w:bidi w:val="0"/>
      </w:pPr>
      <w:r w:rsidRPr="00303381">
        <w:t>#include "stdafx.h"</w:t>
      </w:r>
    </w:p>
    <w:p w:rsidR="00303381" w:rsidRPr="00303381" w:rsidRDefault="00303381" w:rsidP="006C6539">
      <w:pPr>
        <w:bidi w:val="0"/>
      </w:pPr>
      <w:r w:rsidRPr="00303381">
        <w:t>#include &lt;vector&gt;</w:t>
      </w:r>
    </w:p>
    <w:p w:rsidR="00303381" w:rsidRPr="00303381" w:rsidRDefault="00303381" w:rsidP="006C6539">
      <w:pPr>
        <w:bidi w:val="0"/>
      </w:pPr>
      <w:r w:rsidRPr="00303381">
        <w:t>#include &lt;algorithm&gt;</w:t>
      </w:r>
    </w:p>
    <w:p w:rsidR="00303381" w:rsidRPr="00303381" w:rsidRDefault="00303381" w:rsidP="006C6539">
      <w:pPr>
        <w:bidi w:val="0"/>
      </w:pPr>
      <w:r w:rsidRPr="00303381">
        <w:t>#include &lt;cmath&gt; // for abs</w:t>
      </w:r>
    </w:p>
    <w:p w:rsidR="00303381" w:rsidRPr="00303381" w:rsidRDefault="00303381" w:rsidP="006C6539">
      <w:pPr>
        <w:bidi w:val="0"/>
      </w:pPr>
      <w:r w:rsidRPr="00303381">
        <w:t>#include "Employee.h"</w:t>
      </w:r>
    </w:p>
    <w:p w:rsidR="00303381" w:rsidRPr="00303381" w:rsidRDefault="00303381" w:rsidP="006C6539">
      <w:pPr>
        <w:bidi w:val="0"/>
      </w:pPr>
      <w:r w:rsidRPr="00303381">
        <w:t>#include &lt;random&gt;</w:t>
      </w:r>
    </w:p>
    <w:p w:rsidR="00303381" w:rsidRPr="00303381" w:rsidRDefault="00303381" w:rsidP="006C6539">
      <w:pPr>
        <w:bidi w:val="0"/>
        <w:rPr>
          <w:rtl/>
        </w:rPr>
      </w:pPr>
      <w:r w:rsidRPr="00303381">
        <w:t xml:space="preserve"> </w:t>
      </w:r>
    </w:p>
    <w:p w:rsidR="00303381" w:rsidRPr="00303381" w:rsidRDefault="00303381" w:rsidP="006C6539">
      <w:pPr>
        <w:bidi w:val="0"/>
      </w:pPr>
      <w:r w:rsidRPr="00303381">
        <w:t>using namespace std;</w:t>
      </w:r>
    </w:p>
    <w:p w:rsidR="00303381" w:rsidRPr="00303381" w:rsidRDefault="00303381" w:rsidP="006C6539">
      <w:pPr>
        <w:bidi w:val="0"/>
        <w:rPr>
          <w:rtl/>
        </w:rPr>
      </w:pPr>
    </w:p>
    <w:p w:rsidR="00303381" w:rsidRPr="00303381" w:rsidRDefault="00303381" w:rsidP="006C6539">
      <w:pPr>
        <w:bidi w:val="0"/>
      </w:pPr>
      <w:r w:rsidRPr="00303381">
        <w:t>int main()</w:t>
      </w:r>
    </w:p>
    <w:p w:rsidR="00303381" w:rsidRPr="00303381" w:rsidRDefault="00303381" w:rsidP="006C6539">
      <w:pPr>
        <w:bidi w:val="0"/>
        <w:rPr>
          <w:rtl/>
        </w:rPr>
      </w:pPr>
      <w:r w:rsidRPr="00303381">
        <w:t>{</w:t>
      </w:r>
    </w:p>
    <w:p w:rsidR="00303381" w:rsidRPr="00303381" w:rsidRDefault="00303381" w:rsidP="006C6539">
      <w:pPr>
        <w:bidi w:val="0"/>
      </w:pPr>
      <w:r w:rsidRPr="00303381">
        <w:tab/>
        <w:t>vector&lt;int&gt; v{ 4,1,0,1,-2,3,7,-6,2,0,0,-9,9 };</w:t>
      </w:r>
    </w:p>
    <w:p w:rsidR="00303381" w:rsidRPr="00303381" w:rsidRDefault="00303381" w:rsidP="006C6539">
      <w:pPr>
        <w:bidi w:val="0"/>
      </w:pPr>
      <w:r w:rsidRPr="00303381">
        <w:tab/>
        <w:t>auto v2 = v;</w:t>
      </w:r>
    </w:p>
    <w:p w:rsidR="00303381" w:rsidRPr="00303381" w:rsidRDefault="00303381" w:rsidP="006C6539">
      <w:pPr>
        <w:bidi w:val="0"/>
      </w:pPr>
      <w:r w:rsidRPr="00303381">
        <w:lastRenderedPageBreak/>
        <w:tab/>
        <w:t>sort(begin(v2), end(v2));</w:t>
      </w:r>
    </w:p>
    <w:p w:rsidR="00303381" w:rsidRPr="00303381" w:rsidRDefault="00303381" w:rsidP="006C6539">
      <w:pPr>
        <w:bidi w:val="0"/>
      </w:pPr>
      <w:r w:rsidRPr="00303381">
        <w:tab/>
        <w:t xml:space="preserve">sort(begin(v2), end(v2), </w:t>
      </w:r>
    </w:p>
    <w:p w:rsidR="00303381" w:rsidRPr="00303381" w:rsidRDefault="00303381" w:rsidP="006C6539">
      <w:pPr>
        <w:bidi w:val="0"/>
      </w:pPr>
      <w:r w:rsidRPr="00303381">
        <w:tab/>
      </w:r>
      <w:r w:rsidRPr="00303381">
        <w:tab/>
        <w:t>[](int elem1, int elem2) {return elem1 &gt; elem2; });</w:t>
      </w:r>
    </w:p>
    <w:p w:rsidR="00303381" w:rsidRPr="00303381" w:rsidRDefault="00303381" w:rsidP="006C6539">
      <w:pPr>
        <w:bidi w:val="0"/>
      </w:pPr>
      <w:r w:rsidRPr="00303381">
        <w:tab/>
        <w:t xml:space="preserve">sort(begin(v2), end(v2), </w:t>
      </w:r>
    </w:p>
    <w:p w:rsidR="00303381" w:rsidRPr="00303381" w:rsidRDefault="00303381" w:rsidP="006C6539">
      <w:pPr>
        <w:bidi w:val="0"/>
      </w:pPr>
      <w:r w:rsidRPr="00303381">
        <w:tab/>
      </w:r>
      <w:r w:rsidRPr="00303381">
        <w:tab/>
        <w:t>[](int elem1, int elem2) {return abs(elem1) &gt; abs(elem2); });</w:t>
      </w:r>
    </w:p>
    <w:p w:rsidR="00303381" w:rsidRPr="00303381" w:rsidRDefault="00303381" w:rsidP="006C6539">
      <w:pPr>
        <w:bidi w:val="0"/>
        <w:rPr>
          <w:rtl/>
        </w:rPr>
      </w:pPr>
    </w:p>
    <w:p w:rsidR="00303381" w:rsidRPr="00303381" w:rsidRDefault="00303381" w:rsidP="006C6539">
      <w:pPr>
        <w:bidi w:val="0"/>
      </w:pPr>
      <w:r w:rsidRPr="00303381">
        <w:tab/>
        <w:t>std::vector&lt;Employee&gt; staff{</w:t>
      </w:r>
    </w:p>
    <w:p w:rsidR="00303381" w:rsidRPr="00303381" w:rsidRDefault="00303381" w:rsidP="006C6539">
      <w:pPr>
        <w:bidi w:val="0"/>
      </w:pPr>
      <w:r w:rsidRPr="00303381">
        <w:tab/>
      </w:r>
      <w:r w:rsidRPr="00303381">
        <w:tab/>
        <w:t>{ "Kate", "Gregory", 1000 },</w:t>
      </w:r>
    </w:p>
    <w:p w:rsidR="00303381" w:rsidRPr="00303381" w:rsidRDefault="00303381" w:rsidP="006C6539">
      <w:pPr>
        <w:bidi w:val="0"/>
      </w:pPr>
      <w:r w:rsidRPr="00303381">
        <w:tab/>
      </w:r>
      <w:r w:rsidRPr="00303381">
        <w:tab/>
        <w:t>{ "Obvious", "Artificial", 2000 },</w:t>
      </w:r>
    </w:p>
    <w:p w:rsidR="00303381" w:rsidRPr="00303381" w:rsidRDefault="00303381" w:rsidP="006C6539">
      <w:pPr>
        <w:bidi w:val="0"/>
      </w:pPr>
      <w:r w:rsidRPr="00303381">
        <w:tab/>
      </w:r>
      <w:r w:rsidRPr="00303381">
        <w:tab/>
        <w:t>{ "Fake", "Name", 1000 },</w:t>
      </w:r>
    </w:p>
    <w:p w:rsidR="00303381" w:rsidRPr="00303381" w:rsidRDefault="00303381" w:rsidP="006C6539">
      <w:pPr>
        <w:bidi w:val="0"/>
      </w:pPr>
      <w:r w:rsidRPr="00303381">
        <w:tab/>
      </w:r>
      <w:r w:rsidRPr="00303381">
        <w:tab/>
        <w:t>{ "Alan", "Turing", 2000 },</w:t>
      </w:r>
    </w:p>
    <w:p w:rsidR="00303381" w:rsidRPr="00303381" w:rsidRDefault="00303381" w:rsidP="006C6539">
      <w:pPr>
        <w:bidi w:val="0"/>
      </w:pPr>
      <w:r w:rsidRPr="00303381">
        <w:tab/>
      </w:r>
      <w:r w:rsidRPr="00303381">
        <w:tab/>
        <w:t>{ "Grace", "Hopper", 2000 },</w:t>
      </w:r>
    </w:p>
    <w:p w:rsidR="00303381" w:rsidRPr="00303381" w:rsidRDefault="00303381" w:rsidP="006C6539">
      <w:pPr>
        <w:bidi w:val="0"/>
      </w:pPr>
      <w:r w:rsidRPr="00303381">
        <w:tab/>
      </w:r>
      <w:r w:rsidRPr="00303381">
        <w:tab/>
        <w:t>{ "Anita", "Borg", 2000 }</w:t>
      </w:r>
    </w:p>
    <w:p w:rsidR="00303381" w:rsidRPr="00303381" w:rsidRDefault="00303381" w:rsidP="006C6539">
      <w:pPr>
        <w:bidi w:val="0"/>
        <w:rPr>
          <w:rtl/>
        </w:rPr>
      </w:pPr>
      <w:r w:rsidRPr="00303381">
        <w:tab/>
        <w:t>};</w:t>
      </w:r>
    </w:p>
    <w:p w:rsidR="00303381" w:rsidRPr="00303381" w:rsidRDefault="00303381" w:rsidP="006C6539">
      <w:pPr>
        <w:bidi w:val="0"/>
        <w:rPr>
          <w:rtl/>
        </w:rPr>
      </w:pPr>
    </w:p>
    <w:p w:rsidR="00303381" w:rsidRPr="00303381" w:rsidRDefault="00303381" w:rsidP="006C6539">
      <w:pPr>
        <w:bidi w:val="0"/>
      </w:pPr>
      <w:r w:rsidRPr="00303381">
        <w:tab/>
        <w:t>//std::sort(begin(staff), end(staff)); //- only works if operator&lt; defined for Employee</w:t>
      </w:r>
    </w:p>
    <w:p w:rsidR="00303381" w:rsidRPr="00303381" w:rsidRDefault="00303381" w:rsidP="006C6539">
      <w:pPr>
        <w:bidi w:val="0"/>
        <w:rPr>
          <w:rtl/>
        </w:rPr>
      </w:pPr>
    </w:p>
    <w:p w:rsidR="00303381" w:rsidRPr="00303381" w:rsidRDefault="00303381" w:rsidP="006C6539">
      <w:pPr>
        <w:bidi w:val="0"/>
      </w:pPr>
      <w:r w:rsidRPr="00303381">
        <w:tab/>
        <w:t>std::sort(begin(staff), end(staff),</w:t>
      </w:r>
    </w:p>
    <w:p w:rsidR="00303381" w:rsidRPr="00303381" w:rsidRDefault="00303381" w:rsidP="006C6539">
      <w:pPr>
        <w:bidi w:val="0"/>
      </w:pPr>
      <w:r w:rsidRPr="00303381">
        <w:tab/>
      </w:r>
      <w:r w:rsidRPr="00303381">
        <w:tab/>
        <w:t>[](Employee e1, Employee e2) {return e1.getSalary() &lt; e2.getSalary(); });</w:t>
      </w:r>
    </w:p>
    <w:p w:rsidR="00303381" w:rsidRPr="00303381" w:rsidRDefault="00303381" w:rsidP="006C6539">
      <w:pPr>
        <w:bidi w:val="0"/>
      </w:pPr>
      <w:r w:rsidRPr="00303381">
        <w:tab/>
        <w:t>std::sort(begin(staff), end(staff),</w:t>
      </w:r>
    </w:p>
    <w:p w:rsidR="00303381" w:rsidRPr="00303381" w:rsidRDefault="00303381" w:rsidP="006C6539">
      <w:pPr>
        <w:bidi w:val="0"/>
      </w:pPr>
      <w:r w:rsidRPr="00303381">
        <w:tab/>
      </w:r>
      <w:r w:rsidRPr="00303381">
        <w:tab/>
        <w:t>[](Employee e1, Employee e2) {return e1.getSortingName() &lt; e2.getSortingName(); });</w:t>
      </w:r>
    </w:p>
    <w:p w:rsidR="00303381" w:rsidRPr="00303381" w:rsidRDefault="00303381" w:rsidP="006C6539">
      <w:pPr>
        <w:bidi w:val="0"/>
        <w:rPr>
          <w:rtl/>
        </w:rPr>
      </w:pPr>
    </w:p>
    <w:p w:rsidR="00303381" w:rsidRPr="00303381" w:rsidRDefault="00303381" w:rsidP="006C6539">
      <w:pPr>
        <w:bidi w:val="0"/>
      </w:pPr>
      <w:r w:rsidRPr="00303381">
        <w:tab/>
        <w:t>std::sort(begin(staff), end(staff),</w:t>
      </w:r>
    </w:p>
    <w:p w:rsidR="00303381" w:rsidRPr="00303381" w:rsidRDefault="00303381" w:rsidP="006C6539">
      <w:pPr>
        <w:bidi w:val="0"/>
      </w:pPr>
      <w:r w:rsidRPr="00303381">
        <w:tab/>
      </w:r>
      <w:r w:rsidRPr="00303381">
        <w:tab/>
        <w:t>[](Employee e1, Employee e2) {return e1.getSortingName() &lt; e2.getSortingName(); });</w:t>
      </w:r>
    </w:p>
    <w:p w:rsidR="00303381" w:rsidRPr="00303381" w:rsidRDefault="00303381" w:rsidP="006C6539">
      <w:pPr>
        <w:bidi w:val="0"/>
      </w:pPr>
      <w:r w:rsidRPr="00303381">
        <w:tab/>
        <w:t>std::stable_sort(begin(staff), end(staff),</w:t>
      </w:r>
    </w:p>
    <w:p w:rsidR="00303381" w:rsidRPr="00303381" w:rsidRDefault="00303381" w:rsidP="006C6539">
      <w:pPr>
        <w:bidi w:val="0"/>
      </w:pPr>
      <w:r w:rsidRPr="00303381">
        <w:tab/>
      </w:r>
      <w:r w:rsidRPr="00303381">
        <w:tab/>
        <w:t>[](Employee e1, Employee e2) {return e1.getSalary() &lt; e2.getSalary(); });</w:t>
      </w:r>
    </w:p>
    <w:p w:rsidR="00303381" w:rsidRPr="00303381" w:rsidRDefault="00303381" w:rsidP="006C6539">
      <w:pPr>
        <w:bidi w:val="0"/>
        <w:rPr>
          <w:rtl/>
        </w:rPr>
      </w:pPr>
    </w:p>
    <w:p w:rsidR="00303381" w:rsidRPr="00303381" w:rsidRDefault="00303381" w:rsidP="006C6539">
      <w:pPr>
        <w:bidi w:val="0"/>
      </w:pPr>
      <w:r w:rsidRPr="00303381">
        <w:tab/>
        <w:t>auto sorted = is_sorted(begin(v2), end(v2));</w:t>
      </w:r>
    </w:p>
    <w:p w:rsidR="00303381" w:rsidRPr="00303381" w:rsidRDefault="00303381" w:rsidP="006C6539">
      <w:pPr>
        <w:bidi w:val="0"/>
      </w:pPr>
      <w:r w:rsidRPr="00303381">
        <w:tab/>
        <w:t>sorted = is_sorted(begin(v2), end(v2),[](int elem1, int elem2) {return abs(elem1) &gt; abs(elem2); });</w:t>
      </w:r>
    </w:p>
    <w:p w:rsidR="00303381" w:rsidRPr="00303381" w:rsidRDefault="00303381" w:rsidP="006C6539">
      <w:pPr>
        <w:bidi w:val="0"/>
        <w:rPr>
          <w:rtl/>
        </w:rPr>
      </w:pPr>
    </w:p>
    <w:p w:rsidR="00303381" w:rsidRPr="00303381" w:rsidRDefault="00303381" w:rsidP="006C6539">
      <w:pPr>
        <w:bidi w:val="0"/>
      </w:pPr>
      <w:r w:rsidRPr="00303381">
        <w:tab/>
        <w:t>int high = *(max_element(begin(v), end(v)));</w:t>
      </w:r>
    </w:p>
    <w:p w:rsidR="00303381" w:rsidRPr="00303381" w:rsidRDefault="00303381" w:rsidP="006C6539">
      <w:pPr>
        <w:bidi w:val="0"/>
      </w:pPr>
      <w:r w:rsidRPr="00303381">
        <w:tab/>
        <w:t>int low = *(min_element(begin(v), end(v)));</w:t>
      </w:r>
    </w:p>
    <w:p w:rsidR="00303381" w:rsidRPr="00303381" w:rsidRDefault="00303381" w:rsidP="006C6539">
      <w:pPr>
        <w:bidi w:val="0"/>
      </w:pPr>
      <w:r w:rsidRPr="00303381">
        <w:tab/>
        <w:t>sort(begin(v2), end(v2));</w:t>
      </w:r>
    </w:p>
    <w:p w:rsidR="00303381" w:rsidRPr="00303381" w:rsidRDefault="00303381" w:rsidP="006C6539">
      <w:pPr>
        <w:bidi w:val="0"/>
      </w:pPr>
      <w:r w:rsidRPr="00303381">
        <w:tab/>
        <w:t>low = *begin(v2);</w:t>
      </w:r>
    </w:p>
    <w:p w:rsidR="00303381" w:rsidRPr="00303381" w:rsidRDefault="00303381" w:rsidP="006C6539">
      <w:pPr>
        <w:bidi w:val="0"/>
      </w:pPr>
      <w:r w:rsidRPr="00303381">
        <w:tab/>
        <w:t>high = *(end(v2)-1);</w:t>
      </w:r>
    </w:p>
    <w:p w:rsidR="00303381" w:rsidRPr="00303381" w:rsidRDefault="00303381" w:rsidP="006C6539">
      <w:pPr>
        <w:bidi w:val="0"/>
      </w:pPr>
      <w:r w:rsidRPr="00303381">
        <w:tab/>
        <w:t>int positive = *upper_bound(begin(v2), end(v2), 0);</w:t>
      </w:r>
    </w:p>
    <w:p w:rsidR="00303381" w:rsidRPr="00303381" w:rsidRDefault="00303381" w:rsidP="006C6539">
      <w:pPr>
        <w:bidi w:val="0"/>
        <w:rPr>
          <w:rtl/>
        </w:rPr>
      </w:pPr>
    </w:p>
    <w:p w:rsidR="00303381" w:rsidRPr="00303381" w:rsidRDefault="00303381" w:rsidP="006C6539">
      <w:pPr>
        <w:bidi w:val="0"/>
      </w:pPr>
      <w:r w:rsidRPr="00303381">
        <w:tab/>
        <w:t>std::sort(begin(staff), end(staff),</w:t>
      </w:r>
    </w:p>
    <w:p w:rsidR="00303381" w:rsidRPr="00303381" w:rsidRDefault="00303381" w:rsidP="006C6539">
      <w:pPr>
        <w:bidi w:val="0"/>
      </w:pPr>
      <w:r w:rsidRPr="00303381">
        <w:tab/>
      </w:r>
      <w:r w:rsidRPr="00303381">
        <w:tab/>
        <w:t>[](Employee e1, Employee e2) {return e1.getSortingName() &lt; e2.getSortingName(); });</w:t>
      </w:r>
    </w:p>
    <w:p w:rsidR="00303381" w:rsidRPr="00303381" w:rsidRDefault="00303381" w:rsidP="006C6539">
      <w:pPr>
        <w:bidi w:val="0"/>
        <w:rPr>
          <w:rtl/>
        </w:rPr>
      </w:pPr>
    </w:p>
    <w:p w:rsidR="00303381" w:rsidRPr="00303381" w:rsidRDefault="00303381" w:rsidP="006C6539">
      <w:pPr>
        <w:bidi w:val="0"/>
      </w:pPr>
      <w:r w:rsidRPr="00303381">
        <w:tab/>
        <w:t>auto p = std::lower_bound(begin(staff), end(staff), "Gregory, Kate",</w:t>
      </w:r>
    </w:p>
    <w:p w:rsidR="00303381" w:rsidRPr="00303381" w:rsidRDefault="00303381" w:rsidP="006C6539">
      <w:pPr>
        <w:bidi w:val="0"/>
      </w:pPr>
      <w:r w:rsidRPr="00303381">
        <w:tab/>
      </w:r>
      <w:r w:rsidRPr="00303381">
        <w:tab/>
      </w:r>
      <w:r w:rsidRPr="00303381">
        <w:tab/>
        <w:t>[](Employee e1, std::string n) {return e1.getSortingName() &lt; n; });</w:t>
      </w:r>
    </w:p>
    <w:p w:rsidR="00303381" w:rsidRPr="00303381" w:rsidRDefault="00303381" w:rsidP="006C6539">
      <w:pPr>
        <w:bidi w:val="0"/>
      </w:pPr>
      <w:r w:rsidRPr="00303381">
        <w:tab/>
        <w:t>int sal = p-&gt;getSalary();</w:t>
      </w:r>
    </w:p>
    <w:p w:rsidR="00303381" w:rsidRPr="00303381" w:rsidRDefault="00303381" w:rsidP="006C6539">
      <w:pPr>
        <w:bidi w:val="0"/>
        <w:rPr>
          <w:rtl/>
        </w:rPr>
      </w:pPr>
    </w:p>
    <w:p w:rsidR="00303381" w:rsidRPr="00303381" w:rsidRDefault="00303381" w:rsidP="006C6539">
      <w:pPr>
        <w:bidi w:val="0"/>
      </w:pPr>
      <w:r w:rsidRPr="00303381">
        <w:tab/>
        <w:t>random_device randomdevice;</w:t>
      </w:r>
    </w:p>
    <w:p w:rsidR="00303381" w:rsidRPr="00303381" w:rsidRDefault="00303381" w:rsidP="006C6539">
      <w:pPr>
        <w:bidi w:val="0"/>
      </w:pPr>
      <w:r w:rsidRPr="00303381">
        <w:tab/>
        <w:t>mt19937 generator(randomdevice());</w:t>
      </w:r>
    </w:p>
    <w:p w:rsidR="00303381" w:rsidRPr="00303381" w:rsidRDefault="00303381" w:rsidP="006C6539">
      <w:pPr>
        <w:bidi w:val="0"/>
        <w:rPr>
          <w:rtl/>
        </w:rPr>
      </w:pPr>
      <w:r w:rsidRPr="00303381">
        <w:tab/>
      </w:r>
    </w:p>
    <w:p w:rsidR="00303381" w:rsidRPr="00303381" w:rsidRDefault="00303381" w:rsidP="006C6539">
      <w:pPr>
        <w:bidi w:val="0"/>
      </w:pPr>
      <w:r w:rsidRPr="00303381">
        <w:tab/>
        <w:t>shuffle(begin(v2), end(v2), generator);</w:t>
      </w:r>
    </w:p>
    <w:p w:rsidR="00303381" w:rsidRPr="00303381" w:rsidRDefault="00303381" w:rsidP="006C6539">
      <w:pPr>
        <w:bidi w:val="0"/>
        <w:rPr>
          <w:rtl/>
        </w:rPr>
      </w:pPr>
    </w:p>
    <w:p w:rsidR="00303381" w:rsidRPr="00303381" w:rsidRDefault="00303381" w:rsidP="006C6539">
      <w:pPr>
        <w:bidi w:val="0"/>
      </w:pPr>
      <w:r w:rsidRPr="00303381">
        <w:tab/>
        <w:t>partial_sort(begin(v2), find(begin(v2), end(v2), 4), end(v2));</w:t>
      </w:r>
    </w:p>
    <w:p w:rsidR="00303381" w:rsidRPr="00303381" w:rsidRDefault="00303381" w:rsidP="006C6539">
      <w:pPr>
        <w:bidi w:val="0"/>
        <w:rPr>
          <w:rtl/>
        </w:rPr>
      </w:pPr>
    </w:p>
    <w:p w:rsidR="00303381" w:rsidRPr="00303381" w:rsidRDefault="00303381" w:rsidP="006C6539">
      <w:pPr>
        <w:bidi w:val="0"/>
      </w:pPr>
      <w:r w:rsidRPr="00303381">
        <w:tab/>
        <w:t>int breakpoint = *is_sorted_until(begin(v2), end(v2));</w:t>
      </w:r>
    </w:p>
    <w:p w:rsidR="00303381" w:rsidRPr="00303381" w:rsidRDefault="00303381" w:rsidP="006C6539">
      <w:pPr>
        <w:bidi w:val="0"/>
        <w:rPr>
          <w:rtl/>
        </w:rPr>
      </w:pPr>
    </w:p>
    <w:p w:rsidR="00303381" w:rsidRPr="00303381" w:rsidRDefault="00303381" w:rsidP="006C6539">
      <w:pPr>
        <w:bidi w:val="0"/>
      </w:pPr>
      <w:r w:rsidRPr="00303381">
        <w:tab/>
        <w:t>vector&lt;int&gt; v3(3);</w:t>
      </w:r>
    </w:p>
    <w:p w:rsidR="00303381" w:rsidRPr="00303381" w:rsidRDefault="00303381" w:rsidP="006C6539">
      <w:pPr>
        <w:bidi w:val="0"/>
      </w:pPr>
      <w:r w:rsidRPr="00303381">
        <w:tab/>
        <w:t>partial_sort_copy(begin(v), end(v), begin(v3), end(v3));</w:t>
      </w:r>
    </w:p>
    <w:p w:rsidR="00303381" w:rsidRPr="00303381" w:rsidRDefault="00303381" w:rsidP="006C6539">
      <w:pPr>
        <w:bidi w:val="0"/>
        <w:rPr>
          <w:rtl/>
        </w:rPr>
      </w:pPr>
    </w:p>
    <w:p w:rsidR="00303381" w:rsidRPr="00303381" w:rsidRDefault="00303381" w:rsidP="006C6539">
      <w:pPr>
        <w:bidi w:val="0"/>
      </w:pPr>
      <w:r w:rsidRPr="00303381">
        <w:tab/>
        <w:t>v2 = {1,5,4,2,9,7,3,8,2};</w:t>
      </w:r>
    </w:p>
    <w:p w:rsidR="00303381" w:rsidRPr="00303381" w:rsidRDefault="00303381" w:rsidP="006C6539">
      <w:pPr>
        <w:bidi w:val="0"/>
      </w:pPr>
      <w:r w:rsidRPr="00303381">
        <w:tab/>
        <w:t>int i = *(begin(v2) + 4);</w:t>
      </w:r>
    </w:p>
    <w:p w:rsidR="00303381" w:rsidRPr="00303381" w:rsidRDefault="00303381" w:rsidP="006C6539">
      <w:pPr>
        <w:bidi w:val="0"/>
      </w:pPr>
      <w:r w:rsidRPr="00303381">
        <w:tab/>
        <w:t>nth_element(begin(v2), begin(v2)+4, end(v2));</w:t>
      </w:r>
    </w:p>
    <w:p w:rsidR="00303381" w:rsidRPr="00303381" w:rsidRDefault="00303381" w:rsidP="006C6539">
      <w:pPr>
        <w:bidi w:val="0"/>
      </w:pPr>
      <w:r w:rsidRPr="00303381">
        <w:tab/>
        <w:t>i = *(begin(v2) + 4);</w:t>
      </w:r>
    </w:p>
    <w:p w:rsidR="00303381" w:rsidRPr="00303381" w:rsidRDefault="00303381" w:rsidP="006C6539">
      <w:pPr>
        <w:bidi w:val="0"/>
        <w:rPr>
          <w:rtl/>
        </w:rPr>
      </w:pPr>
    </w:p>
    <w:p w:rsidR="00303381" w:rsidRPr="00303381" w:rsidRDefault="00303381" w:rsidP="006C6539">
      <w:pPr>
        <w:bidi w:val="0"/>
        <w:rPr>
          <w:rtl/>
        </w:rPr>
      </w:pPr>
    </w:p>
    <w:p w:rsidR="00303381" w:rsidRPr="00303381" w:rsidRDefault="00303381" w:rsidP="006C6539">
      <w:pPr>
        <w:bidi w:val="0"/>
      </w:pPr>
      <w:r w:rsidRPr="00303381">
        <w:tab/>
        <w:t>return 0;</w:t>
      </w:r>
    </w:p>
    <w:p w:rsidR="00303381" w:rsidRPr="00303381" w:rsidRDefault="00303381" w:rsidP="006C6539">
      <w:pPr>
        <w:bidi w:val="0"/>
        <w:rPr>
          <w:rtl/>
        </w:rPr>
      </w:pPr>
      <w:r w:rsidRPr="00303381">
        <w:t>}</w:t>
      </w:r>
    </w:p>
    <w:p w:rsidR="00303381" w:rsidRDefault="00303381" w:rsidP="006C6539">
      <w:pPr>
        <w:rPr>
          <w:rtl/>
        </w:rPr>
      </w:pPr>
      <w:r>
        <w:t>is_sorted</w:t>
      </w:r>
      <w:r>
        <w:rPr>
          <w:rFonts w:hint="cs"/>
          <w:rtl/>
        </w:rPr>
        <w:t xml:space="preserve"> מוודא שאוסף הוא כבר מסודר.</w:t>
      </w:r>
    </w:p>
    <w:p w:rsidR="00303381" w:rsidRDefault="00303381" w:rsidP="006C6539">
      <w:r>
        <w:t>stable_sort</w:t>
      </w:r>
      <w:r>
        <w:rPr>
          <w:rFonts w:hint="cs"/>
          <w:rtl/>
        </w:rPr>
        <w:t xml:space="preserve"> מתייחס לסידור משני. נאמר שמסדרים את העובדים לפי משכורות, ואת העובדים בעלי אותה משכורת מסדרים לפי שם.</w:t>
      </w:r>
    </w:p>
    <w:p w:rsidR="00303381" w:rsidRPr="00303381" w:rsidRDefault="00780BC6" w:rsidP="006C6539">
      <w:r>
        <w:rPr>
          <w:rFonts w:hint="cs"/>
          <w:rtl/>
        </w:rPr>
        <w:t>מציאת אלמנט מקסימלי או מינימלי מבלי לסדר את האוסף:</w:t>
      </w:r>
      <w:r>
        <w:t xml:space="preserve"> </w:t>
      </w:r>
      <w:r w:rsidR="00303381" w:rsidRPr="00303381">
        <w:t>max_element(begin(v), end(v));</w:t>
      </w:r>
      <w:r>
        <w:t xml:space="preserve">    </w:t>
      </w:r>
      <w:r w:rsidR="00303381" w:rsidRPr="00303381">
        <w:t>min_element(begin(v),</w:t>
      </w:r>
      <w:r>
        <w:t xml:space="preserve"> </w:t>
      </w:r>
      <w:r w:rsidR="00303381" w:rsidRPr="00303381">
        <w:t xml:space="preserve"> end(v));</w:t>
      </w:r>
    </w:p>
    <w:p w:rsidR="00303381" w:rsidRDefault="00780BC6" w:rsidP="006C6539">
      <w:pPr>
        <w:rPr>
          <w:sz w:val="18"/>
          <w:szCs w:val="18"/>
        </w:rPr>
      </w:pPr>
      <w:r>
        <w:rPr>
          <w:rFonts w:hint="cs"/>
          <w:rtl/>
        </w:rPr>
        <w:t xml:space="preserve">וכן, מציאת אינדקס האיבר הראשון הגדול מערך נתון, או הראשון הקטן מערך נתון </w:t>
      </w:r>
      <w:r w:rsidRPr="00303381">
        <w:rPr>
          <w:sz w:val="18"/>
          <w:szCs w:val="18"/>
        </w:rPr>
        <w:t>lower_bound</w:t>
      </w:r>
      <w:r>
        <w:rPr>
          <w:rFonts w:hint="cs"/>
          <w:sz w:val="18"/>
          <w:szCs w:val="18"/>
          <w:rtl/>
        </w:rPr>
        <w:t xml:space="preserve">  </w:t>
      </w:r>
      <w:r>
        <w:rPr>
          <w:sz w:val="18"/>
          <w:szCs w:val="18"/>
        </w:rPr>
        <w:t>upper_bound</w:t>
      </w:r>
    </w:p>
    <w:p w:rsidR="00423C8F" w:rsidRPr="00423C8F" w:rsidRDefault="00423C8F" w:rsidP="006C6539">
      <w:pPr>
        <w:rPr>
          <w:rtl/>
        </w:rPr>
      </w:pPr>
      <w:r>
        <w:t>shuffle</w:t>
      </w:r>
      <w:r>
        <w:rPr>
          <w:rFonts w:hint="cs"/>
          <w:rtl/>
        </w:rPr>
        <w:t xml:space="preserve"> מערבל אוסף. הפוך מ </w:t>
      </w:r>
      <w:r>
        <w:t>sort</w:t>
      </w:r>
      <w:r>
        <w:rPr>
          <w:rFonts w:hint="cs"/>
          <w:rtl/>
        </w:rPr>
        <w:t>.</w:t>
      </w:r>
    </w:p>
    <w:p w:rsidR="007B7800" w:rsidRDefault="007B7800" w:rsidP="006C6539">
      <w:pPr>
        <w:pStyle w:val="Heading2"/>
        <w:bidi w:val="0"/>
      </w:pPr>
      <w:bookmarkStart w:id="32" w:name="_Toc7956931"/>
      <w:r w:rsidRPr="007B7800">
        <w:t>C++11 Language Features</w:t>
      </w:r>
      <w:bookmarkEnd w:id="32"/>
    </w:p>
    <w:p w:rsidR="00083FB7" w:rsidRPr="00083FB7" w:rsidRDefault="00083FB7" w:rsidP="006C6539">
      <w:r>
        <w:t>PS- Alex Korban</w:t>
      </w:r>
    </w:p>
    <w:p w:rsidR="00302FB3" w:rsidRDefault="00017D0E" w:rsidP="006C6539">
      <w:pPr>
        <w:pStyle w:val="Heading3"/>
      </w:pPr>
      <w:bookmarkStart w:id="33" w:name="_Toc7956932"/>
      <w:r>
        <w:t>auto, decltype</w:t>
      </w:r>
      <w:bookmarkEnd w:id="33"/>
    </w:p>
    <w:p w:rsidR="00A724FA" w:rsidRDefault="007B7800" w:rsidP="006C6539">
      <w:pPr>
        <w:rPr>
          <w:rtl/>
        </w:rPr>
      </w:pPr>
      <w:r>
        <w:rPr>
          <w:rFonts w:hint="cs"/>
          <w:rtl/>
        </w:rPr>
        <w:t xml:space="preserve">המילה השמורה </w:t>
      </w:r>
      <w:r>
        <w:t>auto</w:t>
      </w:r>
      <w:r>
        <w:rPr>
          <w:rFonts w:hint="cs"/>
          <w:rtl/>
        </w:rPr>
        <w:t xml:space="preserve"> אשר בעבר שימשה לסמן משתנים מקומיים, משמשת עכשיו כהנחייה לקומפיילר להסיק בעצמו את הטי</w:t>
      </w:r>
      <w:r w:rsidR="00A724FA">
        <w:rPr>
          <w:rFonts w:hint="cs"/>
          <w:rtl/>
        </w:rPr>
        <w:t>פוס הנדרש. יש מקומות שזה נוח מאד ומקל על שינויים עתידיים</w:t>
      </w:r>
      <w:r w:rsidR="00D02A34">
        <w:t xml:space="preserve"> </w:t>
      </w:r>
      <w:r w:rsidR="00373AAF">
        <w:rPr>
          <w:rFonts w:hint="cs"/>
          <w:rtl/>
        </w:rPr>
        <w:t xml:space="preserve"> בפרט כאשר עובדים עם קונטיינר:</w:t>
      </w:r>
    </w:p>
    <w:p w:rsidR="00373AAF" w:rsidRDefault="00373AAF" w:rsidP="006C6539">
      <w:pPr>
        <w:bidi w:val="0"/>
      </w:pPr>
      <w:r w:rsidRPr="00373AAF">
        <w:t>for</w:t>
      </w:r>
      <w:r>
        <w:rPr>
          <w:rFonts w:hint="cs"/>
          <w:rtl/>
        </w:rPr>
        <w:t xml:space="preserve"> </w:t>
      </w:r>
      <w:r w:rsidRPr="00373AAF">
        <w:t>(</w:t>
      </w:r>
      <w:r w:rsidRPr="00373AAF">
        <w:rPr>
          <w:b/>
          <w:bCs/>
        </w:rPr>
        <w:t>auto</w:t>
      </w:r>
      <w:r>
        <w:t xml:space="preserve"> </w:t>
      </w:r>
      <w:r w:rsidRPr="00373AAF">
        <w:t>it = a.begin(); it &lt; a.end(); it++)</w:t>
      </w:r>
    </w:p>
    <w:p w:rsidR="00D02A34" w:rsidRDefault="00D02A34" w:rsidP="006C6539">
      <w:pPr>
        <w:rPr>
          <w:rtl/>
        </w:rPr>
      </w:pPr>
      <w:r>
        <w:rPr>
          <w:rFonts w:hint="cs"/>
          <w:rtl/>
        </w:rPr>
        <w:t>אפשר להחליף את טיפוס הקונטיינר מבלי לשנות את הקוד שמתייחס אליו. חשוב!</w:t>
      </w:r>
    </w:p>
    <w:p w:rsidR="007B7800" w:rsidRDefault="007B7800" w:rsidP="006C6539">
      <w:pPr>
        <w:rPr>
          <w:rtl/>
        </w:rPr>
      </w:pPr>
      <w:r>
        <w:rPr>
          <w:rFonts w:hint="cs"/>
          <w:rtl/>
        </w:rPr>
        <w:t xml:space="preserve">ויש מקומות שזה הכרחי כמו ב </w:t>
      </w:r>
      <w:r>
        <w:t>templates</w:t>
      </w:r>
      <w:r>
        <w:rPr>
          <w:rFonts w:hint="cs"/>
          <w:rtl/>
        </w:rPr>
        <w:t xml:space="preserve"> כאשר לא ידוע מראש מהם הטיפוסים ורוצים להגדיר טיפוס חדש המבוסס עליהם.</w:t>
      </w:r>
    </w:p>
    <w:p w:rsidR="007B7800" w:rsidRDefault="007B7800" w:rsidP="006C6539">
      <w:pPr>
        <w:rPr>
          <w:rtl/>
        </w:rPr>
      </w:pPr>
      <w:r>
        <w:rPr>
          <w:noProof/>
        </w:rPr>
        <w:lastRenderedPageBreak/>
        <w:drawing>
          <wp:inline distT="0" distB="0" distL="0" distR="0" wp14:anchorId="10546796" wp14:editId="1116AC14">
            <wp:extent cx="4198925" cy="101085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198925" cy="1010852"/>
                    </a:xfrm>
                    <a:prstGeom prst="rect">
                      <a:avLst/>
                    </a:prstGeom>
                  </pic:spPr>
                </pic:pic>
              </a:graphicData>
            </a:graphic>
          </wp:inline>
        </w:drawing>
      </w:r>
    </w:p>
    <w:p w:rsidR="003C0A17" w:rsidRDefault="00017D0E" w:rsidP="00876E17">
      <w:r>
        <w:rPr>
          <w:rFonts w:hint="cs"/>
          <w:rtl/>
        </w:rPr>
        <w:t>זה שימושי ב</w:t>
      </w:r>
      <w:r w:rsidR="003C0A17">
        <w:t xml:space="preserve"> </w:t>
      </w:r>
      <w:r w:rsidR="003C0A17">
        <w:rPr>
          <w:rFonts w:hint="cs"/>
          <w:rtl/>
        </w:rPr>
        <w:t xml:space="preserve"> </w:t>
      </w:r>
      <w:r w:rsidR="003C0A17">
        <w:t>trailing return types</w:t>
      </w:r>
    </w:p>
    <w:p w:rsidR="00017D0E" w:rsidRPr="00733717" w:rsidRDefault="00017D0E" w:rsidP="00017D0E">
      <w:pPr>
        <w:bidi w:val="0"/>
        <w:rPr>
          <w:rFonts w:ascii="Consolas" w:hAnsi="Consolas" w:cs="Courier New"/>
        </w:rPr>
      </w:pPr>
      <w:r w:rsidRPr="00733717">
        <w:rPr>
          <w:rFonts w:ascii="Consolas" w:hAnsi="Consolas" w:cs="Courier New"/>
          <w:b/>
          <w:bCs/>
        </w:rPr>
        <w:t>auto</w:t>
      </w:r>
      <w:r w:rsidRPr="00733717">
        <w:rPr>
          <w:rFonts w:ascii="Consolas" w:hAnsi="Consolas" w:cs="Courier New"/>
        </w:rPr>
        <w:t xml:space="preserve"> inc(</w:t>
      </w:r>
      <w:r w:rsidR="00C6785B" w:rsidRPr="00733717">
        <w:rPr>
          <w:rFonts w:ascii="Consolas" w:hAnsi="Consolas" w:cs="Courier New"/>
        </w:rPr>
        <w:t xml:space="preserve">int </w:t>
      </w:r>
      <w:r w:rsidRPr="00733717">
        <w:rPr>
          <w:rFonts w:ascii="Consolas" w:hAnsi="Consolas" w:cs="Courier New"/>
        </w:rPr>
        <w:t xml:space="preserve">x) -&gt; int </w:t>
      </w:r>
    </w:p>
    <w:p w:rsidR="00017D0E" w:rsidRPr="00733717" w:rsidRDefault="00017D0E" w:rsidP="00017D0E">
      <w:pPr>
        <w:bidi w:val="0"/>
        <w:rPr>
          <w:rFonts w:ascii="Consolas" w:hAnsi="Consolas" w:cs="Courier New"/>
        </w:rPr>
      </w:pPr>
      <w:r w:rsidRPr="00733717">
        <w:rPr>
          <w:rFonts w:ascii="Consolas" w:hAnsi="Consolas" w:cs="Courier New"/>
        </w:rPr>
        <w:t xml:space="preserve">{ </w:t>
      </w:r>
    </w:p>
    <w:p w:rsidR="00017D0E" w:rsidRPr="00733717" w:rsidRDefault="00017D0E" w:rsidP="00017D0E">
      <w:pPr>
        <w:bidi w:val="0"/>
        <w:ind w:firstLine="720"/>
        <w:rPr>
          <w:rFonts w:ascii="Consolas" w:hAnsi="Consolas" w:cs="Courier New"/>
        </w:rPr>
      </w:pPr>
      <w:r w:rsidRPr="00733717">
        <w:rPr>
          <w:rFonts w:ascii="Consolas" w:hAnsi="Consolas" w:cs="Courier New"/>
        </w:rPr>
        <w:t>return x+1;</w:t>
      </w:r>
    </w:p>
    <w:p w:rsidR="00017D0E" w:rsidRPr="00733717" w:rsidRDefault="00017D0E" w:rsidP="00017D0E">
      <w:pPr>
        <w:bidi w:val="0"/>
        <w:rPr>
          <w:rFonts w:ascii="Consolas" w:hAnsi="Consolas" w:cs="Courier New"/>
        </w:rPr>
      </w:pPr>
      <w:r w:rsidRPr="00733717">
        <w:rPr>
          <w:rFonts w:ascii="Consolas" w:hAnsi="Consolas" w:cs="Courier New"/>
        </w:rPr>
        <w:t>}</w:t>
      </w:r>
    </w:p>
    <w:p w:rsidR="00876E17" w:rsidRDefault="00876E17" w:rsidP="00876E17"/>
    <w:p w:rsidR="00017D0E" w:rsidRDefault="00017D0E" w:rsidP="00876E17">
      <w:pPr>
        <w:rPr>
          <w:rtl/>
        </w:rPr>
      </w:pPr>
    </w:p>
    <w:p w:rsidR="00876E17" w:rsidRDefault="00C6785B" w:rsidP="00C6785B">
      <w:r>
        <w:rPr>
          <w:rFonts w:hint="cs"/>
          <w:rtl/>
        </w:rPr>
        <w:t xml:space="preserve">כאשר מדובר בתבניות, אפשר </w:t>
      </w:r>
      <w:r w:rsidR="00876E17">
        <w:rPr>
          <w:rFonts w:hint="cs"/>
          <w:rtl/>
        </w:rPr>
        <w:t>להגדיר את הטיפוס המוחזר על סמך טיפוסי הארגומנטים</w:t>
      </w:r>
      <w:r>
        <w:rPr>
          <w:rFonts w:hint="cs"/>
          <w:rtl/>
        </w:rPr>
        <w:t xml:space="preserve"> בשימוש ב </w:t>
      </w:r>
      <w:r w:rsidR="00876E17">
        <w:rPr>
          <w:rFonts w:hint="cs"/>
          <w:rtl/>
        </w:rPr>
        <w:t xml:space="preserve">ב </w:t>
      </w:r>
      <w:r w:rsidR="00876E17">
        <w:t>decltype</w:t>
      </w:r>
      <w:r>
        <w:rPr>
          <w:rFonts w:hint="cs"/>
          <w:rtl/>
        </w:rPr>
        <w:t xml:space="preserve"> </w:t>
      </w:r>
    </w:p>
    <w:p w:rsidR="00C6785B" w:rsidRPr="00733717" w:rsidRDefault="00C6785B" w:rsidP="00C6785B">
      <w:pPr>
        <w:bidi w:val="0"/>
        <w:rPr>
          <w:rFonts w:ascii="Consolas" w:hAnsi="Consolas" w:cs="Courier New"/>
          <w:b/>
          <w:bCs/>
        </w:rPr>
      </w:pPr>
    </w:p>
    <w:p w:rsidR="00C6785B" w:rsidRPr="00733717" w:rsidRDefault="00C6785B" w:rsidP="00C6785B">
      <w:pPr>
        <w:bidi w:val="0"/>
        <w:rPr>
          <w:rFonts w:ascii="Consolas" w:hAnsi="Consolas" w:cs="Courier New"/>
          <w:b/>
          <w:bCs/>
          <w:rtl/>
        </w:rPr>
      </w:pPr>
      <w:r w:rsidRPr="00733717">
        <w:rPr>
          <w:rFonts w:ascii="Consolas" w:hAnsi="Consolas" w:cs="Courier New"/>
          <w:b/>
          <w:bCs/>
        </w:rPr>
        <w:t>template &lt;typename T&gt;</w:t>
      </w:r>
    </w:p>
    <w:p w:rsidR="00C6785B" w:rsidRPr="00733717" w:rsidRDefault="00C6785B" w:rsidP="00C6785B">
      <w:pPr>
        <w:bidi w:val="0"/>
        <w:rPr>
          <w:rFonts w:ascii="Consolas" w:hAnsi="Consolas" w:cs="Courier New"/>
        </w:rPr>
      </w:pPr>
      <w:r w:rsidRPr="00733717">
        <w:rPr>
          <w:rFonts w:ascii="Consolas" w:hAnsi="Consolas" w:cs="Courier New"/>
          <w:b/>
          <w:bCs/>
        </w:rPr>
        <w:t>auto</w:t>
      </w:r>
      <w:r w:rsidRPr="00733717">
        <w:rPr>
          <w:rFonts w:ascii="Consolas" w:hAnsi="Consolas" w:cs="Courier New"/>
        </w:rPr>
        <w:t xml:space="preserve"> inc(T x) -&gt; decltype(x)</w:t>
      </w:r>
    </w:p>
    <w:p w:rsidR="00C6785B" w:rsidRPr="00733717" w:rsidRDefault="00C6785B" w:rsidP="00C6785B">
      <w:pPr>
        <w:bidi w:val="0"/>
        <w:rPr>
          <w:rFonts w:ascii="Consolas" w:hAnsi="Consolas" w:cs="Courier New"/>
        </w:rPr>
      </w:pPr>
      <w:r w:rsidRPr="00733717">
        <w:rPr>
          <w:rFonts w:ascii="Consolas" w:hAnsi="Consolas" w:cs="Courier New"/>
        </w:rPr>
        <w:t xml:space="preserve">{ </w:t>
      </w:r>
    </w:p>
    <w:p w:rsidR="00C6785B" w:rsidRPr="00733717" w:rsidRDefault="00C6785B" w:rsidP="00C6785B">
      <w:pPr>
        <w:bidi w:val="0"/>
        <w:ind w:firstLine="720"/>
        <w:rPr>
          <w:rFonts w:ascii="Consolas" w:hAnsi="Consolas" w:cs="Courier New"/>
        </w:rPr>
      </w:pPr>
      <w:r w:rsidRPr="00733717">
        <w:rPr>
          <w:rFonts w:ascii="Consolas" w:hAnsi="Consolas" w:cs="Courier New"/>
        </w:rPr>
        <w:t>return x+1;</w:t>
      </w:r>
    </w:p>
    <w:p w:rsidR="00C6785B" w:rsidRPr="00733717" w:rsidRDefault="00C6785B" w:rsidP="00C6785B">
      <w:pPr>
        <w:bidi w:val="0"/>
        <w:rPr>
          <w:rFonts w:ascii="Consolas" w:hAnsi="Consolas" w:cs="Courier New"/>
        </w:rPr>
      </w:pPr>
      <w:r w:rsidRPr="00733717">
        <w:rPr>
          <w:rFonts w:ascii="Consolas" w:hAnsi="Consolas" w:cs="Courier New"/>
        </w:rPr>
        <w:t>}</w:t>
      </w:r>
    </w:p>
    <w:p w:rsidR="00C6785B" w:rsidRDefault="00C6785B" w:rsidP="006C6539"/>
    <w:p w:rsidR="00C6785B" w:rsidRDefault="00C6785B" w:rsidP="00C6785B">
      <w:pPr>
        <w:rPr>
          <w:rtl/>
        </w:rPr>
      </w:pPr>
      <w:r>
        <w:rPr>
          <w:rFonts w:hint="cs"/>
          <w:rtl/>
        </w:rPr>
        <w:t xml:space="preserve">הערה: אי אפשר לתת </w:t>
      </w:r>
      <w:r>
        <w:t>auto</w:t>
      </w:r>
      <w:r>
        <w:rPr>
          <w:rFonts w:hint="cs"/>
          <w:rtl/>
        </w:rPr>
        <w:t xml:space="preserve"> בתור </w:t>
      </w:r>
      <w:r>
        <w:t>member</w:t>
      </w:r>
      <w:r>
        <w:rPr>
          <w:rFonts w:hint="cs"/>
          <w:rtl/>
        </w:rPr>
        <w:t xml:space="preserve"> (שהרי אי אפשר לאתחל וממילא אין אפשרות לקומפיילר להסיק) ופשוט שאין לתיתו בארגומנט של פונקציה.</w:t>
      </w:r>
    </w:p>
    <w:p w:rsidR="00C6785B" w:rsidRDefault="00C6785B" w:rsidP="006C6539">
      <w:pPr>
        <w:rPr>
          <w:rtl/>
        </w:rPr>
      </w:pPr>
    </w:p>
    <w:p w:rsidR="00302FB3" w:rsidRDefault="00302FB3" w:rsidP="006C6539">
      <w:r>
        <w:rPr>
          <w:noProof/>
        </w:rPr>
        <w:lastRenderedPageBreak/>
        <w:drawing>
          <wp:inline distT="0" distB="0" distL="0" distR="0" wp14:anchorId="329C8124" wp14:editId="39131ED7">
            <wp:extent cx="5237843" cy="3941114"/>
            <wp:effectExtent l="0" t="0" r="127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48371" cy="3949036"/>
                    </a:xfrm>
                    <a:prstGeom prst="rect">
                      <a:avLst/>
                    </a:prstGeom>
                  </pic:spPr>
                </pic:pic>
              </a:graphicData>
            </a:graphic>
          </wp:inline>
        </w:drawing>
      </w:r>
    </w:p>
    <w:p w:rsidR="00302FB3" w:rsidRDefault="002269F5" w:rsidP="006C6539">
      <w:pPr>
        <w:pStyle w:val="Heading3"/>
      </w:pPr>
      <w:bookmarkStart w:id="34" w:name="_Toc7956933"/>
      <w:r>
        <w:t>`c</w:t>
      </w:r>
      <w:r w:rsidR="0051392F">
        <w:t>onst</w:t>
      </w:r>
      <w:r>
        <w:t>`</w:t>
      </w:r>
      <w:r w:rsidR="0051392F">
        <w:t xml:space="preserve"> </w:t>
      </w:r>
      <w:r>
        <w:t>before</w:t>
      </w:r>
      <w:r w:rsidR="0051392F">
        <w:t xml:space="preserve"> or after</w:t>
      </w:r>
      <w:bookmarkEnd w:id="34"/>
    </w:p>
    <w:p w:rsidR="0051392F" w:rsidRPr="0051392F" w:rsidRDefault="0051392F" w:rsidP="006C6539">
      <w:pPr>
        <w:bidi w:val="0"/>
      </w:pPr>
      <w:r w:rsidRPr="0051392F">
        <w:t>X const&amp; x</w:t>
      </w:r>
    </w:p>
    <w:p w:rsidR="0051392F" w:rsidRDefault="0051392F" w:rsidP="006C6539">
      <w:pPr>
        <w:bidi w:val="0"/>
      </w:pPr>
      <w:r>
        <w:t xml:space="preserve">is equivalent to  </w:t>
      </w:r>
    </w:p>
    <w:p w:rsidR="0051392F" w:rsidRDefault="0051392F" w:rsidP="006C6539">
      <w:pPr>
        <w:bidi w:val="0"/>
      </w:pPr>
      <w:r>
        <w:t>const X&amp; x</w:t>
      </w:r>
    </w:p>
    <w:p w:rsidR="0051392F" w:rsidRPr="0051392F" w:rsidRDefault="0051392F" w:rsidP="006C6539">
      <w:pPr>
        <w:bidi w:val="0"/>
      </w:pPr>
      <w:r w:rsidRPr="0051392F">
        <w:t>and</w:t>
      </w:r>
    </w:p>
    <w:p w:rsidR="0051392F" w:rsidRPr="0051392F" w:rsidRDefault="0051392F" w:rsidP="006C6539">
      <w:pPr>
        <w:bidi w:val="0"/>
      </w:pPr>
      <w:r w:rsidRPr="0051392F">
        <w:t xml:space="preserve">X const* x </w:t>
      </w:r>
    </w:p>
    <w:p w:rsidR="0051392F" w:rsidRDefault="0051392F" w:rsidP="006C6539">
      <w:pPr>
        <w:bidi w:val="0"/>
      </w:pPr>
      <w:r>
        <w:t xml:space="preserve">is equivalent to </w:t>
      </w:r>
    </w:p>
    <w:p w:rsidR="0051392F" w:rsidRPr="0051392F" w:rsidRDefault="0051392F" w:rsidP="006C6539">
      <w:pPr>
        <w:bidi w:val="0"/>
        <w:rPr>
          <w:rtl/>
        </w:rPr>
      </w:pPr>
      <w:r w:rsidRPr="0051392F">
        <w:t>const X* x.</w:t>
      </w:r>
    </w:p>
    <w:p w:rsidR="000E5ABA" w:rsidRDefault="000E5ABA" w:rsidP="006C6539">
      <w:pPr>
        <w:pStyle w:val="Heading3"/>
      </w:pPr>
      <w:bookmarkStart w:id="35" w:name="_Toc7956934"/>
      <w:r>
        <w:t>Mutable</w:t>
      </w:r>
      <w:bookmarkEnd w:id="35"/>
    </w:p>
    <w:p w:rsidR="000E5ABA" w:rsidRPr="000E5ABA" w:rsidRDefault="000E5ABA" w:rsidP="006C6539">
      <w:pPr>
        <w:rPr>
          <w:rtl/>
        </w:rPr>
      </w:pPr>
      <w:r>
        <w:rPr>
          <w:rFonts w:hint="cs"/>
          <w:rtl/>
        </w:rPr>
        <w:t xml:space="preserve">מאפשר למתודה המוגדרת כ </w:t>
      </w:r>
      <w:r>
        <w:t>const</w:t>
      </w:r>
      <w:r>
        <w:rPr>
          <w:rFonts w:hint="cs"/>
          <w:rtl/>
        </w:rPr>
        <w:t xml:space="preserve"> בכל זאת לשנות ערכים של קלאס </w:t>
      </w:r>
      <w:r>
        <w:rPr>
          <w:rtl/>
        </w:rPr>
        <w:t>–</w:t>
      </w:r>
      <w:r>
        <w:rPr>
          <w:rFonts w:hint="cs"/>
          <w:rtl/>
        </w:rPr>
        <w:t xml:space="preserve"> אותם אלה המוגדרים כ </w:t>
      </w:r>
      <w:r>
        <w:t>mutable</w:t>
      </w:r>
      <w:r>
        <w:rPr>
          <w:rFonts w:hint="cs"/>
          <w:rtl/>
        </w:rPr>
        <w:t>. הרעיון כאן להפריד בין יצוג חיצוני של הקלאס שבו המתודה לא פוגעת לבין פרטי מימוש פנימיים שאותם המתודה כן רשאית לשנות.</w:t>
      </w:r>
    </w:p>
    <w:p w:rsidR="00BE7BA8" w:rsidRDefault="00BE7BA8" w:rsidP="00BE7BA8">
      <w:pPr>
        <w:pStyle w:val="Heading3"/>
      </w:pPr>
      <w:bookmarkStart w:id="36" w:name="_Toc7956935"/>
      <w:r>
        <w:t>Scoped enum/ enum-class</w:t>
      </w:r>
      <w:bookmarkEnd w:id="36"/>
    </w:p>
    <w:p w:rsidR="00BE7BA8" w:rsidRDefault="00BE7BA8" w:rsidP="00BE7BA8">
      <w:pPr>
        <w:spacing w:before="100" w:beforeAutospacing="1" w:after="100" w:afterAutospacing="1"/>
        <w:rPr>
          <w:rtl/>
        </w:rPr>
      </w:pPr>
      <w:r>
        <w:rPr>
          <w:rFonts w:hint="cs"/>
          <w:rtl/>
        </w:rPr>
        <w:t xml:space="preserve">שינוי בהגדרת אנומרציה מאפשר אנומרציה קצת דומה ל </w:t>
      </w:r>
      <w:r>
        <w:t>C#</w:t>
      </w:r>
      <w:r>
        <w:rPr>
          <w:rFonts w:hint="cs"/>
          <w:rtl/>
        </w:rPr>
        <w:t xml:space="preserve">. אם משתמשים ב </w:t>
      </w:r>
      <w:r>
        <w:t>enum class</w:t>
      </w:r>
      <w:r>
        <w:rPr>
          <w:rFonts w:hint="cs"/>
          <w:rtl/>
        </w:rPr>
        <w:t xml:space="preserve"> במקום סתם </w:t>
      </w:r>
      <w:r>
        <w:t>enum</w:t>
      </w:r>
      <w:r>
        <w:rPr>
          <w:rFonts w:hint="cs"/>
          <w:rtl/>
        </w:rPr>
        <w:t xml:space="preserve"> אז האיברים של האנומרציה מוגבלים לסקופ של האנומרציה.</w:t>
      </w:r>
    </w:p>
    <w:p w:rsidR="00BE7BA8" w:rsidRPr="00BE7BA8" w:rsidRDefault="00BE7BA8" w:rsidP="00BE7BA8"/>
    <w:p w:rsidR="00BE7BA8" w:rsidRDefault="00BE7BA8" w:rsidP="00BE7BA8">
      <w:pPr>
        <w:bidi w:val="0"/>
        <w:rPr>
          <w:rtl/>
        </w:rPr>
      </w:pPr>
      <w:r>
        <w:rPr>
          <w:noProof/>
        </w:rPr>
        <w:lastRenderedPageBreak/>
        <w:drawing>
          <wp:inline distT="0" distB="0" distL="0" distR="0">
            <wp:extent cx="3410029" cy="2397787"/>
            <wp:effectExtent l="0" t="0" r="0" b="2540"/>
            <wp:docPr id="32" name="Picture 32" descr="cid:168dded250b4cff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ail-m_-4887883403461517142Picture 1" descr="cid:168dded250b4cff311"/>
                    <pic:cNvPicPr>
                      <a:picLocks noChangeAspect="1" noChangeArrowheads="1"/>
                    </pic:cNvPicPr>
                  </pic:nvPicPr>
                  <pic:blipFill>
                    <a:blip r:embed="rId28" r:link="rId29" cstate="print">
                      <a:extLst>
                        <a:ext uri="{28A0092B-C50C-407E-A947-70E740481C1C}">
                          <a14:useLocalDpi xmlns:a14="http://schemas.microsoft.com/office/drawing/2010/main" val="0"/>
                        </a:ext>
                      </a:extLst>
                    </a:blip>
                    <a:srcRect/>
                    <a:stretch>
                      <a:fillRect/>
                    </a:stretch>
                  </pic:blipFill>
                  <pic:spPr bwMode="auto">
                    <a:xfrm>
                      <a:off x="0" y="0"/>
                      <a:ext cx="3424652" cy="2408070"/>
                    </a:xfrm>
                    <a:prstGeom prst="rect">
                      <a:avLst/>
                    </a:prstGeom>
                    <a:noFill/>
                    <a:ln>
                      <a:noFill/>
                    </a:ln>
                  </pic:spPr>
                </pic:pic>
              </a:graphicData>
            </a:graphic>
          </wp:inline>
        </w:drawing>
      </w:r>
    </w:p>
    <w:p w:rsidR="00337D11" w:rsidRDefault="00337D11" w:rsidP="00BE7BA8">
      <w:pPr>
        <w:rPr>
          <w:rtl/>
        </w:rPr>
      </w:pPr>
    </w:p>
    <w:p w:rsidR="00BE7BA8" w:rsidRPr="00BE7BA8" w:rsidRDefault="00BE7BA8" w:rsidP="00BE7BA8">
      <w:r>
        <w:rPr>
          <w:rFonts w:hint="cs"/>
          <w:rtl/>
        </w:rPr>
        <w:t>כמו כן, ניתן להגדיר את הטיפוס הפרמיטיבי עליו מתבססת האנומרציה</w:t>
      </w:r>
      <w:r w:rsidR="00337D11">
        <w:rPr>
          <w:rFonts w:hint="cs"/>
          <w:rtl/>
        </w:rPr>
        <w:t>:</w:t>
      </w:r>
    </w:p>
    <w:p w:rsidR="00BE7BA8" w:rsidRDefault="00BE7BA8" w:rsidP="00BE7BA8">
      <w:pPr>
        <w:bidi w:val="0"/>
      </w:pPr>
      <w:r>
        <w:rPr>
          <w:noProof/>
        </w:rPr>
        <w:drawing>
          <wp:inline distT="0" distB="0" distL="0" distR="0">
            <wp:extent cx="3592036" cy="2393343"/>
            <wp:effectExtent l="0" t="0" r="8890" b="6985"/>
            <wp:docPr id="33" name="Picture 33" descr="cid:168dded250b5b16b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ail-m_-4887883403461517142Picture 2" descr="cid:168dded250b5b16b22"/>
                    <pic:cNvPicPr>
                      <a:picLocks noChangeAspect="1" noChangeArrowheads="1"/>
                    </pic:cNvPicPr>
                  </pic:nvPicPr>
                  <pic:blipFill>
                    <a:blip r:embed="rId30" r:link="rId31" cstate="print">
                      <a:extLst>
                        <a:ext uri="{28A0092B-C50C-407E-A947-70E740481C1C}">
                          <a14:useLocalDpi xmlns:a14="http://schemas.microsoft.com/office/drawing/2010/main" val="0"/>
                        </a:ext>
                      </a:extLst>
                    </a:blip>
                    <a:srcRect/>
                    <a:stretch>
                      <a:fillRect/>
                    </a:stretch>
                  </pic:blipFill>
                  <pic:spPr bwMode="auto">
                    <a:xfrm>
                      <a:off x="0" y="0"/>
                      <a:ext cx="3609115" cy="2404723"/>
                    </a:xfrm>
                    <a:prstGeom prst="rect">
                      <a:avLst/>
                    </a:prstGeom>
                    <a:noFill/>
                    <a:ln>
                      <a:noFill/>
                    </a:ln>
                  </pic:spPr>
                </pic:pic>
              </a:graphicData>
            </a:graphic>
          </wp:inline>
        </w:drawing>
      </w:r>
    </w:p>
    <w:p w:rsidR="00BE7BA8" w:rsidRDefault="00BE7BA8" w:rsidP="00BE7BA8">
      <w:pPr>
        <w:spacing w:before="100" w:beforeAutospacing="1" w:after="100" w:afterAutospacing="1"/>
        <w:rPr>
          <w:rtl/>
        </w:rPr>
      </w:pPr>
      <w:r>
        <w:rPr>
          <w:rFonts w:hint="cs"/>
          <w:rtl/>
        </w:rPr>
        <w:t xml:space="preserve">במקרה של </w:t>
      </w:r>
      <w:r>
        <w:t>enum-class</w:t>
      </w:r>
      <w:r>
        <w:rPr>
          <w:rFonts w:hint="cs"/>
          <w:rtl/>
        </w:rPr>
        <w:t xml:space="preserve"> טיפוס ברירת המחדל הינו </w:t>
      </w:r>
      <w:r>
        <w:t>int</w:t>
      </w:r>
      <w:r>
        <w:rPr>
          <w:rFonts w:hint="cs"/>
          <w:rtl/>
        </w:rPr>
        <w:t>.</w:t>
      </w:r>
    </w:p>
    <w:p w:rsidR="00BE7BA8" w:rsidRDefault="00BE7BA8" w:rsidP="00BE7BA8">
      <w:pPr>
        <w:spacing w:before="100" w:beforeAutospacing="1" w:after="100" w:afterAutospacing="1"/>
        <w:rPr>
          <w:rtl/>
        </w:rPr>
      </w:pPr>
      <w:r>
        <w:rPr>
          <w:rFonts w:hint="cs"/>
          <w:rtl/>
        </w:rPr>
        <w:t xml:space="preserve">הכתיב החדש גם מאפשר להתייחס לאנומרציה כ </w:t>
      </w:r>
      <w:r>
        <w:t>incomplete types</w:t>
      </w:r>
      <w:r>
        <w:rPr>
          <w:rFonts w:hint="cs"/>
          <w:rtl/>
        </w:rPr>
        <w:t xml:space="preserve"> ובכך מקטין את התלות בין קבצים.</w:t>
      </w:r>
    </w:p>
    <w:p w:rsidR="00D55AFE" w:rsidRDefault="00A01D99" w:rsidP="00D55AFE">
      <w:pPr>
        <w:pStyle w:val="Heading3"/>
      </w:pPr>
      <w:bookmarkStart w:id="37" w:name="_Toc7956936"/>
      <w:r>
        <w:t>s</w:t>
      </w:r>
      <w:r w:rsidR="00D55AFE">
        <w:t>tatic_assert</w:t>
      </w:r>
      <w:bookmarkEnd w:id="37"/>
    </w:p>
    <w:p w:rsidR="00D55AFE" w:rsidRDefault="00D55AFE" w:rsidP="00D55AFE">
      <w:r>
        <w:rPr>
          <w:rFonts w:hint="cs"/>
          <w:rtl/>
        </w:rPr>
        <w:t>אסרט מוכר בצורת זמן-ריצה. כאן יש אפשרות להגדיר בזמן קומפילציה. אסרט נכון ימנע קומפילציה</w:t>
      </w:r>
      <w:r w:rsidR="002C774C">
        <w:rPr>
          <w:rFonts w:hint="cs"/>
          <w:rtl/>
        </w:rPr>
        <w:t xml:space="preserve"> כאשר תנאים מסוימים לא מתקיימים. זה מאד שימושי בתבניות.</w:t>
      </w:r>
    </w:p>
    <w:p w:rsidR="00D55AFE" w:rsidRPr="00D55AFE" w:rsidRDefault="00D55AFE" w:rsidP="00D55AFE">
      <w:pPr>
        <w:rPr>
          <w:rtl/>
        </w:rPr>
      </w:pPr>
      <w:r>
        <w:rPr>
          <w:rFonts w:hint="cs"/>
          <w:rtl/>
        </w:rPr>
        <w:t>בדוגמא הבאה מודגם גם שימוש בתבניות על בסיס מספרי (ולא על בסיס טיפוסי מידע)</w:t>
      </w:r>
    </w:p>
    <w:p w:rsidR="00D55AFE" w:rsidRDefault="00D55AFE" w:rsidP="00D55AFE">
      <w:pPr>
        <w:bidi w:val="0"/>
        <w:rPr>
          <w:rtl/>
        </w:rPr>
      </w:pPr>
      <w:r>
        <w:rPr>
          <w:noProof/>
        </w:rPr>
        <w:lastRenderedPageBreak/>
        <w:drawing>
          <wp:inline distT="0" distB="0" distL="0" distR="0" wp14:anchorId="30A5D007" wp14:editId="021B61FE">
            <wp:extent cx="4317558" cy="3089253"/>
            <wp:effectExtent l="0" t="0" r="698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0509" cy="3091364"/>
                    </a:xfrm>
                    <a:prstGeom prst="rect">
                      <a:avLst/>
                    </a:prstGeom>
                  </pic:spPr>
                </pic:pic>
              </a:graphicData>
            </a:graphic>
          </wp:inline>
        </w:drawing>
      </w:r>
    </w:p>
    <w:p w:rsidR="00D55AFE" w:rsidRDefault="00D55AFE" w:rsidP="00D55AFE">
      <w:r>
        <w:rPr>
          <w:rFonts w:hint="cs"/>
          <w:rtl/>
        </w:rPr>
        <w:t xml:space="preserve">שים לב בדוגמא הבאה לשימוש ב </w:t>
      </w:r>
      <w:r>
        <w:t>has_virtual_destructor</w:t>
      </w:r>
    </w:p>
    <w:p w:rsidR="00D55AFE" w:rsidRPr="00D55AFE" w:rsidRDefault="00D55AFE" w:rsidP="00D55AFE">
      <w:pPr>
        <w:bidi w:val="0"/>
      </w:pPr>
      <w:r>
        <w:rPr>
          <w:noProof/>
        </w:rPr>
        <w:drawing>
          <wp:inline distT="0" distB="0" distL="0" distR="0" wp14:anchorId="59FDC19E" wp14:editId="7603C862">
            <wp:extent cx="3792772" cy="2224303"/>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01530" cy="2229439"/>
                    </a:xfrm>
                    <a:prstGeom prst="rect">
                      <a:avLst/>
                    </a:prstGeom>
                  </pic:spPr>
                </pic:pic>
              </a:graphicData>
            </a:graphic>
          </wp:inline>
        </w:drawing>
      </w:r>
    </w:p>
    <w:p w:rsidR="00361618" w:rsidRDefault="00361618" w:rsidP="00361618">
      <w:pPr>
        <w:pStyle w:val="Heading3"/>
        <w:bidi/>
      </w:pPr>
      <w:bookmarkStart w:id="38" w:name="_Toc7956937"/>
      <w:r>
        <w:t>noexcept</w:t>
      </w:r>
    </w:p>
    <w:p w:rsidR="00361618" w:rsidRDefault="00361618" w:rsidP="00361618">
      <w:pPr>
        <w:rPr>
          <w:rtl/>
        </w:rPr>
      </w:pPr>
      <w:r>
        <w:rPr>
          <w:rFonts w:hint="cs"/>
          <w:rtl/>
        </w:rPr>
        <w:t xml:space="preserve">(מילת מפתח זו מחליפה את </w:t>
      </w:r>
      <w:r>
        <w:t>throw()</w:t>
      </w:r>
      <w:r>
        <w:rPr>
          <w:rFonts w:hint="cs"/>
          <w:rtl/>
        </w:rPr>
        <w:t>).</w:t>
      </w:r>
    </w:p>
    <w:p w:rsidR="00361618" w:rsidRDefault="00361618" w:rsidP="00361618">
      <w:pPr>
        <w:rPr>
          <w:rtl/>
        </w:rPr>
      </w:pPr>
      <w:r>
        <w:rPr>
          <w:rFonts w:hint="cs"/>
          <w:rtl/>
        </w:rPr>
        <w:t>כאשר מילה זו מופיעה בכותרת של פונקציה הפונקציה לא אמורה לזרוק חריגים.</w:t>
      </w:r>
    </w:p>
    <w:p w:rsidR="00361618" w:rsidRDefault="00361618" w:rsidP="00867744">
      <w:r>
        <w:rPr>
          <w:rFonts w:hint="cs"/>
          <w:rtl/>
        </w:rPr>
        <w:t xml:space="preserve">אבל אם היא תזרוק, החריג </w:t>
      </w:r>
      <w:r w:rsidRPr="00867744">
        <w:rPr>
          <w:rFonts w:hint="cs"/>
          <w:b/>
          <w:bCs/>
          <w:rtl/>
        </w:rPr>
        <w:t>לא</w:t>
      </w:r>
      <w:r>
        <w:rPr>
          <w:rFonts w:hint="cs"/>
          <w:rtl/>
        </w:rPr>
        <w:t xml:space="preserve"> </w:t>
      </w:r>
      <w:r w:rsidR="00867744">
        <w:rPr>
          <w:rFonts w:hint="cs"/>
          <w:rtl/>
        </w:rPr>
        <w:t>ייקל</w:t>
      </w:r>
      <w:r w:rsidR="00867744">
        <w:rPr>
          <w:rFonts w:hint="eastAsia"/>
          <w:rtl/>
        </w:rPr>
        <w:t>ט</w:t>
      </w:r>
      <w:r>
        <w:rPr>
          <w:rFonts w:hint="cs"/>
          <w:rtl/>
        </w:rPr>
        <w:t xml:space="preserve"> על ידי בלוק </w:t>
      </w:r>
      <w:r>
        <w:t>try/catch</w:t>
      </w:r>
      <w:r>
        <w:rPr>
          <w:rFonts w:hint="cs"/>
          <w:rtl/>
        </w:rPr>
        <w:t xml:space="preserve"> שעוטף את הפונקציה (אם יש כזה)</w:t>
      </w:r>
      <w:r w:rsidR="00867744">
        <w:rPr>
          <w:rFonts w:hint="cs"/>
          <w:rtl/>
        </w:rPr>
        <w:t xml:space="preserve"> אלא יגרום לסיום התכנית או לחילופין, לקריאה לפונקציה שהוגדרה באמצעות </w:t>
      </w:r>
      <w:r w:rsidR="00867744">
        <w:t>std::set_terminate()</w:t>
      </w:r>
      <w:r w:rsidR="00867744">
        <w:rPr>
          <w:rFonts w:hint="cs"/>
          <w:rtl/>
        </w:rPr>
        <w:t>.</w:t>
      </w:r>
    </w:p>
    <w:p w:rsidR="00345F12" w:rsidRDefault="00345F12" w:rsidP="00867744">
      <w:pPr>
        <w:rPr>
          <w:rtl/>
        </w:rPr>
      </w:pPr>
      <w:r>
        <w:rPr>
          <w:rFonts w:hint="cs"/>
          <w:rtl/>
        </w:rPr>
        <w:t>מיירס ממליץ להשתמש בזה כל היכא דאפשר משום שזה מאפשר לקומפיילר לייצר קוד יעיל יותר.</w:t>
      </w:r>
    </w:p>
    <w:p w:rsidR="00AD294A" w:rsidRDefault="00D340F3" w:rsidP="00361618">
      <w:pPr>
        <w:pStyle w:val="Heading2"/>
        <w:bidi w:val="0"/>
        <w:rPr>
          <w:rtl/>
        </w:rPr>
      </w:pPr>
      <w:r>
        <w:t>Etc…</w:t>
      </w:r>
      <w:bookmarkEnd w:id="38"/>
    </w:p>
    <w:p w:rsidR="00362AFD" w:rsidRPr="006F68E1" w:rsidRDefault="00A724FA" w:rsidP="006C6539">
      <w:pPr>
        <w:pStyle w:val="Heading3"/>
        <w:rPr>
          <w:rtl/>
        </w:rPr>
      </w:pPr>
      <w:bookmarkStart w:id="39" w:name="_Toc7956938"/>
      <w:r w:rsidRPr="006F68E1">
        <w:rPr>
          <w:rFonts w:hint="cs"/>
          <w:rtl/>
        </w:rPr>
        <w:t>בידוד הקוד מהקבצים שמפיק הקומפיילר</w:t>
      </w:r>
      <w:bookmarkEnd w:id="39"/>
    </w:p>
    <w:p w:rsidR="005F22B2" w:rsidRDefault="00A724FA" w:rsidP="006C6539">
      <w:pPr>
        <w:pStyle w:val="ListParagraph"/>
        <w:numPr>
          <w:ilvl w:val="0"/>
          <w:numId w:val="2"/>
        </w:numPr>
      </w:pPr>
      <w:r>
        <w:rPr>
          <w:rFonts w:hint="cs"/>
          <w:rtl/>
        </w:rPr>
        <w:t xml:space="preserve">לשנות את </w:t>
      </w:r>
      <w:r>
        <w:t xml:space="preserve"> Project prop&gt;config prop&gt;general&gt;intermediate dir</w:t>
      </w:r>
      <w:r>
        <w:rPr>
          <w:rFonts w:hint="cs"/>
          <w:rtl/>
        </w:rPr>
        <w:t>.</w:t>
      </w:r>
    </w:p>
    <w:p w:rsidR="006F68E1" w:rsidRPr="006F68E1" w:rsidRDefault="00A724FA" w:rsidP="006C6539">
      <w:pPr>
        <w:pStyle w:val="ListParagraph"/>
        <w:numPr>
          <w:ilvl w:val="0"/>
          <w:numId w:val="2"/>
        </w:numPr>
        <w:rPr>
          <w:rtl/>
        </w:rPr>
      </w:pPr>
      <w:r w:rsidRPr="00427DEE">
        <w:rPr>
          <w:rFonts w:hint="cs"/>
          <w:rtl/>
        </w:rPr>
        <w:lastRenderedPageBreak/>
        <w:t xml:space="preserve">בהגדרות של הסטודיו עצמו צריך לומר לו איפוא לשים את קבצי ה </w:t>
      </w:r>
      <w:r w:rsidRPr="00427DEE">
        <w:t>IntelliSense</w:t>
      </w:r>
      <w:r>
        <w:rPr>
          <w:rFonts w:hint="cs"/>
          <w:rtl/>
        </w:rPr>
        <w:t xml:space="preserve">. </w:t>
      </w:r>
      <w:r w:rsidRPr="00362AFD">
        <w:t>Tools &gt; Options &gt; Text Editor &gt; C/C++ &gt; Advanced</w:t>
      </w:r>
      <w:r>
        <w:rPr>
          <w:rFonts w:hint="cs"/>
          <w:rtl/>
        </w:rPr>
        <w:t xml:space="preserve">. לקבוע שם את </w:t>
      </w:r>
      <w:r w:rsidRPr="008F4BB5">
        <w:rPr>
          <w:rStyle w:val="Strong"/>
          <w:rFonts w:ascii="Arial" w:hAnsi="Arial" w:cs="Arial"/>
          <w:color w:val="242729"/>
          <w:bdr w:val="none" w:sz="0" w:space="0" w:color="auto" w:frame="1"/>
          <w:shd w:val="clear" w:color="auto" w:fill="FFFFFF"/>
        </w:rPr>
        <w:t>Fallback Location</w:t>
      </w:r>
      <w:r w:rsidRPr="006F68E1">
        <w:rPr>
          <w:rStyle w:val="Strong"/>
          <w:rFonts w:ascii="Arial" w:hAnsi="Arial" w:cs="Arial" w:hint="cs"/>
          <w:color w:val="242729"/>
          <w:sz w:val="23"/>
          <w:szCs w:val="23"/>
          <w:bdr w:val="none" w:sz="0" w:space="0" w:color="auto" w:frame="1"/>
          <w:shd w:val="clear" w:color="auto" w:fill="FFFFFF"/>
          <w:rtl/>
        </w:rPr>
        <w:t xml:space="preserve"> </w:t>
      </w:r>
      <w:r w:rsidRPr="006F68E1">
        <w:rPr>
          <w:rFonts w:hint="cs"/>
          <w:rtl/>
        </w:rPr>
        <w:t>ולומר לו להשתמש בו</w:t>
      </w:r>
      <w:r w:rsidRPr="006F68E1">
        <w:rPr>
          <w:rStyle w:val="Strong"/>
          <w:rFonts w:ascii="Arial" w:hAnsi="Arial" w:cs="Arial" w:hint="cs"/>
          <w:color w:val="242729"/>
          <w:sz w:val="23"/>
          <w:szCs w:val="23"/>
          <w:bdr w:val="none" w:sz="0" w:space="0" w:color="auto" w:frame="1"/>
          <w:shd w:val="clear" w:color="auto" w:fill="FFFFFF"/>
          <w:rtl/>
        </w:rPr>
        <w:t>.</w:t>
      </w:r>
      <w:r>
        <w:rPr>
          <w:rStyle w:val="Strong"/>
          <w:rFonts w:ascii="Arial" w:hAnsi="Arial" w:cs="Arial" w:hint="cs"/>
          <w:color w:val="242729"/>
          <w:sz w:val="23"/>
          <w:szCs w:val="23"/>
          <w:bdr w:val="none" w:sz="0" w:space="0" w:color="auto" w:frame="1"/>
          <w:shd w:val="clear" w:color="auto" w:fill="FFFFFF"/>
          <w:rtl/>
        </w:rPr>
        <w:t xml:space="preserve"> (</w:t>
      </w:r>
      <w:r w:rsidRPr="006F68E1">
        <w:rPr>
          <w:rFonts w:hint="cs"/>
          <w:rtl/>
        </w:rPr>
        <w:t>את זה עושים כמובן פעם אחת בלבד.</w:t>
      </w:r>
      <w:r>
        <w:rPr>
          <w:rFonts w:hint="cs"/>
          <w:rtl/>
        </w:rPr>
        <w:t>)</w:t>
      </w:r>
    </w:p>
    <w:p w:rsidR="00427DEE" w:rsidRPr="006F68E1" w:rsidRDefault="00A724FA" w:rsidP="006C6539">
      <w:pPr>
        <w:pStyle w:val="ListParagraph"/>
        <w:numPr>
          <w:ilvl w:val="0"/>
          <w:numId w:val="2"/>
        </w:numPr>
        <w:rPr>
          <w:rtl/>
        </w:rPr>
      </w:pPr>
      <w:r w:rsidRPr="006F68E1">
        <w:rPr>
          <w:rFonts w:hint="cs"/>
          <w:rtl/>
        </w:rPr>
        <w:t xml:space="preserve">לקבוע את קובץ ה </w:t>
      </w:r>
      <w:r w:rsidRPr="006F68E1">
        <w:t>sln</w:t>
      </w:r>
      <w:r w:rsidR="006F68E1" w:rsidRPr="006F68E1">
        <w:rPr>
          <w:rFonts w:hint="cs"/>
          <w:rtl/>
        </w:rPr>
        <w:t xml:space="preserve"> במקום נפרד (שים לב שה </w:t>
      </w:r>
      <w:r w:rsidR="006F68E1" w:rsidRPr="006F68E1">
        <w:t>filters</w:t>
      </w:r>
      <w:r w:rsidR="006F68E1" w:rsidRPr="006F68E1">
        <w:rPr>
          <w:rFonts w:hint="cs"/>
          <w:rtl/>
        </w:rPr>
        <w:t xml:space="preserve"> צריכים להיות ליד ה </w:t>
      </w:r>
      <w:r w:rsidR="006F68E1" w:rsidRPr="006F68E1">
        <w:t>vcxproj</w:t>
      </w:r>
      <w:r w:rsidR="006F68E1" w:rsidRPr="006F68E1">
        <w:rPr>
          <w:rFonts w:hint="cs"/>
          <w:rtl/>
        </w:rPr>
        <w:t xml:space="preserve">) פשוט להעתיק אותו </w:t>
      </w:r>
      <w:r w:rsidR="006F68E1">
        <w:rPr>
          <w:rFonts w:hint="cs"/>
          <w:rtl/>
        </w:rPr>
        <w:t xml:space="preserve">לשם </w:t>
      </w:r>
      <w:r w:rsidR="006F68E1" w:rsidRPr="006F68E1">
        <w:rPr>
          <w:rFonts w:hint="cs"/>
          <w:rtl/>
        </w:rPr>
        <w:t>ואחר כך לטעון מחדש את הפרויקט האבוד.</w:t>
      </w:r>
    </w:p>
    <w:p w:rsidR="004559AD" w:rsidRDefault="00A724FA" w:rsidP="006C6539">
      <w:pPr>
        <w:pStyle w:val="Heading3"/>
        <w:rPr>
          <w:rStyle w:val="Strong"/>
          <w:rFonts w:ascii="Arial" w:hAnsi="Arial" w:cs="Arial"/>
          <w:b w:val="0"/>
          <w:bCs w:val="0"/>
          <w:color w:val="242729"/>
          <w:sz w:val="23"/>
          <w:szCs w:val="23"/>
          <w:bdr w:val="none" w:sz="0" w:space="0" w:color="auto" w:frame="1"/>
          <w:shd w:val="clear" w:color="auto" w:fill="FFFFFF"/>
        </w:rPr>
      </w:pPr>
      <w:bookmarkStart w:id="40" w:name="_Toc7956939"/>
      <w:r w:rsidRPr="00975F7F">
        <w:rPr>
          <w:rStyle w:val="Strong"/>
          <w:b w:val="0"/>
          <w:bCs w:val="0"/>
          <w:color w:val="622423" w:themeColor="accent2" w:themeShade="7F"/>
          <w:spacing w:val="0"/>
        </w:rPr>
        <w:t>Assertions</w:t>
      </w:r>
      <w:bookmarkEnd w:id="40"/>
    </w:p>
    <w:p w:rsidR="004559AD" w:rsidRPr="003A4717" w:rsidRDefault="00A724FA" w:rsidP="004559AD">
      <w:pPr>
        <w:pStyle w:val="Default"/>
        <w:spacing w:before="3"/>
        <w:rPr>
          <w:b/>
          <w:bCs/>
          <w:sz w:val="16"/>
          <w:szCs w:val="16"/>
        </w:rPr>
      </w:pPr>
      <w:r w:rsidRPr="003A4717">
        <w:rPr>
          <w:b/>
          <w:bCs/>
          <w:sz w:val="20"/>
          <w:szCs w:val="20"/>
        </w:rPr>
        <w:t>ASSERT(pointer);</w:t>
      </w:r>
    </w:p>
    <w:p w:rsidR="004559AD" w:rsidRDefault="00A724FA" w:rsidP="006C6539">
      <w:r w:rsidRPr="004559AD">
        <w:rPr>
          <w:rFonts w:hint="cs"/>
          <w:rtl/>
        </w:rPr>
        <w:t xml:space="preserve">יש גרסא סטנדרטית וגרסא מיקרוסופטית ברמת ה </w:t>
      </w:r>
      <w:r w:rsidRPr="004559AD">
        <w:t>CRT</w:t>
      </w:r>
    </w:p>
    <w:p w:rsidR="004728D4" w:rsidRPr="004728D4" w:rsidRDefault="00A724FA" w:rsidP="006C6539">
      <w:pPr>
        <w:rPr>
          <w:rtl/>
        </w:rPr>
      </w:pPr>
      <w:r w:rsidRPr="004728D4">
        <w:rPr>
          <w:highlight w:val="white"/>
        </w:rPr>
        <w:t>_ASSERTE</w:t>
      </w:r>
      <w:r w:rsidRPr="004728D4">
        <w:rPr>
          <w:rFonts w:hint="cs"/>
          <w:rtl/>
        </w:rPr>
        <w:t xml:space="preserve"> מו</w:t>
      </w:r>
      <w:r>
        <w:rPr>
          <w:rFonts w:hint="cs"/>
          <w:rtl/>
        </w:rPr>
        <w:t xml:space="preserve">גדר ב </w:t>
      </w:r>
      <w:r>
        <w:rPr>
          <w:rFonts w:ascii="Consolas" w:hAnsi="Consolas" w:cs="Consolas"/>
          <w:color w:val="A31515"/>
          <w:sz w:val="19"/>
          <w:szCs w:val="19"/>
          <w:highlight w:val="white"/>
        </w:rPr>
        <w:t>crtdbg.h</w:t>
      </w:r>
    </w:p>
    <w:p w:rsidR="004559AD" w:rsidRPr="004728D4" w:rsidRDefault="00A724FA" w:rsidP="006C6539">
      <w:pPr>
        <w:rPr>
          <w:rtl/>
        </w:rPr>
      </w:pPr>
      <w:r>
        <w:rPr>
          <w:rFonts w:hint="cs"/>
          <w:rtl/>
        </w:rPr>
        <w:t>הגרסא הסטטית מתגלה בשלב הקומפילציה בלבד</w:t>
      </w:r>
    </w:p>
    <w:p w:rsidR="004559AD" w:rsidRPr="003A4717" w:rsidRDefault="00A724FA" w:rsidP="006C6539">
      <w:pPr>
        <w:rPr>
          <w:rtl/>
        </w:rPr>
      </w:pPr>
      <w:r w:rsidRPr="003A4717">
        <w:t>static_assert(sizeof(float) == 4, "I can’t float like that!");</w:t>
      </w:r>
    </w:p>
    <w:p w:rsidR="004559AD" w:rsidRDefault="00A724FA" w:rsidP="006C6539">
      <w:pPr>
        <w:rPr>
          <w:rtl/>
        </w:rPr>
      </w:pPr>
      <w:r>
        <w:rPr>
          <w:rFonts w:hint="cs"/>
          <w:rtl/>
        </w:rPr>
        <w:t>והיא יכולה להופיע שלא בתוך מתודה.</w:t>
      </w:r>
    </w:p>
    <w:p w:rsidR="003A0863" w:rsidRDefault="003A0863" w:rsidP="006C6539">
      <w:pPr>
        <w:rPr>
          <w:rtl/>
        </w:rPr>
      </w:pPr>
    </w:p>
    <w:p w:rsidR="00DC33EA" w:rsidRDefault="00A724FA" w:rsidP="006C6539">
      <w:pPr>
        <w:rPr>
          <w:rtl/>
        </w:rPr>
      </w:pPr>
      <w:r>
        <w:rPr>
          <w:rFonts w:hint="cs"/>
          <w:rtl/>
        </w:rPr>
        <w:t xml:space="preserve">קני קאר הגדיר </w:t>
      </w:r>
      <w:r>
        <w:t>Verify</w:t>
      </w:r>
    </w:p>
    <w:p w:rsidR="00DC33EA" w:rsidRDefault="00A724FA" w:rsidP="006C6539">
      <w:pPr>
        <w:bidi w:val="0"/>
        <w:rPr>
          <w:color w:val="000000"/>
          <w:highlight w:val="white"/>
        </w:rPr>
      </w:pPr>
      <w:r>
        <w:rPr>
          <w:highlight w:val="white"/>
        </w:rPr>
        <w:t>#ifdef</w:t>
      </w:r>
      <w:r>
        <w:rPr>
          <w:color w:val="000000"/>
          <w:highlight w:val="white"/>
        </w:rPr>
        <w:t xml:space="preserve"> </w:t>
      </w:r>
      <w:r>
        <w:rPr>
          <w:color w:val="6F008A"/>
          <w:highlight w:val="white"/>
        </w:rPr>
        <w:t>_DEBUG</w:t>
      </w:r>
    </w:p>
    <w:p w:rsidR="00DC33EA" w:rsidRDefault="00A724FA" w:rsidP="006C6539">
      <w:pPr>
        <w:bidi w:val="0"/>
        <w:rPr>
          <w:color w:val="000000"/>
          <w:highlight w:val="white"/>
        </w:rPr>
      </w:pPr>
      <w:r>
        <w:rPr>
          <w:color w:val="0000FF"/>
          <w:highlight w:val="white"/>
        </w:rPr>
        <w:t>#define</w:t>
      </w:r>
      <w:r>
        <w:rPr>
          <w:color w:val="000000"/>
          <w:highlight w:val="white"/>
        </w:rPr>
        <w:t xml:space="preserve"> </w:t>
      </w:r>
      <w:r>
        <w:rPr>
          <w:highlight w:val="white"/>
        </w:rPr>
        <w:t>VERIFY</w:t>
      </w:r>
      <w:r>
        <w:rPr>
          <w:color w:val="000000"/>
          <w:highlight w:val="white"/>
        </w:rPr>
        <w:t xml:space="preserve"> </w:t>
      </w:r>
      <w:r>
        <w:rPr>
          <w:highlight w:val="white"/>
        </w:rPr>
        <w:t>ASSERT</w:t>
      </w:r>
    </w:p>
    <w:p w:rsidR="00DC33EA" w:rsidRDefault="00A724FA" w:rsidP="006C6539">
      <w:pPr>
        <w:bidi w:val="0"/>
        <w:rPr>
          <w:color w:val="000000"/>
          <w:highlight w:val="white"/>
        </w:rPr>
      </w:pPr>
      <w:r>
        <w:rPr>
          <w:highlight w:val="white"/>
        </w:rPr>
        <w:t>#else</w:t>
      </w:r>
    </w:p>
    <w:p w:rsidR="00DC33EA" w:rsidRDefault="00A724FA" w:rsidP="006C6539">
      <w:pPr>
        <w:bidi w:val="0"/>
        <w:rPr>
          <w:highlight w:val="white"/>
        </w:rPr>
      </w:pPr>
      <w:r>
        <w:rPr>
          <w:color w:val="0000FF"/>
          <w:highlight w:val="white"/>
        </w:rPr>
        <w:t>#define</w:t>
      </w:r>
      <w:r>
        <w:rPr>
          <w:highlight w:val="white"/>
        </w:rPr>
        <w:t xml:space="preserve"> VERIFY(expression) (expression)</w:t>
      </w:r>
    </w:p>
    <w:p w:rsidR="00DC33EA" w:rsidRDefault="00A724FA" w:rsidP="006C6539">
      <w:pPr>
        <w:bidi w:val="0"/>
        <w:rPr>
          <w:color w:val="000000"/>
          <w:highlight w:val="white"/>
        </w:rPr>
      </w:pPr>
      <w:r>
        <w:rPr>
          <w:highlight w:val="white"/>
        </w:rPr>
        <w:t>#endif</w:t>
      </w:r>
    </w:p>
    <w:p w:rsidR="00DC33EA" w:rsidRDefault="00DC33EA" w:rsidP="006C6539">
      <w:pPr>
        <w:bidi w:val="0"/>
      </w:pPr>
    </w:p>
    <w:p w:rsidR="003A0863" w:rsidRDefault="00A724FA" w:rsidP="006C6539">
      <w:pPr>
        <w:rPr>
          <w:rtl/>
        </w:rPr>
      </w:pPr>
      <w:r>
        <w:rPr>
          <w:rFonts w:hint="cs"/>
          <w:rtl/>
        </w:rPr>
        <w:t>כלומר בגרסת דיבאג זה אסרט, אבל בגרסת ריצה זה לא 'נעלם' (כפי שאסרט נעלם) אלא משאיר את הביטוי הפנימי. מאד שימושי. למשל כאן בדיסטרקטור.</w:t>
      </w:r>
    </w:p>
    <w:p w:rsidR="00DC33EA" w:rsidRDefault="00A724FA" w:rsidP="006C6539">
      <w:pPr>
        <w:bidi w:val="0"/>
        <w:rPr>
          <w:highlight w:val="white"/>
        </w:rPr>
      </w:pPr>
      <w:r>
        <w:rPr>
          <w:highlight w:val="white"/>
        </w:rPr>
        <w:t xml:space="preserve">    ~ManualResetEvent()</w:t>
      </w:r>
    </w:p>
    <w:p w:rsidR="00DC33EA" w:rsidRDefault="00A724FA" w:rsidP="006C6539">
      <w:pPr>
        <w:bidi w:val="0"/>
        <w:rPr>
          <w:highlight w:val="white"/>
        </w:rPr>
      </w:pPr>
      <w:r>
        <w:rPr>
          <w:highlight w:val="white"/>
        </w:rPr>
        <w:t xml:space="preserve">    {</w:t>
      </w:r>
    </w:p>
    <w:p w:rsidR="00DC33EA" w:rsidRDefault="00A724FA" w:rsidP="006C6539">
      <w:pPr>
        <w:bidi w:val="0"/>
        <w:rPr>
          <w:highlight w:val="white"/>
        </w:rPr>
      </w:pPr>
      <w:r>
        <w:rPr>
          <w:highlight w:val="white"/>
        </w:rPr>
        <w:t xml:space="preserve">        </w:t>
      </w:r>
      <w:r>
        <w:rPr>
          <w:color w:val="6F008A"/>
          <w:highlight w:val="white"/>
        </w:rPr>
        <w:t>VERIFY</w:t>
      </w:r>
      <w:r>
        <w:rPr>
          <w:highlight w:val="white"/>
        </w:rPr>
        <w:t>(CloseHandle(m_handle));</w:t>
      </w:r>
    </w:p>
    <w:p w:rsidR="00DC33EA" w:rsidRDefault="00A724FA" w:rsidP="006C6539">
      <w:pPr>
        <w:bidi w:val="0"/>
      </w:pPr>
      <w:r>
        <w:rPr>
          <w:highlight w:val="white"/>
        </w:rPr>
        <w:t xml:space="preserve">    }</w:t>
      </w:r>
    </w:p>
    <w:p w:rsidR="00637D23" w:rsidRDefault="00637D23" w:rsidP="006C6539">
      <w:pPr>
        <w:rPr>
          <w:rtl/>
        </w:rPr>
      </w:pPr>
      <w:r>
        <w:rPr>
          <w:rFonts w:hint="cs"/>
          <w:rtl/>
        </w:rPr>
        <w:t>[אבל מצד שני, זה מקשה על קריאת הקוד, לא בטוח שכדאי...]</w:t>
      </w:r>
    </w:p>
    <w:p w:rsidR="004B0313" w:rsidRDefault="004B0313" w:rsidP="006C6539">
      <w:pPr>
        <w:pStyle w:val="Heading3"/>
      </w:pPr>
      <w:bookmarkStart w:id="41" w:name="_Toc7956940"/>
      <w:r>
        <w:t>SEH exceptions</w:t>
      </w:r>
      <w:bookmarkEnd w:id="41"/>
    </w:p>
    <w:p w:rsidR="004B0313" w:rsidRDefault="004B0313" w:rsidP="004B0313">
      <w:pPr>
        <w:rPr>
          <w:rtl/>
        </w:rPr>
      </w:pPr>
      <w:r>
        <w:rPr>
          <w:rFonts w:hint="cs"/>
          <w:rtl/>
        </w:rPr>
        <w:t xml:space="preserve">כברירת מחדל, </w:t>
      </w:r>
      <w:r>
        <w:rPr>
          <w:rFonts w:hint="cs"/>
        </w:rPr>
        <w:t>CPP</w:t>
      </w:r>
      <w:r>
        <w:rPr>
          <w:rFonts w:hint="cs"/>
          <w:rtl/>
        </w:rPr>
        <w:t xml:space="preserve"> לא תופס חריגים כגון חלוקה באפס או הפרת גישה, משום התקורה שבדבר.</w:t>
      </w:r>
    </w:p>
    <w:p w:rsidR="004B0313" w:rsidRDefault="004B0313" w:rsidP="004B0313">
      <w:r>
        <w:rPr>
          <w:rFonts w:hint="cs"/>
          <w:rtl/>
        </w:rPr>
        <w:t>ניתן לאפשר זאת כך:</w:t>
      </w:r>
    </w:p>
    <w:p w:rsidR="004B0313" w:rsidRDefault="004B0313" w:rsidP="004B0313"/>
    <w:p w:rsidR="004B0313" w:rsidRPr="004B0313" w:rsidRDefault="004B0313" w:rsidP="004B0313">
      <w:pPr>
        <w:rPr>
          <w:rtl/>
        </w:rPr>
      </w:pPr>
      <w:r>
        <w:rPr>
          <w:noProof/>
        </w:rPr>
        <w:drawing>
          <wp:inline distT="0" distB="0" distL="0" distR="0" wp14:anchorId="36A32B4F" wp14:editId="0E3BCEB8">
            <wp:extent cx="3969173" cy="146776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95888" cy="1477646"/>
                    </a:xfrm>
                    <a:prstGeom prst="rect">
                      <a:avLst/>
                    </a:prstGeom>
                  </pic:spPr>
                </pic:pic>
              </a:graphicData>
            </a:graphic>
          </wp:inline>
        </w:drawing>
      </w:r>
    </w:p>
    <w:p w:rsidR="00B374E6" w:rsidRDefault="00975F7F" w:rsidP="006C6539">
      <w:pPr>
        <w:pStyle w:val="Heading3"/>
      </w:pPr>
      <w:bookmarkStart w:id="42" w:name="_Toc7956941"/>
      <w:r>
        <w:t xml:space="preserve">Emit </w:t>
      </w:r>
      <w:r w:rsidR="00A724FA">
        <w:t>Debug</w:t>
      </w:r>
      <w:r>
        <w:t xml:space="preserve"> messages</w:t>
      </w:r>
      <w:bookmarkEnd w:id="42"/>
    </w:p>
    <w:p w:rsidR="00B374E6" w:rsidRDefault="00A724FA" w:rsidP="006C6539">
      <w:pPr>
        <w:rPr>
          <w:highlight w:val="white"/>
          <w:rtl/>
        </w:rPr>
      </w:pPr>
      <w:r>
        <w:rPr>
          <w:rFonts w:hint="cs"/>
          <w:highlight w:val="white"/>
          <w:rtl/>
        </w:rPr>
        <w:lastRenderedPageBreak/>
        <w:t xml:space="preserve">הקוד הנחמד הזה ידפיס אל ה </w:t>
      </w:r>
      <w:r>
        <w:rPr>
          <w:highlight w:val="white"/>
        </w:rPr>
        <w:t>output</w:t>
      </w:r>
      <w:r>
        <w:rPr>
          <w:rFonts w:hint="cs"/>
          <w:highlight w:val="white"/>
          <w:rtl/>
        </w:rPr>
        <w:t xml:space="preserve"> של הסטודיו בזמן דיבאג</w:t>
      </w:r>
    </w:p>
    <w:p w:rsidR="00B374E6" w:rsidRDefault="00A724FA" w:rsidP="006C6539">
      <w:pPr>
        <w:bidi w:val="0"/>
        <w:rPr>
          <w:highlight w:val="white"/>
        </w:rPr>
      </w:pPr>
      <w:r>
        <w:rPr>
          <w:highlight w:val="white"/>
        </w:rPr>
        <w:tab/>
      </w:r>
      <w:r>
        <w:rPr>
          <w:color w:val="0000FF"/>
          <w:highlight w:val="white"/>
        </w:rPr>
        <w:t>wchar_t</w:t>
      </w:r>
      <w:r>
        <w:rPr>
          <w:highlight w:val="white"/>
        </w:rPr>
        <w:t xml:space="preserve"> msgbuf[256];</w:t>
      </w:r>
    </w:p>
    <w:p w:rsidR="00B374E6" w:rsidRDefault="00A724FA" w:rsidP="006C6539">
      <w:pPr>
        <w:bidi w:val="0"/>
        <w:rPr>
          <w:highlight w:val="white"/>
        </w:rPr>
      </w:pPr>
      <w:r>
        <w:rPr>
          <w:highlight w:val="white"/>
        </w:rPr>
        <w:tab/>
        <w:t>swprintf_s(msgbuf, 20, L</w:t>
      </w:r>
      <w:r>
        <w:rPr>
          <w:color w:val="A31515"/>
          <w:highlight w:val="white"/>
        </w:rPr>
        <w:t>"My variable is %d\n"</w:t>
      </w:r>
      <w:r>
        <w:rPr>
          <w:highlight w:val="white"/>
        </w:rPr>
        <w:t>, 10);</w:t>
      </w:r>
    </w:p>
    <w:p w:rsidR="00B374E6" w:rsidRDefault="00A724FA" w:rsidP="006C6539">
      <w:pPr>
        <w:bidi w:val="0"/>
        <w:rPr>
          <w:color w:val="000000"/>
          <w:highlight w:val="white"/>
          <w:rtl/>
        </w:rPr>
      </w:pPr>
      <w:r>
        <w:rPr>
          <w:color w:val="000000"/>
          <w:highlight w:val="white"/>
        </w:rPr>
        <w:tab/>
      </w:r>
      <w:r>
        <w:rPr>
          <w:highlight w:val="white"/>
        </w:rPr>
        <w:t>OutputDebugString</w:t>
      </w:r>
      <w:r>
        <w:rPr>
          <w:color w:val="000000"/>
          <w:highlight w:val="white"/>
        </w:rPr>
        <w:t>(msgbuf);</w:t>
      </w:r>
    </w:p>
    <w:p w:rsidR="00B374E6" w:rsidRDefault="00A724FA" w:rsidP="006C6539">
      <w:pPr>
        <w:rPr>
          <w:highlight w:val="white"/>
          <w:rtl/>
        </w:rPr>
      </w:pPr>
      <w:r>
        <w:rPr>
          <w:rFonts w:hint="cs"/>
          <w:highlight w:val="white"/>
          <w:rtl/>
        </w:rPr>
        <w:t xml:space="preserve">ואל </w:t>
      </w:r>
      <w:r>
        <w:rPr>
          <w:highlight w:val="white"/>
        </w:rPr>
        <w:t>DebugView</w:t>
      </w:r>
      <w:r>
        <w:rPr>
          <w:rFonts w:hint="cs"/>
          <w:highlight w:val="white"/>
          <w:rtl/>
        </w:rPr>
        <w:t xml:space="preserve"> בזמן ריצה חופשית.</w:t>
      </w:r>
    </w:p>
    <w:p w:rsidR="002663EA" w:rsidRDefault="00A724FA" w:rsidP="006C6539">
      <w:pPr>
        <w:pStyle w:val="Heading3"/>
      </w:pPr>
      <w:bookmarkStart w:id="43" w:name="_Toc7956942"/>
      <w:r>
        <w:t>Named Casts</w:t>
      </w:r>
      <w:bookmarkEnd w:id="43"/>
    </w:p>
    <w:p w:rsidR="00777F43" w:rsidRPr="00DA0B53" w:rsidRDefault="00A724FA" w:rsidP="006C6539">
      <w:pPr>
        <w:rPr>
          <w:u w:val="single"/>
        </w:rPr>
      </w:pPr>
      <w:r w:rsidRPr="00DA0B53">
        <w:rPr>
          <w:u w:val="single"/>
        </w:rPr>
        <w:t>static_cast</w:t>
      </w:r>
    </w:p>
    <w:p w:rsidR="00DA0B53" w:rsidRDefault="00A724FA" w:rsidP="006C6539">
      <w:pPr>
        <w:rPr>
          <w:rtl/>
        </w:rPr>
      </w:pPr>
      <w:r>
        <w:rPr>
          <w:rFonts w:hint="cs"/>
          <w:rtl/>
        </w:rPr>
        <w:t xml:space="preserve">זהו הפשוט ביותר. </w:t>
      </w:r>
      <w:r w:rsidR="00DA0B53">
        <w:rPr>
          <w:rFonts w:hint="cs"/>
          <w:rtl/>
        </w:rPr>
        <w:t>המרה בין טיפוסים "מאותה משפחה".</w:t>
      </w:r>
    </w:p>
    <w:p w:rsidR="006D551A" w:rsidRDefault="00DA0B53" w:rsidP="006C6539">
      <w:pPr>
        <w:rPr>
          <w:rtl/>
        </w:rPr>
      </w:pPr>
      <w:r>
        <w:rPr>
          <w:rFonts w:hint="cs"/>
          <w:rtl/>
        </w:rPr>
        <w:t xml:space="preserve">הערה: </w:t>
      </w:r>
      <w:r w:rsidR="007875AF">
        <w:rPr>
          <w:rFonts w:hint="cs"/>
          <w:rtl/>
        </w:rPr>
        <w:t xml:space="preserve">כרגיל, </w:t>
      </w:r>
      <w:r w:rsidR="00A724FA">
        <w:rPr>
          <w:rFonts w:hint="cs"/>
          <w:rtl/>
        </w:rPr>
        <w:t xml:space="preserve">אם משתמשים בקאסט אשר כרוך באיבוד מידע הקומפיילר </w:t>
      </w:r>
      <w:r w:rsidR="007875AF">
        <w:rPr>
          <w:rFonts w:hint="cs"/>
          <w:rtl/>
        </w:rPr>
        <w:t>מ</w:t>
      </w:r>
      <w:r w:rsidR="00A724FA">
        <w:rPr>
          <w:rFonts w:hint="cs"/>
          <w:rtl/>
        </w:rPr>
        <w:t>זהיר</w:t>
      </w:r>
      <w:r w:rsidR="007875AF">
        <w:rPr>
          <w:rFonts w:hint="cs"/>
          <w:rtl/>
        </w:rPr>
        <w:t xml:space="preserve">. זו הדרך </w:t>
      </w:r>
      <w:r w:rsidR="007875AF" w:rsidRPr="007875AF">
        <w:rPr>
          <w:rFonts w:hint="cs"/>
          <w:b/>
          <w:bCs/>
          <w:rtl/>
        </w:rPr>
        <w:t>למנוע</w:t>
      </w:r>
      <w:r w:rsidR="007875AF">
        <w:rPr>
          <w:rFonts w:hint="cs"/>
          <w:rtl/>
        </w:rPr>
        <w:t xml:space="preserve"> אזהרה זו.</w:t>
      </w:r>
    </w:p>
    <w:p w:rsidR="001A7E09" w:rsidRPr="00DA0B53" w:rsidRDefault="001A7E09" w:rsidP="006C6539">
      <w:pPr>
        <w:rPr>
          <w:del w:id="44" w:author="Rafael" w:date="2017-01-13T12:08:00Z"/>
          <w:u w:val="single"/>
          <w:rtl/>
        </w:rPr>
      </w:pPr>
    </w:p>
    <w:p w:rsidR="00777F43" w:rsidRPr="00DA0B53" w:rsidRDefault="00A724FA" w:rsidP="006C6539">
      <w:pPr>
        <w:rPr>
          <w:u w:val="single"/>
          <w:rtl/>
        </w:rPr>
      </w:pPr>
      <w:r w:rsidRPr="00DA0B53">
        <w:rPr>
          <w:u w:val="single"/>
        </w:rPr>
        <w:t>const_cast</w:t>
      </w:r>
    </w:p>
    <w:p w:rsidR="006D551A" w:rsidRDefault="00A724FA" w:rsidP="006C6539">
      <w:r>
        <w:rPr>
          <w:rFonts w:hint="cs"/>
          <w:rtl/>
        </w:rPr>
        <w:t>סכנה. מאפשר לעקוף הצהרה על מצביע ל'קבוע' .</w:t>
      </w:r>
    </w:p>
    <w:p w:rsidR="00DA0B53" w:rsidRDefault="00DA0B53" w:rsidP="00DA0B53">
      <w:pPr>
        <w:pStyle w:val="CodeStyle"/>
      </w:pPr>
      <w:r>
        <w:t>void constcast(const tint &amp; i) {</w:t>
      </w:r>
    </w:p>
    <w:p w:rsidR="00DA0B53" w:rsidRDefault="00DA0B53" w:rsidP="00DA0B53">
      <w:pPr>
        <w:pStyle w:val="CodeStyle"/>
      </w:pPr>
      <w:r>
        <w:tab/>
        <w:t>int &amp; j = const_cast&lt;int&amp;&gt;(i);</w:t>
      </w:r>
    </w:p>
    <w:p w:rsidR="00DA0B53" w:rsidRDefault="00DA0B53" w:rsidP="00DA0B53">
      <w:pPr>
        <w:pStyle w:val="CodeStyle"/>
      </w:pPr>
      <w:r>
        <w:tab/>
        <w:t>j = 10;</w:t>
      </w:r>
    </w:p>
    <w:p w:rsidR="00DA0B53" w:rsidRDefault="00DA0B53" w:rsidP="00DA0B53">
      <w:pPr>
        <w:pStyle w:val="CodeStyle"/>
      </w:pPr>
      <w:r>
        <w:t>}</w:t>
      </w:r>
    </w:p>
    <w:p w:rsidR="00DA0B53" w:rsidRDefault="00DA0B53" w:rsidP="00DA0B53">
      <w:pPr>
        <w:rPr>
          <w:rtl/>
        </w:rPr>
      </w:pPr>
      <w:r>
        <w:rPr>
          <w:rFonts w:hint="cs"/>
          <w:rtl/>
        </w:rPr>
        <w:t xml:space="preserve">זה עובד, כלומר, אף שהמשתמש חושב שה </w:t>
      </w:r>
      <w:r>
        <w:t>const</w:t>
      </w:r>
      <w:r>
        <w:rPr>
          <w:rFonts w:hint="cs"/>
          <w:rtl/>
        </w:rPr>
        <w:t xml:space="preserve"> בכותרת מבטיח אותו מפני שינוי, מתודה זו כן משנה את המשתנה שעובר אליה.</w:t>
      </w:r>
    </w:p>
    <w:p w:rsidR="00DA0B53" w:rsidRDefault="00DA0B53" w:rsidP="00DA0B53">
      <w:pPr>
        <w:rPr>
          <w:rtl/>
        </w:rPr>
      </w:pPr>
      <w:r>
        <w:rPr>
          <w:rFonts w:hint="cs"/>
          <w:rtl/>
        </w:rPr>
        <w:t>[לא הבינותי למה יש בכלל אפשרות כזו]</w:t>
      </w:r>
    </w:p>
    <w:p w:rsidR="00777F43" w:rsidRPr="00DA0B53" w:rsidRDefault="00A724FA" w:rsidP="006C6539">
      <w:pPr>
        <w:rPr>
          <w:u w:val="single"/>
          <w:rtl/>
        </w:rPr>
      </w:pPr>
      <w:r w:rsidRPr="00DA0B53">
        <w:rPr>
          <w:u w:val="single"/>
        </w:rPr>
        <w:t>reinterpret_cast</w:t>
      </w:r>
    </w:p>
    <w:p w:rsidR="006D551A" w:rsidRDefault="00A724FA" w:rsidP="00DA0B53">
      <w:pPr>
        <w:rPr>
          <w:rtl/>
        </w:rPr>
      </w:pPr>
      <w:r>
        <w:rPr>
          <w:rFonts w:hint="cs"/>
          <w:rtl/>
        </w:rPr>
        <w:t>המר</w:t>
      </w:r>
      <w:r w:rsidR="00DA0B53">
        <w:rPr>
          <w:rFonts w:hint="cs"/>
          <w:rtl/>
        </w:rPr>
        <w:t xml:space="preserve">ת טפוסים כגון המרת </w:t>
      </w:r>
      <w:r w:rsidR="00DA0B53">
        <w:t>int</w:t>
      </w:r>
      <w:r w:rsidR="00DA0B53">
        <w:rPr>
          <w:rFonts w:hint="cs"/>
        </w:rPr>
        <w:t xml:space="preserve"> </w:t>
      </w:r>
      <w:r w:rsidR="00DA0B53">
        <w:rPr>
          <w:rFonts w:hint="cs"/>
          <w:rtl/>
        </w:rPr>
        <w:t xml:space="preserve">  למצביע או </w:t>
      </w:r>
      <w:r>
        <w:rPr>
          <w:rFonts w:hint="cs"/>
          <w:rtl/>
        </w:rPr>
        <w:t xml:space="preserve">מצביע לטיפוס אחד </w:t>
      </w:r>
      <w:r w:rsidR="00DA0B53">
        <w:rPr>
          <w:rFonts w:hint="cs"/>
          <w:rtl/>
        </w:rPr>
        <w:t xml:space="preserve">אל </w:t>
      </w:r>
      <w:r>
        <w:rPr>
          <w:rFonts w:hint="cs"/>
          <w:rtl/>
        </w:rPr>
        <w:t>מצביע של טיפוס אחר. המתכנת מצהיר שהוא יודע מה הוא עושה (בדרך כלל כוונתו שבאמת המצביע של הטיפוס האחר היה במקורו המצביע של הטיפוס האחד)</w:t>
      </w:r>
    </w:p>
    <w:p w:rsidR="006D551A" w:rsidRPr="00DA0B53" w:rsidRDefault="0010522C" w:rsidP="006C6539">
      <w:pPr>
        <w:rPr>
          <w:u w:val="single"/>
          <w:rtl/>
        </w:rPr>
      </w:pPr>
      <w:r w:rsidRPr="00DA0B53">
        <w:rPr>
          <w:u w:val="single"/>
        </w:rPr>
        <w:t>d</w:t>
      </w:r>
      <w:r w:rsidR="00A724FA" w:rsidRPr="00DA0B53">
        <w:rPr>
          <w:u w:val="single"/>
        </w:rPr>
        <w:t>ynamic_cast</w:t>
      </w:r>
    </w:p>
    <w:p w:rsidR="00DA0B53" w:rsidRDefault="00DA0B53" w:rsidP="006C6539">
      <w:r>
        <w:rPr>
          <w:rFonts w:hint="cs"/>
          <w:rtl/>
        </w:rPr>
        <w:t>להמרת מצביעים על קלאסים תוך התחשבות ביחסי אב-בן.</w:t>
      </w:r>
    </w:p>
    <w:p w:rsidR="006D551A" w:rsidRDefault="00A724FA" w:rsidP="006C6539">
      <w:pPr>
        <w:rPr>
          <w:rtl/>
        </w:rPr>
      </w:pPr>
      <w:r>
        <w:rPr>
          <w:rFonts w:hint="cs"/>
          <w:rtl/>
        </w:rPr>
        <w:t xml:space="preserve">משתמש במנגנון </w:t>
      </w:r>
      <w:r>
        <w:t>RTTI</w:t>
      </w:r>
      <w:r>
        <w:rPr>
          <w:rFonts w:hint="cs"/>
          <w:rtl/>
        </w:rPr>
        <w:t xml:space="preserve"> להבטיח שההמרה של</w:t>
      </w:r>
      <w:r w:rsidR="00DA0B53">
        <w:rPr>
          <w:rFonts w:hint="cs"/>
          <w:rtl/>
        </w:rPr>
        <w:t xml:space="preserve"> קלאסים אכן תיתכן</w:t>
      </w:r>
    </w:p>
    <w:p w:rsidR="00DA0B53" w:rsidRDefault="00DA0B53" w:rsidP="006C6539">
      <w:pPr>
        <w:rPr>
          <w:rtl/>
        </w:rPr>
      </w:pPr>
    </w:p>
    <w:p w:rsidR="006D551A" w:rsidRDefault="00A724FA" w:rsidP="00DA0B53">
      <w:pPr>
        <w:jc w:val="center"/>
        <w:rPr>
          <w:ins w:id="45" w:author="Rafael" w:date="2017-01-13T12:09:00Z"/>
          <w:rtl/>
        </w:rPr>
      </w:pPr>
      <w:r>
        <w:rPr>
          <w:noProof/>
        </w:rPr>
        <w:drawing>
          <wp:inline distT="0" distB="0" distL="0" distR="0" wp14:anchorId="51B3937F" wp14:editId="712E60F3">
            <wp:extent cx="4136923" cy="303620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204537" name=""/>
                    <pic:cNvPicPr/>
                  </pic:nvPicPr>
                  <pic:blipFill>
                    <a:blip r:embed="rId35"/>
                    <a:stretch>
                      <a:fillRect/>
                    </a:stretch>
                  </pic:blipFill>
                  <pic:spPr>
                    <a:xfrm>
                      <a:off x="0" y="0"/>
                      <a:ext cx="4138830" cy="3037606"/>
                    </a:xfrm>
                    <a:prstGeom prst="rect">
                      <a:avLst/>
                    </a:prstGeom>
                  </pic:spPr>
                </pic:pic>
              </a:graphicData>
            </a:graphic>
          </wp:inline>
        </w:drawing>
      </w:r>
    </w:p>
    <w:p w:rsidR="00777F43" w:rsidRDefault="00777F43" w:rsidP="006C6539"/>
    <w:p w:rsidR="005B2707" w:rsidRDefault="005B2707" w:rsidP="006C6539">
      <w:pPr>
        <w:bidi w:val="0"/>
        <w:rPr>
          <w:color w:val="622423" w:themeColor="accent2" w:themeShade="7F"/>
          <w:sz w:val="24"/>
          <w:szCs w:val="24"/>
        </w:rPr>
      </w:pPr>
      <w:r>
        <w:br w:type="page"/>
      </w:r>
    </w:p>
    <w:p w:rsidR="000557DA" w:rsidRDefault="00C33308" w:rsidP="006C6539">
      <w:pPr>
        <w:pStyle w:val="Heading3"/>
      </w:pPr>
      <w:bookmarkStart w:id="46" w:name="_Toc7956943"/>
      <w:r>
        <w:lastRenderedPageBreak/>
        <w:t>Time measuring in windows</w:t>
      </w:r>
      <w:bookmarkEnd w:id="46"/>
    </w:p>
    <w:p w:rsidR="00AC7568" w:rsidRPr="00AC7568" w:rsidRDefault="00AC7568" w:rsidP="006C6539">
      <w:pPr>
        <w:bidi w:val="0"/>
        <w:rPr>
          <w:rtl/>
        </w:rPr>
      </w:pPr>
      <w:r>
        <w:t xml:space="preserve">Performance. </w:t>
      </w:r>
    </w:p>
    <w:p w:rsidR="00584EB2" w:rsidRPr="00BA72F7" w:rsidRDefault="00BA72F7" w:rsidP="006C6539">
      <w:pPr>
        <w:bidi w:val="0"/>
      </w:pPr>
      <w:r>
        <w:t xml:space="preserve">PS: </w:t>
      </w:r>
      <w:r w:rsidR="00584EB2" w:rsidRPr="00BA72F7">
        <w:t>C++ Advanced Topics</w:t>
      </w:r>
      <w:r w:rsidRPr="00BA72F7">
        <w:t xml:space="preserve">; </w:t>
      </w:r>
      <w:r w:rsidR="00584EB2" w:rsidRPr="00BA72F7">
        <w:t>Use Standard Containers : Demo: vector and list</w:t>
      </w:r>
    </w:p>
    <w:p w:rsidR="00C33308" w:rsidRPr="00C33308" w:rsidRDefault="00584EB2" w:rsidP="006C6539">
      <w:r>
        <w:rPr>
          <w:noProof/>
        </w:rPr>
        <w:drawing>
          <wp:inline distT="0" distB="0" distL="0" distR="0" wp14:anchorId="5E2958B9" wp14:editId="733D94EF">
            <wp:extent cx="4550054" cy="1946939"/>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550054" cy="1946939"/>
                    </a:xfrm>
                    <a:prstGeom prst="rect">
                      <a:avLst/>
                    </a:prstGeom>
                  </pic:spPr>
                </pic:pic>
              </a:graphicData>
            </a:graphic>
          </wp:inline>
        </w:drawing>
      </w:r>
    </w:p>
    <w:p w:rsidR="00644095" w:rsidRDefault="00644095" w:rsidP="00B27A36">
      <w:pPr>
        <w:pStyle w:val="Heading3"/>
        <w:rPr>
          <w:rtl/>
        </w:rPr>
      </w:pPr>
      <w:bookmarkStart w:id="47" w:name="_Toc7956944"/>
      <w:r>
        <w:t>MEMBER FUNCTION POINTER</w:t>
      </w:r>
      <w:bookmarkEnd w:id="47"/>
    </w:p>
    <w:p w:rsidR="00644095" w:rsidRPr="00BA72F7" w:rsidRDefault="00644095" w:rsidP="006C6539">
      <w:pPr>
        <w:bidi w:val="0"/>
        <w:rPr>
          <w:rtl/>
        </w:rPr>
      </w:pPr>
      <w:r w:rsidRPr="00BA72F7">
        <w:t>https://isocpp.org/wiki/faq/pointers-to-members</w:t>
      </w:r>
    </w:p>
    <w:p w:rsidR="00644095" w:rsidRDefault="00644095" w:rsidP="006C6539">
      <w:pPr>
        <w:rPr>
          <w:noProof/>
          <w:rtl/>
        </w:rPr>
      </w:pPr>
      <w:r>
        <w:rPr>
          <w:rFonts w:hint="cs"/>
          <w:noProof/>
          <w:rtl/>
        </w:rPr>
        <w:t xml:space="preserve">אם רוצים מצביע למתודה של קלאס, </w:t>
      </w:r>
    </w:p>
    <w:p w:rsidR="00644095" w:rsidRDefault="00644095" w:rsidP="006C6539">
      <w:pPr>
        <w:rPr>
          <w:noProof/>
        </w:rPr>
      </w:pPr>
      <w:r>
        <w:rPr>
          <w:rFonts w:hint="cs"/>
          <w:noProof/>
          <w:rtl/>
        </w:rPr>
        <w:t xml:space="preserve">יש שתי דרכים עקריות, א) פשוט להפוך את המתודה לסטטית, ואז </w:t>
      </w:r>
      <w:r>
        <w:rPr>
          <w:noProof/>
        </w:rPr>
        <w:t>this</w:t>
      </w:r>
      <w:r>
        <w:rPr>
          <w:rFonts w:hint="cs"/>
          <w:noProof/>
          <w:rtl/>
        </w:rPr>
        <w:t xml:space="preserve"> לא נכנס לרשימת הארגומנטים ולא "מקלקל" את החותמת של המתודה ב) להשתמש בפונקציה מתווכת כמו בדוגמא המצורפת</w:t>
      </w:r>
    </w:p>
    <w:p w:rsidR="00C33308" w:rsidRDefault="00C33308" w:rsidP="006C6539">
      <w:pPr>
        <w:rPr>
          <w:noProof/>
          <w:rtl/>
        </w:rPr>
      </w:pPr>
      <w:r>
        <w:rPr>
          <w:rFonts w:hint="cs"/>
          <w:noProof/>
          <w:rtl/>
        </w:rPr>
        <w:t>=&gt;  יש גם דרכים אחרות. חפש ברשת.</w:t>
      </w:r>
    </w:p>
    <w:p w:rsidR="00644095" w:rsidRDefault="00644095" w:rsidP="006C6539">
      <w:pPr>
        <w:rPr>
          <w:rtl/>
        </w:rPr>
      </w:pPr>
      <w:r>
        <w:rPr>
          <w:noProof/>
        </w:rPr>
        <w:drawing>
          <wp:inline distT="0" distB="0" distL="0" distR="0" wp14:anchorId="02C6F90F" wp14:editId="264D5498">
            <wp:extent cx="5381625" cy="29718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381625" cy="2971800"/>
                    </a:xfrm>
                    <a:prstGeom prst="rect">
                      <a:avLst/>
                    </a:prstGeom>
                  </pic:spPr>
                </pic:pic>
              </a:graphicData>
            </a:graphic>
          </wp:inline>
        </w:drawing>
      </w:r>
    </w:p>
    <w:p w:rsidR="007F1FCE" w:rsidRDefault="00644095" w:rsidP="00A834BC">
      <w:pPr>
        <w:pStyle w:val="Heading3"/>
      </w:pPr>
      <w:r>
        <w:rPr>
          <w:rtl/>
        </w:rPr>
        <w:br w:type="page"/>
      </w:r>
      <w:bookmarkStart w:id="48" w:name="_Toc7956945"/>
      <w:r w:rsidR="007F1FCE">
        <w:lastRenderedPageBreak/>
        <w:t>Heap Corruptions: Heap Segments</w:t>
      </w:r>
      <w:bookmarkEnd w:id="48"/>
    </w:p>
    <w:p w:rsidR="007F1FCE" w:rsidRPr="00193C61" w:rsidRDefault="007F1FCE" w:rsidP="007F1FCE">
      <w:pPr>
        <w:bidi w:val="0"/>
      </w:pPr>
      <w:r>
        <w:t xml:space="preserve">Ref: </w:t>
      </w:r>
      <w:r w:rsidRPr="00193C61">
        <w:t>Advanced Windows Debugging - Part 1</w:t>
      </w:r>
    </w:p>
    <w:p w:rsidR="007F1FCE" w:rsidRDefault="007F1FCE" w:rsidP="007F1FCE">
      <w:r>
        <w:t>heap block</w:t>
      </w:r>
    </w:p>
    <w:p w:rsidR="007F1FCE" w:rsidRDefault="007F1FCE" w:rsidP="007F1FCE">
      <w:r>
        <w:t>heap_segment struct</w:t>
      </w:r>
    </w:p>
    <w:p w:rsidR="007F1FCE" w:rsidRDefault="007F1FCE" w:rsidP="007F1FCE">
      <w:r>
        <w:t>dt command</w:t>
      </w:r>
    </w:p>
    <w:p w:rsidR="007F1FCE" w:rsidRDefault="007F1FCE" w:rsidP="007F1FCE">
      <w:pPr>
        <w:rPr>
          <w:rtl/>
        </w:rPr>
      </w:pPr>
      <w:r>
        <w:rPr>
          <w:rFonts w:hint="eastAsia"/>
          <w:rtl/>
        </w:rPr>
        <w:t>סגמנטים</w:t>
      </w:r>
      <w:r>
        <w:rPr>
          <w:rtl/>
        </w:rPr>
        <w:t xml:space="preserve"> </w:t>
      </w:r>
      <w:r>
        <w:rPr>
          <w:rFonts w:hint="eastAsia"/>
          <w:rtl/>
        </w:rPr>
        <w:t>מכילים</w:t>
      </w:r>
      <w:r>
        <w:rPr>
          <w:rtl/>
        </w:rPr>
        <w:t xml:space="preserve"> </w:t>
      </w:r>
      <w:r>
        <w:t>heap blcoks</w:t>
      </w:r>
      <w:r>
        <w:rPr>
          <w:rtl/>
        </w:rPr>
        <w:t xml:space="preserve"> </w:t>
      </w:r>
      <w:r>
        <w:rPr>
          <w:rFonts w:hint="eastAsia"/>
          <w:rtl/>
        </w:rPr>
        <w:t>באשר</w:t>
      </w:r>
      <w:r>
        <w:rPr>
          <w:rtl/>
        </w:rPr>
        <w:t xml:space="preserve"> </w:t>
      </w:r>
      <w:r>
        <w:rPr>
          <w:rFonts w:hint="eastAsia"/>
          <w:rtl/>
        </w:rPr>
        <w:t>אותם</w:t>
      </w:r>
      <w:r>
        <w:rPr>
          <w:rtl/>
        </w:rPr>
        <w:t xml:space="preserve"> </w:t>
      </w:r>
      <w:r>
        <w:rPr>
          <w:rFonts w:hint="eastAsia"/>
          <w:rtl/>
        </w:rPr>
        <w:t>בלוקים</w:t>
      </w:r>
      <w:r>
        <w:rPr>
          <w:rtl/>
        </w:rPr>
        <w:t xml:space="preserve"> </w:t>
      </w:r>
      <w:r>
        <w:rPr>
          <w:rFonts w:hint="eastAsia"/>
          <w:rtl/>
        </w:rPr>
        <w:t>הם</w:t>
      </w:r>
      <w:r>
        <w:rPr>
          <w:rtl/>
        </w:rPr>
        <w:t xml:space="preserve"> </w:t>
      </w:r>
      <w:r>
        <w:rPr>
          <w:rFonts w:hint="eastAsia"/>
          <w:rtl/>
        </w:rPr>
        <w:t>המוחזרים</w:t>
      </w:r>
      <w:r>
        <w:rPr>
          <w:rtl/>
        </w:rPr>
        <w:t xml:space="preserve"> </w:t>
      </w:r>
      <w:r>
        <w:rPr>
          <w:rFonts w:hint="eastAsia"/>
          <w:rtl/>
        </w:rPr>
        <w:t>למתכנת</w:t>
      </w:r>
      <w:r>
        <w:rPr>
          <w:rtl/>
        </w:rPr>
        <w:t xml:space="preserve"> </w:t>
      </w:r>
      <w:r>
        <w:rPr>
          <w:rFonts w:hint="eastAsia"/>
          <w:rtl/>
        </w:rPr>
        <w:t>לפי</w:t>
      </w:r>
      <w:r>
        <w:rPr>
          <w:rtl/>
        </w:rPr>
        <w:t xml:space="preserve"> </w:t>
      </w:r>
      <w:r>
        <w:rPr>
          <w:rFonts w:hint="eastAsia"/>
          <w:rtl/>
        </w:rPr>
        <w:t>בקשתו</w:t>
      </w:r>
      <w:r>
        <w:rPr>
          <w:rtl/>
        </w:rPr>
        <w:t xml:space="preserve">. </w:t>
      </w:r>
      <w:r>
        <w:rPr>
          <w:rFonts w:hint="eastAsia"/>
          <w:rtl/>
        </w:rPr>
        <w:t>בלוקים</w:t>
      </w:r>
      <w:r>
        <w:rPr>
          <w:rtl/>
        </w:rPr>
        <w:t xml:space="preserve"> </w:t>
      </w:r>
      <w:r>
        <w:rPr>
          <w:rFonts w:hint="eastAsia"/>
          <w:rtl/>
        </w:rPr>
        <w:t>אלה</w:t>
      </w:r>
      <w:r>
        <w:rPr>
          <w:rtl/>
        </w:rPr>
        <w:t xml:space="preserve"> </w:t>
      </w:r>
      <w:r>
        <w:rPr>
          <w:rFonts w:hint="eastAsia"/>
          <w:rtl/>
        </w:rPr>
        <w:t>מרופדים</w:t>
      </w:r>
      <w:r>
        <w:rPr>
          <w:rtl/>
        </w:rPr>
        <w:t xml:space="preserve"> </w:t>
      </w:r>
      <w:r>
        <w:rPr>
          <w:rFonts w:hint="eastAsia"/>
          <w:rtl/>
        </w:rPr>
        <w:t>בתחילה</w:t>
      </w:r>
      <w:r>
        <w:rPr>
          <w:rtl/>
        </w:rPr>
        <w:t xml:space="preserve"> </w:t>
      </w:r>
      <w:r>
        <w:rPr>
          <w:rFonts w:hint="eastAsia"/>
          <w:rtl/>
        </w:rPr>
        <w:t>ובסוף</w:t>
      </w:r>
      <w:r>
        <w:rPr>
          <w:rtl/>
        </w:rPr>
        <w:t xml:space="preserve">, </w:t>
      </w:r>
      <w:r>
        <w:rPr>
          <w:rFonts w:hint="eastAsia"/>
          <w:rtl/>
        </w:rPr>
        <w:t>ריפודים</w:t>
      </w:r>
      <w:r>
        <w:rPr>
          <w:rtl/>
        </w:rPr>
        <w:t xml:space="preserve"> </w:t>
      </w:r>
      <w:r>
        <w:rPr>
          <w:rFonts w:hint="eastAsia"/>
          <w:rtl/>
        </w:rPr>
        <w:t>אלה</w:t>
      </w:r>
      <w:r>
        <w:rPr>
          <w:rtl/>
        </w:rPr>
        <w:t xml:space="preserve"> </w:t>
      </w:r>
      <w:r>
        <w:rPr>
          <w:rFonts w:hint="eastAsia"/>
          <w:rtl/>
        </w:rPr>
        <w:t>עוזרים</w:t>
      </w:r>
      <w:r>
        <w:rPr>
          <w:rtl/>
        </w:rPr>
        <w:t xml:space="preserve"> </w:t>
      </w:r>
      <w:r>
        <w:rPr>
          <w:rFonts w:hint="eastAsia"/>
          <w:rtl/>
        </w:rPr>
        <w:t>למנהל</w:t>
      </w:r>
      <w:r>
        <w:rPr>
          <w:rtl/>
        </w:rPr>
        <w:t xml:space="preserve"> </w:t>
      </w:r>
      <w:r>
        <w:rPr>
          <w:rFonts w:hint="eastAsia"/>
          <w:rtl/>
        </w:rPr>
        <w:t>של</w:t>
      </w:r>
      <w:r>
        <w:rPr>
          <w:rtl/>
        </w:rPr>
        <w:t xml:space="preserve"> </w:t>
      </w:r>
      <w:r>
        <w:rPr>
          <w:rFonts w:hint="eastAsia"/>
          <w:rtl/>
        </w:rPr>
        <w:t>ה</w:t>
      </w:r>
      <w:r>
        <w:rPr>
          <w:rtl/>
        </w:rPr>
        <w:t xml:space="preserve"> </w:t>
      </w:r>
      <w:r>
        <w:t>heap</w:t>
      </w:r>
      <w:r>
        <w:rPr>
          <w:rtl/>
        </w:rPr>
        <w:t xml:space="preserve"> </w:t>
      </w:r>
      <w:r>
        <w:rPr>
          <w:rFonts w:hint="eastAsia"/>
          <w:rtl/>
        </w:rPr>
        <w:t>בניהול</w:t>
      </w:r>
      <w:r>
        <w:rPr>
          <w:rtl/>
        </w:rPr>
        <w:t xml:space="preserve"> </w:t>
      </w:r>
      <w:r>
        <w:rPr>
          <w:rFonts w:hint="eastAsia"/>
          <w:rtl/>
        </w:rPr>
        <w:t>הבלוקים</w:t>
      </w:r>
      <w:r>
        <w:rPr>
          <w:rtl/>
        </w:rPr>
        <w:t xml:space="preserve"> </w:t>
      </w:r>
      <w:r>
        <w:rPr>
          <w:rFonts w:hint="eastAsia"/>
          <w:rtl/>
        </w:rPr>
        <w:t>ובגילוי</w:t>
      </w:r>
      <w:r>
        <w:rPr>
          <w:rtl/>
        </w:rPr>
        <w:t xml:space="preserve"> </w:t>
      </w:r>
      <w:r>
        <w:rPr>
          <w:rFonts w:hint="eastAsia"/>
          <w:rtl/>
        </w:rPr>
        <w:t>גלישה</w:t>
      </w:r>
      <w:r>
        <w:rPr>
          <w:rtl/>
        </w:rPr>
        <w:t xml:space="preserve"> </w:t>
      </w:r>
      <w:r>
        <w:rPr>
          <w:rFonts w:hint="eastAsia"/>
          <w:rtl/>
        </w:rPr>
        <w:t>מתחום</w:t>
      </w:r>
      <w:r>
        <w:rPr>
          <w:rtl/>
        </w:rPr>
        <w:t xml:space="preserve"> </w:t>
      </w:r>
      <w:r>
        <w:rPr>
          <w:rFonts w:hint="eastAsia"/>
          <w:rtl/>
        </w:rPr>
        <w:t>הבלוק</w:t>
      </w:r>
      <w:r>
        <w:rPr>
          <w:rtl/>
        </w:rPr>
        <w:t>.</w:t>
      </w:r>
    </w:p>
    <w:p w:rsidR="007F1FCE" w:rsidRDefault="007F1FCE" w:rsidP="007F1FCE">
      <w:r>
        <w:t>Low Fragmentation Heap</w:t>
      </w:r>
      <w:bookmarkStart w:id="49" w:name="_GoBack"/>
      <w:bookmarkEnd w:id="49"/>
    </w:p>
    <w:p w:rsidR="007F1FCE" w:rsidRDefault="007F1FCE" w:rsidP="007F1FCE">
      <w:pPr>
        <w:rPr>
          <w:rtl/>
        </w:rPr>
      </w:pPr>
      <w:r>
        <w:rPr>
          <w:rFonts w:hint="eastAsia"/>
          <w:rtl/>
        </w:rPr>
        <w:t>תת</w:t>
      </w:r>
      <w:r>
        <w:rPr>
          <w:rtl/>
        </w:rPr>
        <w:t xml:space="preserve"> </w:t>
      </w:r>
      <w:r>
        <w:rPr>
          <w:rFonts w:hint="eastAsia"/>
          <w:rtl/>
        </w:rPr>
        <w:t>סגמנטים</w:t>
      </w:r>
      <w:r>
        <w:rPr>
          <w:rtl/>
        </w:rPr>
        <w:t xml:space="preserve"> </w:t>
      </w:r>
      <w:r>
        <w:rPr>
          <w:rFonts w:hint="eastAsia"/>
          <w:rtl/>
        </w:rPr>
        <w:t>כאשר</w:t>
      </w:r>
      <w:r>
        <w:rPr>
          <w:rtl/>
        </w:rPr>
        <w:t xml:space="preserve"> </w:t>
      </w:r>
      <w:r>
        <w:rPr>
          <w:rFonts w:hint="eastAsia"/>
          <w:rtl/>
        </w:rPr>
        <w:t>בכל</w:t>
      </w:r>
      <w:r>
        <w:rPr>
          <w:rtl/>
        </w:rPr>
        <w:t xml:space="preserve"> </w:t>
      </w:r>
      <w:r>
        <w:rPr>
          <w:rFonts w:hint="eastAsia"/>
          <w:rtl/>
        </w:rPr>
        <w:t>בכל</w:t>
      </w:r>
      <w:r>
        <w:rPr>
          <w:rtl/>
        </w:rPr>
        <w:t xml:space="preserve"> </w:t>
      </w:r>
      <w:r>
        <w:rPr>
          <w:rFonts w:hint="eastAsia"/>
          <w:rtl/>
        </w:rPr>
        <w:t>תת</w:t>
      </w:r>
      <w:r>
        <w:rPr>
          <w:rtl/>
        </w:rPr>
        <w:t xml:space="preserve"> </w:t>
      </w:r>
      <w:r>
        <w:rPr>
          <w:rFonts w:hint="eastAsia"/>
          <w:rtl/>
        </w:rPr>
        <w:t>סגמנט</w:t>
      </w:r>
      <w:r>
        <w:rPr>
          <w:rtl/>
        </w:rPr>
        <w:t xml:space="preserve"> </w:t>
      </w:r>
      <w:r>
        <w:rPr>
          <w:rFonts w:hint="eastAsia"/>
          <w:rtl/>
        </w:rPr>
        <w:t>יש</w:t>
      </w:r>
      <w:r>
        <w:rPr>
          <w:rtl/>
        </w:rPr>
        <w:t xml:space="preserve"> </w:t>
      </w:r>
      <w:r>
        <w:rPr>
          <w:rFonts w:hint="eastAsia"/>
          <w:rtl/>
        </w:rPr>
        <w:t>בלוקים</w:t>
      </w:r>
      <w:r>
        <w:rPr>
          <w:rtl/>
        </w:rPr>
        <w:t xml:space="preserve"> </w:t>
      </w:r>
      <w:r>
        <w:rPr>
          <w:rFonts w:hint="eastAsia"/>
          <w:rtl/>
        </w:rPr>
        <w:t>באותו</w:t>
      </w:r>
      <w:r>
        <w:rPr>
          <w:rtl/>
        </w:rPr>
        <w:t xml:space="preserve"> </w:t>
      </w:r>
      <w:r>
        <w:rPr>
          <w:rFonts w:hint="eastAsia"/>
          <w:rtl/>
        </w:rPr>
        <w:t>גודל</w:t>
      </w:r>
      <w:r>
        <w:rPr>
          <w:rtl/>
        </w:rPr>
        <w:t xml:space="preserve">. </w:t>
      </w:r>
      <w:r>
        <w:rPr>
          <w:rFonts w:hint="eastAsia"/>
          <w:rtl/>
        </w:rPr>
        <w:t>זה</w:t>
      </w:r>
      <w:r>
        <w:rPr>
          <w:rtl/>
        </w:rPr>
        <w:t xml:space="preserve"> </w:t>
      </w:r>
      <w:r>
        <w:rPr>
          <w:rFonts w:hint="eastAsia"/>
          <w:rtl/>
        </w:rPr>
        <w:t>קצת</w:t>
      </w:r>
      <w:r>
        <w:rPr>
          <w:rtl/>
        </w:rPr>
        <w:t xml:space="preserve"> </w:t>
      </w:r>
      <w:r>
        <w:rPr>
          <w:rFonts w:hint="eastAsia"/>
          <w:rtl/>
        </w:rPr>
        <w:t>עוזר</w:t>
      </w:r>
      <w:r>
        <w:rPr>
          <w:rtl/>
        </w:rPr>
        <w:t xml:space="preserve"> </w:t>
      </w:r>
      <w:r>
        <w:rPr>
          <w:rFonts w:hint="eastAsia"/>
          <w:rtl/>
        </w:rPr>
        <w:t>למניעת</w:t>
      </w:r>
      <w:r>
        <w:rPr>
          <w:rtl/>
        </w:rPr>
        <w:t xml:space="preserve"> </w:t>
      </w:r>
      <w:r>
        <w:rPr>
          <w:rFonts w:hint="eastAsia"/>
          <w:rtl/>
        </w:rPr>
        <w:t>פרגמנטציה</w:t>
      </w:r>
      <w:r>
        <w:rPr>
          <w:rtl/>
        </w:rPr>
        <w:t>.</w:t>
      </w:r>
    </w:p>
    <w:p w:rsidR="007F1FCE" w:rsidRDefault="007F1FCE" w:rsidP="007F1FCE">
      <w:pPr>
        <w:rPr>
          <w:rtl/>
        </w:rPr>
      </w:pPr>
      <w:r>
        <w:t>Application Verifier</w:t>
      </w:r>
      <w:r>
        <w:rPr>
          <w:rtl/>
        </w:rPr>
        <w:t xml:space="preserve">  </w:t>
      </w:r>
      <w:r>
        <w:rPr>
          <w:rFonts w:hint="eastAsia"/>
          <w:rtl/>
        </w:rPr>
        <w:t>של</w:t>
      </w:r>
      <w:r>
        <w:rPr>
          <w:rtl/>
        </w:rPr>
        <w:t xml:space="preserve"> </w:t>
      </w:r>
      <w:r>
        <w:rPr>
          <w:rFonts w:hint="eastAsia"/>
          <w:rtl/>
        </w:rPr>
        <w:t>מיקרוסופט</w:t>
      </w:r>
      <w:r>
        <w:rPr>
          <w:rtl/>
        </w:rPr>
        <w:t xml:space="preserve"> </w:t>
      </w:r>
      <w:r>
        <w:rPr>
          <w:rFonts w:hint="eastAsia"/>
          <w:rtl/>
        </w:rPr>
        <w:t>מאד</w:t>
      </w:r>
      <w:r>
        <w:rPr>
          <w:rtl/>
        </w:rPr>
        <w:t xml:space="preserve"> </w:t>
      </w:r>
      <w:r>
        <w:rPr>
          <w:rFonts w:hint="eastAsia"/>
          <w:rtl/>
        </w:rPr>
        <w:t>עוזר</w:t>
      </w:r>
      <w:r>
        <w:rPr>
          <w:rtl/>
        </w:rPr>
        <w:t xml:space="preserve"> </w:t>
      </w:r>
      <w:r>
        <w:rPr>
          <w:rFonts w:hint="eastAsia"/>
          <w:rtl/>
        </w:rPr>
        <w:t>בדיבוג</w:t>
      </w:r>
      <w:r>
        <w:rPr>
          <w:rtl/>
        </w:rPr>
        <w:t xml:space="preserve"> </w:t>
      </w:r>
      <w:r>
        <w:rPr>
          <w:rFonts w:hint="eastAsia"/>
          <w:rtl/>
        </w:rPr>
        <w:t>של</w:t>
      </w:r>
      <w:r>
        <w:rPr>
          <w:rtl/>
        </w:rPr>
        <w:t xml:space="preserve"> </w:t>
      </w:r>
      <w:r>
        <w:rPr>
          <w:rFonts w:hint="eastAsia"/>
          <w:rtl/>
        </w:rPr>
        <w:t>בעיות</w:t>
      </w:r>
      <w:r>
        <w:rPr>
          <w:rtl/>
        </w:rPr>
        <w:t xml:space="preserve"> </w:t>
      </w:r>
      <w:r>
        <w:rPr>
          <w:rFonts w:hint="eastAsia"/>
          <w:rtl/>
        </w:rPr>
        <w:t>מהסוג</w:t>
      </w:r>
      <w:r>
        <w:rPr>
          <w:rtl/>
        </w:rPr>
        <w:t xml:space="preserve"> </w:t>
      </w:r>
      <w:r>
        <w:rPr>
          <w:rFonts w:hint="eastAsia"/>
          <w:rtl/>
        </w:rPr>
        <w:t>הזה</w:t>
      </w:r>
      <w:r>
        <w:rPr>
          <w:rtl/>
        </w:rPr>
        <w:t>.</w:t>
      </w:r>
    </w:p>
    <w:p w:rsidR="007F1FCE" w:rsidRDefault="007F1FCE" w:rsidP="007F1FCE">
      <w:pPr>
        <w:rPr>
          <w:rtl/>
        </w:rPr>
      </w:pPr>
      <w:r>
        <w:rPr>
          <w:rFonts w:hint="eastAsia"/>
          <w:rtl/>
        </w:rPr>
        <w:t>הוא</w:t>
      </w:r>
      <w:r>
        <w:rPr>
          <w:rtl/>
        </w:rPr>
        <w:t xml:space="preserve"> </w:t>
      </w:r>
      <w:r>
        <w:rPr>
          <w:rFonts w:hint="eastAsia"/>
          <w:rtl/>
        </w:rPr>
        <w:t>מכניס</w:t>
      </w:r>
      <w:r>
        <w:rPr>
          <w:rtl/>
        </w:rPr>
        <w:t xml:space="preserve"> </w:t>
      </w:r>
      <w:r>
        <w:rPr>
          <w:rFonts w:hint="eastAsia"/>
          <w:rtl/>
        </w:rPr>
        <w:t>בתים</w:t>
      </w:r>
      <w:r>
        <w:rPr>
          <w:rtl/>
        </w:rPr>
        <w:t xml:space="preserve"> </w:t>
      </w:r>
      <w:r>
        <w:rPr>
          <w:rFonts w:hint="eastAsia"/>
          <w:rtl/>
        </w:rPr>
        <w:t>בתצורה</w:t>
      </w:r>
      <w:r>
        <w:rPr>
          <w:rtl/>
        </w:rPr>
        <w:t xml:space="preserve"> </w:t>
      </w:r>
      <w:r>
        <w:rPr>
          <w:rFonts w:hint="eastAsia"/>
          <w:rtl/>
        </w:rPr>
        <w:t>ידועה</w:t>
      </w:r>
      <w:r>
        <w:rPr>
          <w:rtl/>
        </w:rPr>
        <w:t xml:space="preserve"> </w:t>
      </w:r>
      <w:r>
        <w:rPr>
          <w:rFonts w:hint="eastAsia"/>
          <w:rtl/>
        </w:rPr>
        <w:t>לפי</w:t>
      </w:r>
      <w:r>
        <w:rPr>
          <w:rtl/>
        </w:rPr>
        <w:t xml:space="preserve"> </w:t>
      </w:r>
      <w:r>
        <w:rPr>
          <w:rFonts w:hint="eastAsia"/>
          <w:rtl/>
        </w:rPr>
        <w:t>ואחרי</w:t>
      </w:r>
      <w:r>
        <w:rPr>
          <w:rtl/>
        </w:rPr>
        <w:t xml:space="preserve"> </w:t>
      </w:r>
      <w:r>
        <w:rPr>
          <w:rFonts w:hint="eastAsia"/>
          <w:rtl/>
        </w:rPr>
        <w:t>הבלוק</w:t>
      </w:r>
      <w:r>
        <w:rPr>
          <w:rtl/>
        </w:rPr>
        <w:t xml:space="preserve"> </w:t>
      </w:r>
      <w:r>
        <w:rPr>
          <w:rFonts w:hint="eastAsia"/>
          <w:rtl/>
        </w:rPr>
        <w:t>שהוקצה</w:t>
      </w:r>
      <w:r>
        <w:rPr>
          <w:rtl/>
        </w:rPr>
        <w:t xml:space="preserve"> </w:t>
      </w:r>
      <w:r>
        <w:rPr>
          <w:rFonts w:hint="eastAsia"/>
          <w:rtl/>
        </w:rPr>
        <w:t>ועוקב</w:t>
      </w:r>
      <w:r>
        <w:rPr>
          <w:rtl/>
        </w:rPr>
        <w:t xml:space="preserve"> </w:t>
      </w:r>
      <w:r>
        <w:rPr>
          <w:rFonts w:hint="eastAsia"/>
          <w:rtl/>
        </w:rPr>
        <w:t>אחריהם</w:t>
      </w:r>
      <w:r>
        <w:rPr>
          <w:rtl/>
        </w:rPr>
        <w:t xml:space="preserve">. </w:t>
      </w:r>
      <w:r>
        <w:rPr>
          <w:rFonts w:hint="eastAsia"/>
          <w:rtl/>
        </w:rPr>
        <w:t>כאשר</w:t>
      </w:r>
      <w:r>
        <w:rPr>
          <w:rtl/>
        </w:rPr>
        <w:t xml:space="preserve"> </w:t>
      </w:r>
      <w:r>
        <w:rPr>
          <w:rFonts w:hint="eastAsia"/>
          <w:rtl/>
        </w:rPr>
        <w:t>יש</w:t>
      </w:r>
      <w:r>
        <w:rPr>
          <w:rtl/>
        </w:rPr>
        <w:t xml:space="preserve"> </w:t>
      </w:r>
      <w:r>
        <w:rPr>
          <w:rFonts w:hint="eastAsia"/>
          <w:rtl/>
        </w:rPr>
        <w:t>דריסה</w:t>
      </w:r>
      <w:r>
        <w:rPr>
          <w:rtl/>
        </w:rPr>
        <w:t xml:space="preserve"> </w:t>
      </w:r>
      <w:r>
        <w:rPr>
          <w:rFonts w:hint="eastAsia"/>
          <w:rtl/>
        </w:rPr>
        <w:t>הוא</w:t>
      </w:r>
      <w:r>
        <w:rPr>
          <w:rtl/>
        </w:rPr>
        <w:t xml:space="preserve"> </w:t>
      </w:r>
      <w:r>
        <w:rPr>
          <w:rFonts w:hint="eastAsia"/>
          <w:rtl/>
        </w:rPr>
        <w:t>גורם</w:t>
      </w:r>
      <w:r>
        <w:rPr>
          <w:rtl/>
        </w:rPr>
        <w:t xml:space="preserve"> </w:t>
      </w:r>
      <w:r>
        <w:rPr>
          <w:rFonts w:hint="eastAsia"/>
          <w:rtl/>
        </w:rPr>
        <w:t>לדיבאגר</w:t>
      </w:r>
      <w:r>
        <w:rPr>
          <w:rtl/>
        </w:rPr>
        <w:t xml:space="preserve"> </w:t>
      </w:r>
      <w:r>
        <w:rPr>
          <w:rFonts w:hint="eastAsia"/>
          <w:rtl/>
        </w:rPr>
        <w:t>לעצור</w:t>
      </w:r>
      <w:r>
        <w:rPr>
          <w:rtl/>
        </w:rPr>
        <w:t xml:space="preserve">, </w:t>
      </w:r>
      <w:r>
        <w:rPr>
          <w:rFonts w:hint="eastAsia"/>
          <w:rtl/>
        </w:rPr>
        <w:t>כך</w:t>
      </w:r>
      <w:r>
        <w:rPr>
          <w:rtl/>
        </w:rPr>
        <w:t xml:space="preserve"> </w:t>
      </w:r>
      <w:r>
        <w:rPr>
          <w:rFonts w:hint="eastAsia"/>
          <w:rtl/>
        </w:rPr>
        <w:t>שהמתכנת</w:t>
      </w:r>
      <w:r>
        <w:rPr>
          <w:rtl/>
        </w:rPr>
        <w:t xml:space="preserve"> </w:t>
      </w:r>
      <w:r>
        <w:rPr>
          <w:rFonts w:hint="eastAsia"/>
          <w:rtl/>
        </w:rPr>
        <w:t>יכול</w:t>
      </w:r>
      <w:r>
        <w:rPr>
          <w:rtl/>
        </w:rPr>
        <w:t xml:space="preserve"> </w:t>
      </w:r>
      <w:r>
        <w:rPr>
          <w:rFonts w:hint="eastAsia"/>
          <w:rtl/>
        </w:rPr>
        <w:t>לראות</w:t>
      </w:r>
      <w:r>
        <w:rPr>
          <w:rtl/>
        </w:rPr>
        <w:t xml:space="preserve"> </w:t>
      </w:r>
      <w:r>
        <w:rPr>
          <w:rFonts w:hint="eastAsia"/>
          <w:rtl/>
        </w:rPr>
        <w:t>בדיוק</w:t>
      </w:r>
      <w:r>
        <w:rPr>
          <w:rtl/>
        </w:rPr>
        <w:t xml:space="preserve"> </w:t>
      </w:r>
      <w:r>
        <w:rPr>
          <w:rFonts w:hint="eastAsia"/>
          <w:rtl/>
        </w:rPr>
        <w:t>מתי</w:t>
      </w:r>
      <w:r>
        <w:rPr>
          <w:rtl/>
        </w:rPr>
        <w:t xml:space="preserve"> </w:t>
      </w:r>
      <w:r>
        <w:rPr>
          <w:rFonts w:hint="eastAsia"/>
          <w:rtl/>
        </w:rPr>
        <w:t>נעשתה</w:t>
      </w:r>
      <w:r>
        <w:rPr>
          <w:rtl/>
        </w:rPr>
        <w:t xml:space="preserve"> </w:t>
      </w:r>
      <w:r>
        <w:rPr>
          <w:rFonts w:hint="eastAsia"/>
          <w:rtl/>
        </w:rPr>
        <w:t>הדריסה</w:t>
      </w:r>
      <w:r>
        <w:rPr>
          <w:rtl/>
        </w:rPr>
        <w:t>.</w:t>
      </w:r>
    </w:p>
    <w:p w:rsidR="007F1FCE" w:rsidRDefault="007F1FCE" w:rsidP="007F1FCE">
      <w:pPr>
        <w:rPr>
          <w:rtl/>
        </w:rPr>
      </w:pPr>
    </w:p>
    <w:p w:rsidR="007F1FCE" w:rsidRDefault="007F1FCE" w:rsidP="007F1FCE">
      <w:r>
        <w:t>youtube: Debugging Windows Memory Corruption issues using Page Heap</w:t>
      </w:r>
    </w:p>
    <w:p w:rsidR="007F1FCE" w:rsidRDefault="007F1FCE" w:rsidP="007F1FCE">
      <w:r>
        <w:rPr>
          <w:rtl/>
        </w:rPr>
        <w:t>(</w:t>
      </w:r>
      <w:r>
        <w:rPr>
          <w:rFonts w:hint="eastAsia"/>
          <w:rtl/>
        </w:rPr>
        <w:t>כנראה</w:t>
      </w:r>
      <w:r>
        <w:rPr>
          <w:rtl/>
        </w:rPr>
        <w:t xml:space="preserve"> </w:t>
      </w:r>
    </w:p>
    <w:p w:rsidR="007F1FCE" w:rsidRDefault="007F1FCE" w:rsidP="007F1FCE">
      <w:pPr>
        <w:rPr>
          <w:rtl/>
        </w:rPr>
      </w:pPr>
      <w:r>
        <w:rPr>
          <w:noProof/>
        </w:rPr>
        <w:drawing>
          <wp:inline distT="0" distB="0" distL="0" distR="0" wp14:anchorId="47EA5D53" wp14:editId="050B109A">
            <wp:extent cx="5267325" cy="23812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67325" cy="2381250"/>
                    </a:xfrm>
                    <a:prstGeom prst="rect">
                      <a:avLst/>
                    </a:prstGeom>
                  </pic:spPr>
                </pic:pic>
              </a:graphicData>
            </a:graphic>
          </wp:inline>
        </w:drawing>
      </w:r>
    </w:p>
    <w:p w:rsidR="007F1FCE" w:rsidRDefault="00DA71FE" w:rsidP="00B8736C">
      <w:pPr>
        <w:pStyle w:val="Heading2"/>
        <w:bidi w:val="0"/>
      </w:pPr>
      <w:bookmarkStart w:id="50" w:name="_Toc7956946"/>
      <w:r>
        <w:t>Smart Pointers</w:t>
      </w:r>
      <w:bookmarkEnd w:id="50"/>
    </w:p>
    <w:p w:rsidR="00DA71FE" w:rsidRDefault="00DA71FE" w:rsidP="007F1FCE">
      <w:pPr>
        <w:pStyle w:val="Heading3"/>
        <w:rPr>
          <w:rtl/>
        </w:rPr>
      </w:pPr>
      <w:bookmarkStart w:id="51" w:name="_Toc7956947"/>
      <w:r>
        <w:t>unique_ptr</w:t>
      </w:r>
      <w:bookmarkEnd w:id="51"/>
    </w:p>
    <w:p w:rsidR="000D2A04" w:rsidRDefault="00093127" w:rsidP="000D2A04">
      <w:pPr>
        <w:bidi w:val="0"/>
        <w:rPr>
          <w:rFonts w:ascii="Consolas" w:hAnsi="Consolas"/>
        </w:rPr>
      </w:pPr>
      <w:r>
        <w:rPr>
          <w:rFonts w:ascii="Consolas" w:hAnsi="Consolas"/>
        </w:rPr>
        <w:t>Class C1</w:t>
      </w:r>
      <w:r w:rsidR="000D2A04">
        <w:rPr>
          <w:rFonts w:ascii="Consolas" w:hAnsi="Consolas"/>
        </w:rPr>
        <w:t xml:space="preserve"> </w:t>
      </w:r>
      <w:r>
        <w:rPr>
          <w:rFonts w:ascii="Consolas" w:hAnsi="Consolas"/>
        </w:rPr>
        <w:t>{</w:t>
      </w:r>
    </w:p>
    <w:p w:rsidR="000D2A04" w:rsidRDefault="000D2A04" w:rsidP="000D2A04">
      <w:pPr>
        <w:bidi w:val="0"/>
        <w:rPr>
          <w:rFonts w:ascii="Consolas" w:hAnsi="Consolas"/>
        </w:rPr>
      </w:pPr>
      <w:r>
        <w:rPr>
          <w:rFonts w:ascii="Consolas" w:hAnsi="Consolas"/>
        </w:rPr>
        <w:t>public:</w:t>
      </w:r>
    </w:p>
    <w:p w:rsidR="000D2A04" w:rsidRDefault="000D2A04" w:rsidP="000D2A04">
      <w:pPr>
        <w:bidi w:val="0"/>
        <w:rPr>
          <w:rFonts w:ascii="Consolas" w:hAnsi="Consolas"/>
        </w:rPr>
      </w:pPr>
      <w:r>
        <w:rPr>
          <w:rFonts w:ascii="Consolas" w:hAnsi="Consolas"/>
        </w:rPr>
        <w:tab/>
        <w:t>C1(int x){}</w:t>
      </w:r>
    </w:p>
    <w:p w:rsidR="00093127" w:rsidRDefault="00093127" w:rsidP="000D2A04">
      <w:pPr>
        <w:bidi w:val="0"/>
        <w:rPr>
          <w:rFonts w:ascii="Consolas" w:hAnsi="Consolas"/>
        </w:rPr>
      </w:pPr>
      <w:r>
        <w:rPr>
          <w:rFonts w:ascii="Consolas" w:hAnsi="Consolas"/>
        </w:rPr>
        <w:t>}</w:t>
      </w:r>
    </w:p>
    <w:p w:rsidR="00093127" w:rsidRDefault="00093127" w:rsidP="00093127">
      <w:pPr>
        <w:bidi w:val="0"/>
        <w:rPr>
          <w:rFonts w:ascii="Consolas" w:hAnsi="Consolas"/>
        </w:rPr>
      </w:pPr>
      <w:r>
        <w:rPr>
          <w:rFonts w:ascii="Consolas" w:hAnsi="Consolas"/>
        </w:rPr>
        <w:t>...</w:t>
      </w:r>
    </w:p>
    <w:p w:rsidR="00093127" w:rsidRDefault="00093127" w:rsidP="000D2A04">
      <w:pPr>
        <w:bidi w:val="0"/>
        <w:rPr>
          <w:rFonts w:ascii="Consolas" w:hAnsi="Consolas"/>
        </w:rPr>
      </w:pPr>
      <w:r>
        <w:rPr>
          <w:rFonts w:ascii="Consolas" w:hAnsi="Consolas"/>
        </w:rPr>
        <w:t>auto cp</w:t>
      </w:r>
      <w:r w:rsidR="000D2A04">
        <w:rPr>
          <w:rFonts w:ascii="Consolas" w:hAnsi="Consolas"/>
        </w:rPr>
        <w:t>1</w:t>
      </w:r>
      <w:r>
        <w:rPr>
          <w:rFonts w:ascii="Consolas" w:hAnsi="Consolas"/>
        </w:rPr>
        <w:t xml:space="preserve"> = unique_ptr&lt;C1&gt;{}; </w:t>
      </w:r>
      <w:r w:rsidR="000D2A04">
        <w:rPr>
          <w:rFonts w:ascii="Consolas" w:hAnsi="Consolas"/>
        </w:rPr>
        <w:tab/>
      </w:r>
      <w:r w:rsidR="000D2A04">
        <w:rPr>
          <w:rFonts w:ascii="Consolas" w:hAnsi="Consolas"/>
        </w:rPr>
        <w:tab/>
      </w:r>
      <w:r w:rsidR="000D2A04">
        <w:rPr>
          <w:rFonts w:ascii="Consolas" w:hAnsi="Consolas"/>
        </w:rPr>
        <w:tab/>
      </w:r>
      <w:r>
        <w:rPr>
          <w:rFonts w:ascii="Consolas" w:hAnsi="Consolas"/>
        </w:rPr>
        <w:t>// nullptr</w:t>
      </w:r>
    </w:p>
    <w:p w:rsidR="00093127" w:rsidRDefault="00093127" w:rsidP="00093127">
      <w:pPr>
        <w:bidi w:val="0"/>
        <w:rPr>
          <w:rFonts w:ascii="Consolas" w:hAnsi="Consolas"/>
        </w:rPr>
      </w:pPr>
      <w:r>
        <w:rPr>
          <w:rFonts w:ascii="Consolas" w:hAnsi="Consolas"/>
        </w:rPr>
        <w:t>auto cp</w:t>
      </w:r>
      <w:r w:rsidR="000D2A04">
        <w:rPr>
          <w:rFonts w:ascii="Consolas" w:hAnsi="Consolas"/>
        </w:rPr>
        <w:t>2</w:t>
      </w:r>
      <w:r>
        <w:rPr>
          <w:rFonts w:ascii="Consolas" w:hAnsi="Consolas"/>
        </w:rPr>
        <w:t xml:space="preserve"> = unique_ptr&lt;C1&gt;{new C1</w:t>
      </w:r>
      <w:r w:rsidR="000D2A04">
        <w:rPr>
          <w:rFonts w:ascii="Consolas" w:hAnsi="Consolas"/>
        </w:rPr>
        <w:t>(1)</w:t>
      </w:r>
      <w:r>
        <w:rPr>
          <w:rFonts w:ascii="Consolas" w:hAnsi="Consolas"/>
        </w:rPr>
        <w:t xml:space="preserve">;}; </w:t>
      </w:r>
      <w:r w:rsidR="000D2A04">
        <w:rPr>
          <w:rFonts w:ascii="Consolas" w:hAnsi="Consolas"/>
        </w:rPr>
        <w:tab/>
      </w:r>
      <w:r w:rsidR="000D2A04">
        <w:rPr>
          <w:rFonts w:ascii="Consolas" w:hAnsi="Consolas"/>
        </w:rPr>
        <w:tab/>
      </w:r>
      <w:r>
        <w:rPr>
          <w:rFonts w:ascii="Consolas" w:hAnsi="Consolas"/>
        </w:rPr>
        <w:t>// ptr to new instance</w:t>
      </w:r>
    </w:p>
    <w:p w:rsidR="000D2A04" w:rsidRDefault="000D2A04" w:rsidP="000D2A04">
      <w:pPr>
        <w:bidi w:val="0"/>
        <w:rPr>
          <w:rFonts w:ascii="Consolas" w:hAnsi="Consolas"/>
        </w:rPr>
      </w:pPr>
      <w:r>
        <w:rPr>
          <w:rFonts w:ascii="Consolas" w:hAnsi="Consolas"/>
        </w:rPr>
        <w:t xml:space="preserve">auto cp3 = make_unique&lt;Res&gt;(19); // ptr to </w:t>
      </w:r>
      <w:r w:rsidRPr="000D2A04">
        <w:rPr>
          <w:rFonts w:ascii="Consolas" w:hAnsi="Consolas"/>
          <w:b/>
          <w:bCs/>
        </w:rPr>
        <w:t>new instance</w:t>
      </w:r>
      <w:r>
        <w:rPr>
          <w:rFonts w:ascii="Consolas" w:hAnsi="Consolas"/>
        </w:rPr>
        <w:t xml:space="preserve"> (with perfect fwd)</w:t>
      </w:r>
    </w:p>
    <w:p w:rsidR="000D2A04" w:rsidRDefault="000D2A04" w:rsidP="000D2A04">
      <w:pPr>
        <w:bidi w:val="0"/>
        <w:rPr>
          <w:rFonts w:ascii="Consolas" w:hAnsi="Consolas"/>
        </w:rPr>
      </w:pPr>
      <w:r>
        <w:rPr>
          <w:rFonts w:ascii="Consolas" w:hAnsi="Consolas"/>
        </w:rPr>
        <w:t xml:space="preserve">auto cp4 = std::move(cp3); </w:t>
      </w:r>
      <w:r>
        <w:rPr>
          <w:rFonts w:ascii="Consolas" w:hAnsi="Consolas"/>
        </w:rPr>
        <w:tab/>
        <w:t>// Res(19) moved to cp4</w:t>
      </w:r>
    </w:p>
    <w:p w:rsidR="000D2A04" w:rsidRDefault="000D2A04" w:rsidP="000D2A04">
      <w:pPr>
        <w:bidi w:val="0"/>
        <w:rPr>
          <w:rFonts w:ascii="Consolas" w:hAnsi="Consolas"/>
        </w:rPr>
      </w:pPr>
    </w:p>
    <w:p w:rsidR="000D2A04" w:rsidRDefault="000D2A04" w:rsidP="000D2A04">
      <w:pPr>
        <w:bidi w:val="0"/>
        <w:rPr>
          <w:rFonts w:ascii="Consolas" w:hAnsi="Consolas"/>
        </w:rPr>
      </w:pPr>
      <w:r>
        <w:rPr>
          <w:rFonts w:ascii="Consolas" w:hAnsi="Consolas"/>
        </w:rPr>
        <w:t>if (cp4) // check if cp4 owns resource</w:t>
      </w:r>
    </w:p>
    <w:p w:rsidR="000D2A04" w:rsidRDefault="000D2A04" w:rsidP="000D2A04">
      <w:pPr>
        <w:bidi w:val="0"/>
        <w:rPr>
          <w:rFonts w:ascii="Consolas" w:hAnsi="Consolas"/>
        </w:rPr>
      </w:pPr>
      <w:r>
        <w:rPr>
          <w:rFonts w:ascii="Consolas" w:hAnsi="Consolas"/>
        </w:rPr>
        <w:t>{</w:t>
      </w:r>
    </w:p>
    <w:p w:rsidR="000D2A04" w:rsidRDefault="000D2A04" w:rsidP="000D2A04">
      <w:pPr>
        <w:bidi w:val="0"/>
        <w:rPr>
          <w:rFonts w:ascii="Consolas" w:hAnsi="Consolas"/>
        </w:rPr>
      </w:pPr>
      <w:r>
        <w:rPr>
          <w:rFonts w:ascii="Consolas" w:hAnsi="Consolas"/>
        </w:rPr>
        <w:tab/>
        <w:t>cout &lt;&lt; “CP4 owns a resource” &lt;&lt; “\n”;</w:t>
      </w:r>
    </w:p>
    <w:p w:rsidR="000D2A04" w:rsidRDefault="000D2A04" w:rsidP="000D2A04">
      <w:pPr>
        <w:bidi w:val="0"/>
        <w:rPr>
          <w:rFonts w:ascii="Consolas" w:hAnsi="Consolas"/>
        </w:rPr>
      </w:pPr>
      <w:r>
        <w:rPr>
          <w:rFonts w:ascii="Consolas" w:hAnsi="Consolas"/>
        </w:rPr>
        <w:t>}</w:t>
      </w:r>
    </w:p>
    <w:p w:rsidR="00093127" w:rsidRDefault="00093127" w:rsidP="00093127">
      <w:pPr>
        <w:bidi w:val="0"/>
        <w:rPr>
          <w:rFonts w:ascii="Consolas" w:hAnsi="Consolas"/>
        </w:rPr>
      </w:pPr>
    </w:p>
    <w:p w:rsidR="000D2A04" w:rsidRDefault="000D2A04" w:rsidP="00984D94">
      <w:pPr>
        <w:bidi w:val="0"/>
        <w:rPr>
          <w:rFonts w:ascii="Consolas" w:hAnsi="Consolas"/>
        </w:rPr>
      </w:pPr>
      <w:r>
        <w:rPr>
          <w:rFonts w:ascii="Consolas" w:hAnsi="Consolas"/>
        </w:rPr>
        <w:t>Res copyOf</w:t>
      </w:r>
      <w:r w:rsidR="00984D94">
        <w:rPr>
          <w:rFonts w:ascii="Consolas" w:hAnsi="Consolas"/>
        </w:rPr>
        <w:t>cp4</w:t>
      </w:r>
      <w:r>
        <w:rPr>
          <w:rFonts w:ascii="Consolas" w:hAnsi="Consolas"/>
        </w:rPr>
        <w:t xml:space="preserve"> = *cp4;</w:t>
      </w:r>
      <w:r w:rsidR="00984D94">
        <w:rPr>
          <w:rFonts w:ascii="Consolas" w:hAnsi="Consolas"/>
        </w:rPr>
        <w:t xml:space="preserve"> // copy ctor</w:t>
      </w:r>
    </w:p>
    <w:p w:rsidR="000D2A04" w:rsidRDefault="000D2A04" w:rsidP="00984D94">
      <w:pPr>
        <w:bidi w:val="0"/>
        <w:rPr>
          <w:rFonts w:ascii="Consolas" w:hAnsi="Consolas"/>
        </w:rPr>
      </w:pPr>
      <w:r>
        <w:rPr>
          <w:rFonts w:ascii="Consolas" w:hAnsi="Consolas"/>
        </w:rPr>
        <w:t>Res &amp; refTo</w:t>
      </w:r>
      <w:r w:rsidR="00984D94">
        <w:rPr>
          <w:rFonts w:ascii="Consolas" w:hAnsi="Consolas"/>
        </w:rPr>
        <w:t>c</w:t>
      </w:r>
      <w:r>
        <w:rPr>
          <w:rFonts w:ascii="Consolas" w:hAnsi="Consolas"/>
        </w:rPr>
        <w:t>p4 = cp4;</w:t>
      </w:r>
    </w:p>
    <w:p w:rsidR="00984D94" w:rsidRDefault="00984D94" w:rsidP="00984D94">
      <w:pPr>
        <w:bidi w:val="0"/>
        <w:rPr>
          <w:rFonts w:ascii="Consolas" w:hAnsi="Consolas"/>
        </w:rPr>
      </w:pPr>
      <w:r>
        <w:rPr>
          <w:rFonts w:ascii="Consolas" w:hAnsi="Consolas"/>
        </w:rPr>
        <w:t>Res * ptrTocp4 = cp4.get(); // don’t do it. this break uniqness</w:t>
      </w:r>
    </w:p>
    <w:p w:rsidR="00984D94" w:rsidRDefault="00984D94" w:rsidP="00984D94">
      <w:pPr>
        <w:bidi w:val="0"/>
        <w:rPr>
          <w:rFonts w:ascii="Consolas" w:hAnsi="Consolas"/>
        </w:rPr>
      </w:pPr>
      <w:r>
        <w:rPr>
          <w:rFonts w:ascii="Consolas" w:hAnsi="Consolas"/>
        </w:rPr>
        <w:t>Res * ptrTo = cp4.release(); // this is the right way. cp4 now empty</w:t>
      </w:r>
    </w:p>
    <w:p w:rsidR="00984D94" w:rsidRDefault="00984D94" w:rsidP="00984D94">
      <w:pPr>
        <w:bidi w:val="0"/>
        <w:rPr>
          <w:rFonts w:ascii="Consolas" w:hAnsi="Consolas"/>
        </w:rPr>
      </w:pPr>
      <w:r>
        <w:rPr>
          <w:rFonts w:ascii="Consolas" w:hAnsi="Consolas"/>
        </w:rPr>
        <w:t>cp4.reset() // delete object and release</w:t>
      </w:r>
    </w:p>
    <w:p w:rsidR="001B6E76" w:rsidRDefault="001B6E76" w:rsidP="0098418D">
      <w:pPr>
        <w:pStyle w:val="Heading3"/>
      </w:pPr>
      <w:bookmarkStart w:id="52" w:name="_Toc7956949"/>
      <w:r>
        <w:t>shared_ptr</w:t>
      </w:r>
      <w:bookmarkEnd w:id="52"/>
    </w:p>
    <w:p w:rsidR="001B6E76" w:rsidRDefault="001B6E76" w:rsidP="006C6539">
      <w:pPr>
        <w:bidi w:val="0"/>
      </w:pPr>
      <w:r w:rsidRPr="001B6E76">
        <w:t>Modern C++ Libraries, Smart Pointers : shared_ptr</w:t>
      </w:r>
    </w:p>
    <w:p w:rsidR="001B6E76" w:rsidRDefault="00942FE4" w:rsidP="00942FE4">
      <w:pPr>
        <w:rPr>
          <w:rtl/>
        </w:rPr>
      </w:pPr>
      <w:r>
        <w:rPr>
          <w:rFonts w:hint="cs"/>
          <w:rtl/>
        </w:rPr>
        <w:t xml:space="preserve">המונה אשר מחזיק את מספר המופעים של המצביע נמצא מחוץ לאובייקט עצמו. </w:t>
      </w:r>
      <w:r w:rsidR="001B6E76">
        <w:rPr>
          <w:rFonts w:hint="cs"/>
          <w:rtl/>
        </w:rPr>
        <w:t xml:space="preserve">בניגוד ל </w:t>
      </w:r>
      <w:r w:rsidR="001B6E76">
        <w:t>COM</w:t>
      </w:r>
      <w:r w:rsidR="001B6E76">
        <w:rPr>
          <w:rFonts w:hint="cs"/>
          <w:rtl/>
        </w:rPr>
        <w:t xml:space="preserve">, כאן האובייקט אינו מודע לכך שהוא תחת </w:t>
      </w:r>
      <w:r w:rsidR="001B6E76">
        <w:t>ref counting</w:t>
      </w:r>
      <w:r w:rsidR="001B6E76">
        <w:rPr>
          <w:rFonts w:hint="cs"/>
          <w:rtl/>
        </w:rPr>
        <w:t xml:space="preserve">. קוראים לזה </w:t>
      </w:r>
      <w:r w:rsidR="001B6E76">
        <w:t>non-invasive ref count</w:t>
      </w:r>
      <w:r w:rsidR="001B6E76">
        <w:rPr>
          <w:rFonts w:hint="cs"/>
          <w:rtl/>
        </w:rPr>
        <w:t xml:space="preserve"> כלומר לא פולשני.</w:t>
      </w:r>
      <w:r w:rsidR="002C7C0D">
        <w:rPr>
          <w:rFonts w:hint="cs"/>
          <w:rtl/>
        </w:rPr>
        <w:t xml:space="preserve"> בעוד שב </w:t>
      </w:r>
      <w:r w:rsidR="002C7C0D">
        <w:t>COM</w:t>
      </w:r>
      <w:r w:rsidR="002C7C0D">
        <w:rPr>
          <w:rFonts w:hint="cs"/>
          <w:rtl/>
        </w:rPr>
        <w:t xml:space="preserve"> המונח הוא </w:t>
      </w:r>
      <w:r w:rsidR="002C7C0D">
        <w:t>intrusive</w:t>
      </w:r>
      <w:r w:rsidR="002C7C0D">
        <w:rPr>
          <w:rFonts w:hint="cs"/>
          <w:rtl/>
        </w:rPr>
        <w:t xml:space="preserve">. המשמעות היא שצריך להקצות אובייקט מיוחד שחי מחוץ לאובייקט העבודה עבור מניית התיחסויות. ועל כן </w:t>
      </w:r>
      <w:r w:rsidR="001A7E09">
        <w:rPr>
          <w:rFonts w:hint="cs"/>
          <w:rtl/>
        </w:rPr>
        <w:t>צריך</w:t>
      </w:r>
      <w:r w:rsidR="002C7C0D">
        <w:rPr>
          <w:rFonts w:hint="cs"/>
          <w:rtl/>
        </w:rPr>
        <w:t xml:space="preserve"> להשתמש ב </w:t>
      </w:r>
      <w:r w:rsidR="002C7C0D">
        <w:t>make_shared</w:t>
      </w:r>
      <w:r w:rsidR="002C7C0D">
        <w:rPr>
          <w:rFonts w:hint="cs"/>
          <w:rtl/>
        </w:rPr>
        <w:t>.</w:t>
      </w:r>
    </w:p>
    <w:p w:rsidR="00942FE4" w:rsidRDefault="00942FE4" w:rsidP="00942FE4">
      <w:pPr>
        <w:pStyle w:val="CodeStyle"/>
      </w:pPr>
      <w:r>
        <w:t>class Class1{</w:t>
      </w:r>
    </w:p>
    <w:p w:rsidR="00942FE4" w:rsidRDefault="00942FE4" w:rsidP="00942FE4">
      <w:pPr>
        <w:pStyle w:val="CodeStyle"/>
      </w:pPr>
      <w:r>
        <w:t>public:</w:t>
      </w:r>
    </w:p>
    <w:p w:rsidR="00942FE4" w:rsidRDefault="00942FE4" w:rsidP="00942FE4">
      <w:pPr>
        <w:pStyle w:val="CodeStyle"/>
      </w:pPr>
      <w:r>
        <w:tab/>
        <w:t>Class1(int a1, int a2)</w:t>
      </w:r>
    </w:p>
    <w:p w:rsidR="00942FE4" w:rsidRDefault="00942FE4" w:rsidP="00942FE4">
      <w:pPr>
        <w:pStyle w:val="CodeStyle"/>
        <w:ind w:firstLine="720"/>
      </w:pPr>
      <w:r>
        <w:t>{.. }</w:t>
      </w:r>
    </w:p>
    <w:p w:rsidR="00942FE4" w:rsidRDefault="00942FE4" w:rsidP="00942FE4">
      <w:pPr>
        <w:pStyle w:val="CodeStyle"/>
      </w:pPr>
      <w:r>
        <w:t>}</w:t>
      </w:r>
    </w:p>
    <w:p w:rsidR="00942FE4" w:rsidRDefault="00942FE4" w:rsidP="00942FE4">
      <w:pPr>
        <w:pStyle w:val="CodeStyle"/>
        <w:rPr>
          <w:rtl/>
        </w:rPr>
      </w:pPr>
    </w:p>
    <w:p w:rsidR="00942FE4" w:rsidRDefault="00942FE4" w:rsidP="00942FE4">
      <w:pPr>
        <w:pStyle w:val="CodeStyle"/>
      </w:pPr>
      <w:r>
        <w:t>Class1 * c1 = new Class1( 10, 11);</w:t>
      </w:r>
    </w:p>
    <w:p w:rsidR="00942FE4" w:rsidRDefault="00942FE4" w:rsidP="00942FE4">
      <w:pPr>
        <w:pStyle w:val="CodeStyle"/>
      </w:pPr>
      <w:r>
        <w:t>shared_ptr&lt;Class1&gt; c2 = make_shared&lt;Class1&gt;( 10, 11);</w:t>
      </w:r>
    </w:p>
    <w:p w:rsidR="00942FE4" w:rsidRDefault="00942FE4" w:rsidP="00955F1B">
      <w:pPr>
        <w:pStyle w:val="CodeStyle"/>
        <w:bidi/>
        <w:rPr>
          <w:rtl/>
        </w:rPr>
      </w:pPr>
      <w:r>
        <w:rPr>
          <w:rFonts w:hint="cs"/>
          <w:rtl/>
        </w:rPr>
        <w:t xml:space="preserve">האובייקט </w:t>
      </w:r>
      <w:r>
        <w:t>c2</w:t>
      </w:r>
      <w:r w:rsidR="00955F1B">
        <w:rPr>
          <w:rFonts w:hint="cs"/>
          <w:rtl/>
        </w:rPr>
        <w:t xml:space="preserve"> הינו פרוקסי. כלומר הוא חושף את אותן מתודות ש </w:t>
      </w:r>
      <w:r w:rsidR="00955F1B">
        <w:t>c1</w:t>
      </w:r>
      <w:r w:rsidR="00955F1B">
        <w:rPr>
          <w:rFonts w:hint="cs"/>
          <w:rtl/>
        </w:rPr>
        <w:t xml:space="preserve"> חושף, ויש לו בנוסף את המתודות הקשורות לכך שהוא </w:t>
      </w:r>
      <w:r w:rsidR="00955F1B">
        <w:t>shaerd_ptr</w:t>
      </w:r>
      <w:r w:rsidR="00955F1B">
        <w:rPr>
          <w:rFonts w:hint="cs"/>
          <w:rtl/>
        </w:rPr>
        <w:t>.</w:t>
      </w:r>
    </w:p>
    <w:p w:rsidR="00955F1B" w:rsidRDefault="00955F1B" w:rsidP="00955F1B">
      <w:pPr>
        <w:pStyle w:val="CodeStyle"/>
        <w:bidi/>
        <w:rPr>
          <w:rtl/>
        </w:rPr>
      </w:pPr>
      <w:r>
        <w:rPr>
          <w:rFonts w:hint="cs"/>
          <w:rtl/>
        </w:rPr>
        <w:t xml:space="preserve">כך למשל, אם </w:t>
      </w:r>
      <w:r>
        <w:t>*c1</w:t>
      </w:r>
      <w:r>
        <w:rPr>
          <w:rFonts w:hint="cs"/>
          <w:rtl/>
        </w:rPr>
        <w:t xml:space="preserve"> מחזיר את האובייקט המוצבע, כך גם </w:t>
      </w:r>
      <w:r>
        <w:t>*c2</w:t>
      </w:r>
      <w:r>
        <w:rPr>
          <w:rFonts w:hint="cs"/>
          <w:rtl/>
        </w:rPr>
        <w:t>.</w:t>
      </w:r>
    </w:p>
    <w:p w:rsidR="00955F1B" w:rsidRDefault="00955F1B" w:rsidP="00955F1B">
      <w:pPr>
        <w:pStyle w:val="CodeStyle"/>
        <w:bidi/>
        <w:rPr>
          <w:rFonts w:hint="cs"/>
          <w:rtl/>
        </w:rPr>
      </w:pPr>
      <w:r>
        <w:rPr>
          <w:rFonts w:hint="cs"/>
          <w:rtl/>
        </w:rPr>
        <w:t xml:space="preserve">אם </w:t>
      </w:r>
      <w:r>
        <w:t>c1-&gt;GetName()</w:t>
      </w:r>
      <w:r>
        <w:rPr>
          <w:rFonts w:hint="cs"/>
          <w:rtl/>
        </w:rPr>
        <w:t xml:space="preserve"> חוקי אז גם </w:t>
      </w:r>
      <w:r>
        <w:t>c2-&gt;GetName()</w:t>
      </w:r>
      <w:r>
        <w:rPr>
          <w:rFonts w:hint="cs"/>
          <w:rtl/>
        </w:rPr>
        <w:t xml:space="preserve"> קיים וחוקי.</w:t>
      </w:r>
    </w:p>
    <w:p w:rsidR="00B21032" w:rsidRPr="0013722C" w:rsidRDefault="00B21032" w:rsidP="00CB236F">
      <w:pPr>
        <w:pStyle w:val="Heading2"/>
        <w:bidi w:val="0"/>
      </w:pPr>
      <w:bookmarkStart w:id="53" w:name="_Toc7956950"/>
      <w:r w:rsidRPr="0013722C">
        <w:t>Solid Principles</w:t>
      </w:r>
      <w:r w:rsidR="008361B2" w:rsidRPr="0013722C">
        <w:t xml:space="preserve">/ </w:t>
      </w:r>
      <w:r w:rsidR="00B60EE1" w:rsidRPr="0013722C">
        <w:t>P</w:t>
      </w:r>
      <w:r w:rsidR="008361B2" w:rsidRPr="0013722C">
        <w:t>atte</w:t>
      </w:r>
      <w:r w:rsidR="00327681">
        <w:t>r</w:t>
      </w:r>
      <w:r w:rsidR="008361B2" w:rsidRPr="0013722C">
        <w:t>ns</w:t>
      </w:r>
      <w:bookmarkEnd w:id="53"/>
    </w:p>
    <w:p w:rsidR="003E0ACC" w:rsidRDefault="003E0ACC" w:rsidP="003E0ACC">
      <w:pPr>
        <w:pStyle w:val="Heading3"/>
        <w:rPr>
          <w:rtl/>
        </w:rPr>
      </w:pPr>
      <w:bookmarkStart w:id="54" w:name="_Toc7956951"/>
      <w:r>
        <w:rPr>
          <w:rFonts w:hint="cs"/>
        </w:rPr>
        <w:t>OCP</w:t>
      </w:r>
      <w:r>
        <w:t xml:space="preserve"> – Open Close Principle</w:t>
      </w:r>
      <w:bookmarkEnd w:id="54"/>
    </w:p>
    <w:p w:rsidR="003E0ACC" w:rsidRDefault="003E0ACC" w:rsidP="003E0ACC">
      <w:pPr>
        <w:rPr>
          <w:rtl/>
        </w:rPr>
      </w:pPr>
      <w:r>
        <w:rPr>
          <w:rFonts w:hint="cs"/>
          <w:rtl/>
        </w:rPr>
        <w:t>הכותרת כאן היא ברורה. סגור לשינויים, פתוח להוספות. כלומר הקוד צריך להיבנות בצורה כזו שעל מנת להוסיף לו תכונות או יכולות לא יהיה צורך לשנות קוד קיים אלא רק להוסיף.</w:t>
      </w:r>
    </w:p>
    <w:p w:rsidR="003E0ACC" w:rsidRDefault="003E0ACC" w:rsidP="003E0ACC">
      <w:pPr>
        <w:rPr>
          <w:rtl/>
        </w:rPr>
      </w:pPr>
      <w:r>
        <w:rPr>
          <w:rFonts w:hint="cs"/>
          <w:rtl/>
        </w:rPr>
        <w:t xml:space="preserve">הדוגמא כאן בעזרת </w:t>
      </w:r>
      <w:r>
        <w:t>Specification Pattern</w:t>
      </w:r>
    </w:p>
    <w:p w:rsidR="003E0ACC" w:rsidRDefault="003E0ACC" w:rsidP="003E0ACC">
      <w:pPr>
        <w:rPr>
          <w:rtl/>
        </w:rPr>
      </w:pPr>
      <w:r>
        <w:rPr>
          <w:rFonts w:hint="cs"/>
          <w:rtl/>
        </w:rPr>
        <w:t>חנות אינטרנטית מאפשרת למבקרים לראות את המוצרים לפי חתכים שונים. המתכנת מממש את הדרישות של בעל החנות אולם רוצה להשאיר את הקוד פתוח להרחבות לדוגמא יצירת חתכים נוספים או שילוב של חתכים או שינוי באופן הגדרת החתך.</w:t>
      </w:r>
    </w:p>
    <w:p w:rsidR="003E0ACC" w:rsidRDefault="003E0ACC" w:rsidP="003E0ACC">
      <w:pPr>
        <w:rPr>
          <w:rtl/>
        </w:rPr>
      </w:pPr>
      <w:r>
        <w:rPr>
          <w:rFonts w:hint="cs"/>
          <w:rtl/>
        </w:rPr>
        <w:t>זהו מוצר:</w:t>
      </w:r>
    </w:p>
    <w:p w:rsidR="003E0ACC" w:rsidRPr="00F556FE" w:rsidRDefault="003E0ACC" w:rsidP="00F52F21">
      <w:pPr>
        <w:autoSpaceDE w:val="0"/>
        <w:autoSpaceDN w:val="0"/>
        <w:bidi w:val="0"/>
        <w:adjustRightInd w:val="0"/>
        <w:spacing w:after="0" w:line="276" w:lineRule="auto"/>
        <w:rPr>
          <w:rFonts w:ascii="Consolas" w:hAnsi="Consolas" w:cs="Consolas"/>
          <w:color w:val="000000"/>
          <w:sz w:val="16"/>
          <w:szCs w:val="16"/>
        </w:rPr>
      </w:pPr>
      <w:r w:rsidRPr="00F556FE">
        <w:rPr>
          <w:rFonts w:ascii="Consolas" w:hAnsi="Consolas" w:cs="Consolas"/>
          <w:color w:val="0000FF"/>
          <w:sz w:val="16"/>
          <w:szCs w:val="16"/>
        </w:rPr>
        <w:t>struct</w:t>
      </w:r>
      <w:r w:rsidRPr="00F556FE">
        <w:rPr>
          <w:rFonts w:ascii="Consolas" w:hAnsi="Consolas" w:cs="Consolas"/>
          <w:color w:val="000000"/>
          <w:sz w:val="16"/>
          <w:szCs w:val="16"/>
        </w:rPr>
        <w:t xml:space="preserve"> </w:t>
      </w:r>
      <w:r w:rsidRPr="00F556FE">
        <w:rPr>
          <w:rFonts w:ascii="Consolas" w:hAnsi="Consolas" w:cs="Consolas"/>
          <w:color w:val="2B91AF"/>
          <w:sz w:val="16"/>
          <w:szCs w:val="16"/>
        </w:rPr>
        <w:t>Product</w:t>
      </w:r>
      <w:r w:rsidR="00F52F21">
        <w:rPr>
          <w:rFonts w:ascii="Consolas" w:hAnsi="Consolas" w:cs="Consolas"/>
          <w:color w:val="2B91AF"/>
          <w:sz w:val="16"/>
          <w:szCs w:val="16"/>
        </w:rPr>
        <w:t xml:space="preserve"> </w:t>
      </w:r>
      <w:r w:rsidRPr="00F556FE">
        <w:rPr>
          <w:rFonts w:ascii="Consolas" w:hAnsi="Consolas" w:cs="Consolas"/>
          <w:color w:val="000000"/>
          <w:sz w:val="16"/>
          <w:szCs w:val="16"/>
        </w:rPr>
        <w:t>{</w:t>
      </w:r>
    </w:p>
    <w:p w:rsidR="003E0ACC" w:rsidRPr="00F556FE" w:rsidRDefault="003E0ACC" w:rsidP="00FD5A8C">
      <w:pPr>
        <w:autoSpaceDE w:val="0"/>
        <w:autoSpaceDN w:val="0"/>
        <w:bidi w:val="0"/>
        <w:adjustRightInd w:val="0"/>
        <w:spacing w:after="0" w:line="276" w:lineRule="auto"/>
        <w:rPr>
          <w:rFonts w:ascii="Consolas" w:hAnsi="Consolas" w:cs="Consolas"/>
          <w:color w:val="000000"/>
          <w:sz w:val="16"/>
          <w:szCs w:val="16"/>
        </w:rPr>
      </w:pPr>
      <w:r w:rsidRPr="00F556FE">
        <w:rPr>
          <w:rFonts w:ascii="Consolas" w:hAnsi="Consolas" w:cs="Consolas"/>
          <w:color w:val="000000"/>
          <w:sz w:val="16"/>
          <w:szCs w:val="16"/>
        </w:rPr>
        <w:t xml:space="preserve">  std::</w:t>
      </w:r>
      <w:r w:rsidRPr="00F556FE">
        <w:rPr>
          <w:rFonts w:ascii="Consolas" w:hAnsi="Consolas" w:cs="Consolas"/>
          <w:color w:val="2B91AF"/>
          <w:sz w:val="16"/>
          <w:szCs w:val="16"/>
        </w:rPr>
        <w:t>string</w:t>
      </w:r>
      <w:r w:rsidRPr="00F556FE">
        <w:rPr>
          <w:rFonts w:ascii="Consolas" w:hAnsi="Consolas" w:cs="Consolas"/>
          <w:color w:val="000000"/>
          <w:sz w:val="16"/>
          <w:szCs w:val="16"/>
        </w:rPr>
        <w:t xml:space="preserve"> name;</w:t>
      </w:r>
    </w:p>
    <w:p w:rsidR="003E0ACC" w:rsidRPr="00F556FE" w:rsidRDefault="003E0ACC" w:rsidP="00FD5A8C">
      <w:pPr>
        <w:autoSpaceDE w:val="0"/>
        <w:autoSpaceDN w:val="0"/>
        <w:bidi w:val="0"/>
        <w:adjustRightInd w:val="0"/>
        <w:spacing w:after="0" w:line="276" w:lineRule="auto"/>
        <w:rPr>
          <w:rFonts w:ascii="Consolas" w:hAnsi="Consolas" w:cs="Consolas"/>
          <w:color w:val="000000"/>
          <w:sz w:val="16"/>
          <w:szCs w:val="16"/>
        </w:rPr>
      </w:pPr>
      <w:r w:rsidRPr="00F556FE">
        <w:rPr>
          <w:rFonts w:ascii="Consolas" w:hAnsi="Consolas" w:cs="Consolas"/>
          <w:color w:val="000000"/>
          <w:sz w:val="16"/>
          <w:szCs w:val="16"/>
        </w:rPr>
        <w:t xml:space="preserve">  </w:t>
      </w:r>
      <w:r w:rsidRPr="00F556FE">
        <w:rPr>
          <w:rFonts w:ascii="Consolas" w:hAnsi="Consolas" w:cs="Consolas"/>
          <w:color w:val="2B91AF"/>
          <w:sz w:val="16"/>
          <w:szCs w:val="16"/>
        </w:rPr>
        <w:t>Color</w:t>
      </w:r>
      <w:r w:rsidRPr="00F556FE">
        <w:rPr>
          <w:rFonts w:ascii="Consolas" w:hAnsi="Consolas" w:cs="Consolas"/>
          <w:color w:val="000000"/>
          <w:sz w:val="16"/>
          <w:szCs w:val="16"/>
        </w:rPr>
        <w:t xml:space="preserve"> color; </w:t>
      </w:r>
    </w:p>
    <w:p w:rsidR="003E0ACC" w:rsidRPr="00F556FE" w:rsidRDefault="003E0ACC" w:rsidP="00FD5A8C">
      <w:pPr>
        <w:autoSpaceDE w:val="0"/>
        <w:autoSpaceDN w:val="0"/>
        <w:bidi w:val="0"/>
        <w:adjustRightInd w:val="0"/>
        <w:spacing w:after="0" w:line="276" w:lineRule="auto"/>
        <w:rPr>
          <w:rFonts w:ascii="Consolas" w:hAnsi="Consolas" w:cs="Consolas"/>
          <w:color w:val="000000"/>
          <w:sz w:val="16"/>
          <w:szCs w:val="16"/>
        </w:rPr>
      </w:pPr>
      <w:r w:rsidRPr="00F556FE">
        <w:rPr>
          <w:rFonts w:ascii="Consolas" w:hAnsi="Consolas" w:cs="Consolas"/>
          <w:color w:val="000000"/>
          <w:sz w:val="16"/>
          <w:szCs w:val="16"/>
        </w:rPr>
        <w:lastRenderedPageBreak/>
        <w:t xml:space="preserve">  </w:t>
      </w:r>
      <w:r w:rsidRPr="00F556FE">
        <w:rPr>
          <w:rFonts w:ascii="Consolas" w:hAnsi="Consolas" w:cs="Consolas"/>
          <w:color w:val="2B91AF"/>
          <w:sz w:val="16"/>
          <w:szCs w:val="16"/>
        </w:rPr>
        <w:t>Size</w:t>
      </w:r>
      <w:r w:rsidRPr="00F556FE">
        <w:rPr>
          <w:rFonts w:ascii="Consolas" w:hAnsi="Consolas" w:cs="Consolas"/>
          <w:color w:val="000000"/>
          <w:sz w:val="16"/>
          <w:szCs w:val="16"/>
        </w:rPr>
        <w:t xml:space="preserve"> size;</w:t>
      </w:r>
    </w:p>
    <w:p w:rsidR="003E0ACC" w:rsidRPr="00F556FE" w:rsidRDefault="003E0ACC" w:rsidP="00FD5A8C">
      <w:pPr>
        <w:autoSpaceDE w:val="0"/>
        <w:autoSpaceDN w:val="0"/>
        <w:bidi w:val="0"/>
        <w:adjustRightInd w:val="0"/>
        <w:spacing w:after="0" w:line="276" w:lineRule="auto"/>
        <w:rPr>
          <w:rFonts w:ascii="Consolas" w:hAnsi="Consolas" w:cs="Consolas"/>
          <w:color w:val="000000"/>
          <w:sz w:val="16"/>
          <w:szCs w:val="16"/>
        </w:rPr>
      </w:pPr>
      <w:r w:rsidRPr="00F556FE">
        <w:rPr>
          <w:rFonts w:ascii="Consolas" w:hAnsi="Consolas" w:cs="Consolas"/>
          <w:color w:val="000000"/>
          <w:sz w:val="16"/>
          <w:szCs w:val="16"/>
        </w:rPr>
        <w:t>};</w:t>
      </w:r>
    </w:p>
    <w:p w:rsidR="003E0ACC" w:rsidRPr="00D9776B" w:rsidRDefault="003E0ACC" w:rsidP="003E0ACC">
      <w:pPr>
        <w:rPr>
          <w:rtl/>
        </w:rPr>
      </w:pPr>
      <w:r>
        <w:rPr>
          <w:rFonts w:hint="cs"/>
          <w:rtl/>
        </w:rPr>
        <w:t>זהו ממשק המגדיר תנאי ליצירת חתך.</w:t>
      </w:r>
    </w:p>
    <w:p w:rsidR="003E0ACC" w:rsidRPr="00F556FE" w:rsidRDefault="003E0ACC" w:rsidP="00F52F21">
      <w:pPr>
        <w:autoSpaceDE w:val="0"/>
        <w:autoSpaceDN w:val="0"/>
        <w:bidi w:val="0"/>
        <w:adjustRightInd w:val="0"/>
        <w:spacing w:after="0" w:line="276" w:lineRule="auto"/>
        <w:rPr>
          <w:rFonts w:ascii="Consolas" w:hAnsi="Consolas" w:cs="Consolas"/>
          <w:color w:val="000000"/>
          <w:sz w:val="16"/>
          <w:szCs w:val="16"/>
        </w:rPr>
      </w:pPr>
      <w:r w:rsidRPr="00F556FE">
        <w:rPr>
          <w:rFonts w:ascii="Consolas" w:hAnsi="Consolas" w:cs="Consolas"/>
          <w:color w:val="0000FF"/>
          <w:sz w:val="16"/>
          <w:szCs w:val="16"/>
        </w:rPr>
        <w:t>Template</w:t>
      </w:r>
      <w:r w:rsidRPr="00F556FE">
        <w:rPr>
          <w:rFonts w:ascii="Consolas" w:hAnsi="Consolas" w:cs="Consolas"/>
          <w:color w:val="000000"/>
          <w:sz w:val="16"/>
          <w:szCs w:val="16"/>
        </w:rPr>
        <w:t xml:space="preserve"> &lt;</w:t>
      </w:r>
      <w:r w:rsidRPr="00F556FE">
        <w:rPr>
          <w:rFonts w:ascii="Consolas" w:hAnsi="Consolas" w:cs="Consolas"/>
          <w:color w:val="0000FF"/>
          <w:sz w:val="16"/>
          <w:szCs w:val="16"/>
        </w:rPr>
        <w:t>typename</w:t>
      </w:r>
      <w:r w:rsidRPr="00F556FE">
        <w:rPr>
          <w:rFonts w:ascii="Consolas" w:hAnsi="Consolas" w:cs="Consolas"/>
          <w:color w:val="000000"/>
          <w:sz w:val="16"/>
          <w:szCs w:val="16"/>
        </w:rPr>
        <w:t xml:space="preserve"> </w:t>
      </w:r>
      <w:r w:rsidRPr="00F556FE">
        <w:rPr>
          <w:rFonts w:ascii="Consolas" w:hAnsi="Consolas" w:cs="Consolas"/>
          <w:color w:val="2B91AF"/>
          <w:sz w:val="16"/>
          <w:szCs w:val="16"/>
        </w:rPr>
        <w:t>T</w:t>
      </w:r>
      <w:r w:rsidRPr="00F556FE">
        <w:rPr>
          <w:rFonts w:ascii="Consolas" w:hAnsi="Consolas" w:cs="Consolas"/>
          <w:color w:val="000000"/>
          <w:sz w:val="16"/>
          <w:szCs w:val="16"/>
        </w:rPr>
        <w:t xml:space="preserve">&gt; </w:t>
      </w:r>
      <w:r w:rsidRPr="00F556FE">
        <w:rPr>
          <w:rFonts w:ascii="Consolas" w:hAnsi="Consolas" w:cs="Consolas"/>
          <w:color w:val="0000FF"/>
          <w:sz w:val="16"/>
          <w:szCs w:val="16"/>
        </w:rPr>
        <w:t>struct</w:t>
      </w:r>
      <w:r w:rsidRPr="00F556FE">
        <w:rPr>
          <w:rFonts w:ascii="Consolas" w:hAnsi="Consolas" w:cs="Consolas"/>
          <w:color w:val="000000"/>
          <w:sz w:val="16"/>
          <w:szCs w:val="16"/>
        </w:rPr>
        <w:t xml:space="preserve"> </w:t>
      </w:r>
      <w:r w:rsidRPr="00F556FE">
        <w:rPr>
          <w:rFonts w:ascii="Consolas" w:hAnsi="Consolas" w:cs="Consolas"/>
          <w:color w:val="2B91AF"/>
          <w:sz w:val="16"/>
          <w:szCs w:val="16"/>
        </w:rPr>
        <w:t>Ispecification</w:t>
      </w:r>
      <w:r w:rsidR="00F52F21">
        <w:rPr>
          <w:rFonts w:ascii="Consolas" w:hAnsi="Consolas" w:cs="Consolas"/>
          <w:color w:val="2B91AF"/>
          <w:sz w:val="16"/>
          <w:szCs w:val="16"/>
        </w:rPr>
        <w:t xml:space="preserve"> </w:t>
      </w:r>
      <w:r w:rsidRPr="00F556FE">
        <w:rPr>
          <w:rFonts w:ascii="Consolas" w:hAnsi="Consolas" w:cs="Consolas"/>
          <w:color w:val="000000"/>
          <w:sz w:val="16"/>
          <w:szCs w:val="16"/>
        </w:rPr>
        <w:t>{</w:t>
      </w:r>
    </w:p>
    <w:p w:rsidR="003E0ACC" w:rsidRPr="00F556FE" w:rsidRDefault="003E0ACC" w:rsidP="00FD5A8C">
      <w:pPr>
        <w:autoSpaceDE w:val="0"/>
        <w:autoSpaceDN w:val="0"/>
        <w:bidi w:val="0"/>
        <w:adjustRightInd w:val="0"/>
        <w:spacing w:after="0" w:line="276" w:lineRule="auto"/>
        <w:rPr>
          <w:rFonts w:ascii="Consolas" w:hAnsi="Consolas" w:cs="Consolas"/>
          <w:color w:val="000000"/>
          <w:sz w:val="16"/>
          <w:szCs w:val="16"/>
        </w:rPr>
      </w:pPr>
      <w:r w:rsidRPr="00F556FE">
        <w:rPr>
          <w:rFonts w:ascii="Consolas" w:hAnsi="Consolas" w:cs="Consolas"/>
          <w:color w:val="000000"/>
          <w:sz w:val="16"/>
          <w:szCs w:val="16"/>
        </w:rPr>
        <w:t xml:space="preserve">  </w:t>
      </w:r>
      <w:r w:rsidRPr="00F556FE">
        <w:rPr>
          <w:rFonts w:ascii="Consolas" w:hAnsi="Consolas" w:cs="Consolas"/>
          <w:color w:val="0000FF"/>
          <w:sz w:val="16"/>
          <w:szCs w:val="16"/>
        </w:rPr>
        <w:t>virtual</w:t>
      </w:r>
      <w:r w:rsidRPr="00F556FE">
        <w:rPr>
          <w:rFonts w:ascii="Consolas" w:hAnsi="Consolas" w:cs="Consolas"/>
          <w:color w:val="000000"/>
          <w:sz w:val="16"/>
          <w:szCs w:val="16"/>
        </w:rPr>
        <w:t xml:space="preserve"> </w:t>
      </w:r>
      <w:r w:rsidRPr="00F556FE">
        <w:rPr>
          <w:rFonts w:ascii="Consolas" w:hAnsi="Consolas" w:cs="Consolas"/>
          <w:color w:val="0000FF"/>
          <w:sz w:val="16"/>
          <w:szCs w:val="16"/>
        </w:rPr>
        <w:t>bool</w:t>
      </w:r>
      <w:r w:rsidRPr="00F556FE">
        <w:rPr>
          <w:rFonts w:ascii="Consolas" w:hAnsi="Consolas" w:cs="Consolas"/>
          <w:color w:val="000000"/>
          <w:sz w:val="16"/>
          <w:szCs w:val="16"/>
        </w:rPr>
        <w:t xml:space="preserve"> is_satisfied(</w:t>
      </w:r>
      <w:r w:rsidRPr="00F556FE">
        <w:rPr>
          <w:rFonts w:ascii="Consolas" w:hAnsi="Consolas" w:cs="Consolas"/>
          <w:color w:val="2B91AF"/>
          <w:sz w:val="16"/>
          <w:szCs w:val="16"/>
        </w:rPr>
        <w:t>T</w:t>
      </w:r>
      <w:r w:rsidRPr="00F556FE">
        <w:rPr>
          <w:rFonts w:ascii="Consolas" w:hAnsi="Consolas" w:cs="Consolas"/>
          <w:color w:val="000000"/>
          <w:sz w:val="16"/>
          <w:szCs w:val="16"/>
        </w:rPr>
        <w:t xml:space="preserve">* </w:t>
      </w:r>
      <w:r w:rsidRPr="00F556FE">
        <w:rPr>
          <w:rFonts w:ascii="Consolas" w:hAnsi="Consolas" w:cs="Consolas"/>
          <w:color w:val="808080"/>
          <w:sz w:val="16"/>
          <w:szCs w:val="16"/>
        </w:rPr>
        <w:t>item</w:t>
      </w:r>
      <w:r w:rsidRPr="00F556FE">
        <w:rPr>
          <w:rFonts w:ascii="Consolas" w:hAnsi="Consolas" w:cs="Consolas"/>
          <w:color w:val="000000"/>
          <w:sz w:val="16"/>
          <w:szCs w:val="16"/>
        </w:rPr>
        <w:t>) = 0;</w:t>
      </w:r>
    </w:p>
    <w:p w:rsidR="003E0ACC" w:rsidRPr="00F556FE" w:rsidRDefault="003E0ACC" w:rsidP="00FD5A8C">
      <w:pPr>
        <w:autoSpaceDE w:val="0"/>
        <w:autoSpaceDN w:val="0"/>
        <w:bidi w:val="0"/>
        <w:adjustRightInd w:val="0"/>
        <w:spacing w:after="0" w:line="276" w:lineRule="auto"/>
        <w:rPr>
          <w:rFonts w:ascii="Consolas" w:hAnsi="Consolas" w:cs="Consolas"/>
          <w:color w:val="000000"/>
          <w:sz w:val="16"/>
          <w:szCs w:val="16"/>
        </w:rPr>
      </w:pPr>
      <w:r w:rsidRPr="00F556FE">
        <w:rPr>
          <w:rFonts w:ascii="Consolas" w:hAnsi="Consolas" w:cs="Consolas"/>
          <w:color w:val="000000"/>
          <w:sz w:val="16"/>
          <w:szCs w:val="16"/>
        </w:rPr>
        <w:t>};</w:t>
      </w:r>
    </w:p>
    <w:p w:rsidR="003E0ACC" w:rsidRPr="00D9776B" w:rsidRDefault="003E0ACC" w:rsidP="003E0ACC">
      <w:pPr>
        <w:rPr>
          <w:rtl/>
        </w:rPr>
      </w:pPr>
      <w:r>
        <w:rPr>
          <w:rFonts w:hint="cs"/>
          <w:rtl/>
        </w:rPr>
        <w:t>וזהו ממשק רחב יותר המגדיר מסנן אשר משתמש בממשק הנ"ל</w:t>
      </w:r>
    </w:p>
    <w:p w:rsidR="003E0ACC" w:rsidRPr="00D9776B" w:rsidRDefault="003E0ACC" w:rsidP="00F52F21">
      <w:pPr>
        <w:autoSpaceDE w:val="0"/>
        <w:autoSpaceDN w:val="0"/>
        <w:bidi w:val="0"/>
        <w:adjustRightInd w:val="0"/>
        <w:spacing w:after="0" w:line="276" w:lineRule="auto"/>
        <w:rPr>
          <w:rFonts w:ascii="Consolas" w:hAnsi="Consolas" w:cs="Consolas"/>
          <w:color w:val="000000"/>
          <w:sz w:val="16"/>
          <w:szCs w:val="16"/>
        </w:rPr>
      </w:pPr>
      <w:r w:rsidRPr="00D9776B">
        <w:rPr>
          <w:rFonts w:ascii="Consolas" w:hAnsi="Consolas" w:cs="Consolas"/>
          <w:color w:val="0000FF"/>
          <w:sz w:val="16"/>
          <w:szCs w:val="16"/>
        </w:rPr>
        <w:t>template</w:t>
      </w:r>
      <w:r w:rsidRPr="00D9776B">
        <w:rPr>
          <w:rFonts w:ascii="Consolas" w:hAnsi="Consolas" w:cs="Consolas"/>
          <w:color w:val="000000"/>
          <w:sz w:val="16"/>
          <w:szCs w:val="16"/>
        </w:rPr>
        <w:t xml:space="preserve"> &lt;</w:t>
      </w:r>
      <w:r w:rsidRPr="00D9776B">
        <w:rPr>
          <w:rFonts w:ascii="Consolas" w:hAnsi="Consolas" w:cs="Consolas"/>
          <w:color w:val="0000FF"/>
          <w:sz w:val="16"/>
          <w:szCs w:val="16"/>
        </w:rPr>
        <w:t>typename</w:t>
      </w:r>
      <w:r w:rsidRPr="00D9776B">
        <w:rPr>
          <w:rFonts w:ascii="Consolas" w:hAnsi="Consolas" w:cs="Consolas"/>
          <w:color w:val="000000"/>
          <w:sz w:val="16"/>
          <w:szCs w:val="16"/>
        </w:rPr>
        <w:t xml:space="preserve"> </w:t>
      </w:r>
      <w:r w:rsidRPr="00D9776B">
        <w:rPr>
          <w:rFonts w:ascii="Consolas" w:hAnsi="Consolas" w:cs="Consolas"/>
          <w:color w:val="2B91AF"/>
          <w:sz w:val="16"/>
          <w:szCs w:val="16"/>
        </w:rPr>
        <w:t>T</w:t>
      </w:r>
      <w:r w:rsidRPr="00D9776B">
        <w:rPr>
          <w:rFonts w:ascii="Consolas" w:hAnsi="Consolas" w:cs="Consolas"/>
          <w:color w:val="000000"/>
          <w:sz w:val="16"/>
          <w:szCs w:val="16"/>
        </w:rPr>
        <w:t xml:space="preserve">&gt; </w:t>
      </w:r>
      <w:r w:rsidRPr="00D9776B">
        <w:rPr>
          <w:rFonts w:ascii="Consolas" w:hAnsi="Consolas" w:cs="Consolas"/>
          <w:color w:val="0000FF"/>
          <w:sz w:val="16"/>
          <w:szCs w:val="16"/>
        </w:rPr>
        <w:t>struct</w:t>
      </w:r>
      <w:r w:rsidRPr="00D9776B">
        <w:rPr>
          <w:rFonts w:ascii="Consolas" w:hAnsi="Consolas" w:cs="Consolas"/>
          <w:color w:val="000000"/>
          <w:sz w:val="16"/>
          <w:szCs w:val="16"/>
        </w:rPr>
        <w:t xml:space="preserve"> </w:t>
      </w:r>
      <w:r w:rsidRPr="00D9776B">
        <w:rPr>
          <w:rFonts w:ascii="Consolas" w:hAnsi="Consolas" w:cs="Consolas"/>
          <w:color w:val="2B91AF"/>
          <w:sz w:val="16"/>
          <w:szCs w:val="16"/>
        </w:rPr>
        <w:t>IFilter</w:t>
      </w:r>
      <w:r w:rsidR="00F52F21">
        <w:rPr>
          <w:rFonts w:ascii="Consolas" w:hAnsi="Consolas" w:cs="Consolas"/>
          <w:color w:val="2B91AF"/>
          <w:sz w:val="16"/>
          <w:szCs w:val="16"/>
        </w:rPr>
        <w:t xml:space="preserve"> </w:t>
      </w:r>
      <w:r w:rsidRPr="00D9776B">
        <w:rPr>
          <w:rFonts w:ascii="Consolas" w:hAnsi="Consolas" w:cs="Consolas"/>
          <w:color w:val="000000"/>
          <w:sz w:val="16"/>
          <w:szCs w:val="16"/>
        </w:rPr>
        <w:t>{</w:t>
      </w:r>
    </w:p>
    <w:p w:rsidR="003E0ACC" w:rsidRPr="00D9776B" w:rsidRDefault="003E0ACC" w:rsidP="00A93BC5">
      <w:pPr>
        <w:autoSpaceDE w:val="0"/>
        <w:autoSpaceDN w:val="0"/>
        <w:bidi w:val="0"/>
        <w:adjustRightInd w:val="0"/>
        <w:spacing w:after="0" w:line="276" w:lineRule="auto"/>
        <w:rPr>
          <w:rFonts w:ascii="Consolas" w:hAnsi="Consolas" w:cs="Consolas"/>
          <w:color w:val="000000"/>
          <w:sz w:val="16"/>
          <w:szCs w:val="16"/>
        </w:rPr>
      </w:pPr>
      <w:r w:rsidRPr="00D9776B">
        <w:rPr>
          <w:rFonts w:ascii="Consolas" w:hAnsi="Consolas" w:cs="Consolas"/>
          <w:color w:val="000000"/>
          <w:sz w:val="16"/>
          <w:szCs w:val="16"/>
        </w:rPr>
        <w:t xml:space="preserve">  </w:t>
      </w:r>
      <w:r w:rsidRPr="00D9776B">
        <w:rPr>
          <w:rFonts w:ascii="Consolas" w:hAnsi="Consolas" w:cs="Consolas"/>
          <w:color w:val="0000FF"/>
          <w:sz w:val="16"/>
          <w:szCs w:val="16"/>
        </w:rPr>
        <w:t>virtual</w:t>
      </w:r>
      <w:r w:rsidRPr="00D9776B">
        <w:rPr>
          <w:rFonts w:ascii="Consolas" w:hAnsi="Consolas" w:cs="Consolas"/>
          <w:color w:val="000000"/>
          <w:sz w:val="16"/>
          <w:szCs w:val="16"/>
        </w:rPr>
        <w:t xml:space="preserve"> std::</w:t>
      </w:r>
      <w:r w:rsidRPr="00D9776B">
        <w:rPr>
          <w:rFonts w:ascii="Consolas" w:hAnsi="Consolas" w:cs="Consolas"/>
          <w:color w:val="2B91AF"/>
          <w:sz w:val="16"/>
          <w:szCs w:val="16"/>
        </w:rPr>
        <w:t>vector</w:t>
      </w:r>
      <w:r w:rsidRPr="00D9776B">
        <w:rPr>
          <w:rFonts w:ascii="Consolas" w:hAnsi="Consolas" w:cs="Consolas"/>
          <w:color w:val="000000"/>
          <w:sz w:val="16"/>
          <w:szCs w:val="16"/>
        </w:rPr>
        <w:t>&lt;</w:t>
      </w:r>
      <w:r w:rsidRPr="00D9776B">
        <w:rPr>
          <w:rFonts w:ascii="Consolas" w:hAnsi="Consolas" w:cs="Consolas"/>
          <w:color w:val="2B91AF"/>
          <w:sz w:val="16"/>
          <w:szCs w:val="16"/>
        </w:rPr>
        <w:t>T</w:t>
      </w:r>
      <w:r w:rsidRPr="00D9776B">
        <w:rPr>
          <w:rFonts w:ascii="Consolas" w:hAnsi="Consolas" w:cs="Consolas"/>
          <w:color w:val="000000"/>
          <w:sz w:val="16"/>
          <w:szCs w:val="16"/>
        </w:rPr>
        <w:t>*&gt; filter(std::</w:t>
      </w:r>
      <w:r w:rsidRPr="00D9776B">
        <w:rPr>
          <w:rFonts w:ascii="Consolas" w:hAnsi="Consolas" w:cs="Consolas"/>
          <w:color w:val="2B91AF"/>
          <w:sz w:val="16"/>
          <w:szCs w:val="16"/>
        </w:rPr>
        <w:t>vector</w:t>
      </w:r>
      <w:r w:rsidRPr="00D9776B">
        <w:rPr>
          <w:rFonts w:ascii="Consolas" w:hAnsi="Consolas" w:cs="Consolas"/>
          <w:color w:val="000000"/>
          <w:sz w:val="16"/>
          <w:szCs w:val="16"/>
        </w:rPr>
        <w:t>&lt;</w:t>
      </w:r>
      <w:r w:rsidRPr="00D9776B">
        <w:rPr>
          <w:rFonts w:ascii="Consolas" w:hAnsi="Consolas" w:cs="Consolas"/>
          <w:color w:val="2B91AF"/>
          <w:sz w:val="16"/>
          <w:szCs w:val="16"/>
        </w:rPr>
        <w:t>T</w:t>
      </w:r>
      <w:r w:rsidRPr="00D9776B">
        <w:rPr>
          <w:rFonts w:ascii="Consolas" w:hAnsi="Consolas" w:cs="Consolas"/>
          <w:color w:val="000000"/>
          <w:sz w:val="16"/>
          <w:szCs w:val="16"/>
        </w:rPr>
        <w:t xml:space="preserve">*&gt; </w:t>
      </w:r>
      <w:r w:rsidRPr="00D9776B">
        <w:rPr>
          <w:rFonts w:ascii="Consolas" w:hAnsi="Consolas" w:cs="Consolas"/>
          <w:color w:val="808080"/>
          <w:sz w:val="16"/>
          <w:szCs w:val="16"/>
        </w:rPr>
        <w:t>items</w:t>
      </w:r>
      <w:r w:rsidRPr="00D9776B">
        <w:rPr>
          <w:rFonts w:ascii="Consolas" w:hAnsi="Consolas" w:cs="Consolas"/>
          <w:color w:val="000000"/>
          <w:sz w:val="16"/>
          <w:szCs w:val="16"/>
        </w:rPr>
        <w:t xml:space="preserve">, </w:t>
      </w:r>
      <w:r w:rsidRPr="00D9776B">
        <w:rPr>
          <w:rFonts w:ascii="Consolas" w:hAnsi="Consolas" w:cs="Consolas"/>
          <w:color w:val="2B91AF"/>
          <w:sz w:val="16"/>
          <w:szCs w:val="16"/>
        </w:rPr>
        <w:t>ISpecification</w:t>
      </w:r>
      <w:r w:rsidRPr="00D9776B">
        <w:rPr>
          <w:rFonts w:ascii="Consolas" w:hAnsi="Consolas" w:cs="Consolas"/>
          <w:color w:val="000000"/>
          <w:sz w:val="16"/>
          <w:szCs w:val="16"/>
        </w:rPr>
        <w:t>&lt;</w:t>
      </w:r>
      <w:r w:rsidRPr="00D9776B">
        <w:rPr>
          <w:rFonts w:ascii="Consolas" w:hAnsi="Consolas" w:cs="Consolas"/>
          <w:color w:val="2B91AF"/>
          <w:sz w:val="16"/>
          <w:szCs w:val="16"/>
        </w:rPr>
        <w:t>T</w:t>
      </w:r>
      <w:r w:rsidRPr="00D9776B">
        <w:rPr>
          <w:rFonts w:ascii="Consolas" w:hAnsi="Consolas" w:cs="Consolas"/>
          <w:color w:val="000000"/>
          <w:sz w:val="16"/>
          <w:szCs w:val="16"/>
        </w:rPr>
        <w:t xml:space="preserve">&gt;&amp; </w:t>
      </w:r>
      <w:r w:rsidRPr="00D9776B">
        <w:rPr>
          <w:rFonts w:ascii="Consolas" w:hAnsi="Consolas" w:cs="Consolas"/>
          <w:color w:val="808080"/>
          <w:sz w:val="16"/>
          <w:szCs w:val="16"/>
        </w:rPr>
        <w:t>spec</w:t>
      </w:r>
      <w:r w:rsidRPr="00D9776B">
        <w:rPr>
          <w:rFonts w:ascii="Consolas" w:hAnsi="Consolas" w:cs="Consolas"/>
          <w:color w:val="000000"/>
          <w:sz w:val="16"/>
          <w:szCs w:val="16"/>
        </w:rPr>
        <w:t>) = 0;</w:t>
      </w:r>
    </w:p>
    <w:p w:rsidR="003E0ACC" w:rsidRPr="00D9776B" w:rsidRDefault="003E0ACC" w:rsidP="00A93BC5">
      <w:pPr>
        <w:autoSpaceDE w:val="0"/>
        <w:autoSpaceDN w:val="0"/>
        <w:bidi w:val="0"/>
        <w:adjustRightInd w:val="0"/>
        <w:spacing w:after="0" w:line="276" w:lineRule="auto"/>
        <w:rPr>
          <w:rFonts w:ascii="Consolas" w:hAnsi="Consolas" w:cs="Consolas"/>
          <w:color w:val="000000"/>
          <w:sz w:val="16"/>
          <w:szCs w:val="16"/>
        </w:rPr>
      </w:pPr>
      <w:r w:rsidRPr="00D9776B">
        <w:rPr>
          <w:rFonts w:ascii="Consolas" w:hAnsi="Consolas" w:cs="Consolas"/>
          <w:color w:val="000000"/>
          <w:sz w:val="16"/>
          <w:szCs w:val="16"/>
        </w:rPr>
        <w:t>};</w:t>
      </w:r>
    </w:p>
    <w:p w:rsidR="003E0ACC" w:rsidRDefault="003E0ACC" w:rsidP="003E0ACC">
      <w:pPr>
        <w:autoSpaceDE w:val="0"/>
        <w:autoSpaceDN w:val="0"/>
        <w:bidi w:val="0"/>
        <w:adjustRightInd w:val="0"/>
        <w:spacing w:after="0" w:line="240" w:lineRule="auto"/>
        <w:rPr>
          <w:rFonts w:ascii="Consolas" w:hAnsi="Consolas" w:cs="Consolas"/>
          <w:color w:val="000000"/>
          <w:sz w:val="19"/>
          <w:szCs w:val="19"/>
        </w:rPr>
      </w:pPr>
    </w:p>
    <w:p w:rsidR="003E0ACC" w:rsidRDefault="003E0ACC" w:rsidP="003E0ACC">
      <w:pPr>
        <w:rPr>
          <w:rtl/>
        </w:rPr>
      </w:pPr>
      <w:r>
        <w:rPr>
          <w:rFonts w:hint="cs"/>
          <w:rtl/>
        </w:rPr>
        <w:t>ממשק זה מקבל ווקטור ומחזיר ווקטור מצומצם יותר על פי תנאי המסופק לו. המימוש הפשוט הוא טריוויאלי [לא הבינותי למה צריך ממשק לצורך כך]</w:t>
      </w:r>
    </w:p>
    <w:p w:rsidR="003E0ACC" w:rsidRDefault="003E0ACC" w:rsidP="003E0ACC">
      <w:pPr>
        <w:rPr>
          <w:rtl/>
        </w:rPr>
      </w:pPr>
      <w:r>
        <w:rPr>
          <w:rFonts w:hint="cs"/>
          <w:rtl/>
        </w:rPr>
        <w:t>זו דוגמא למימוש תנאי ספציפי</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FF"/>
          <w:sz w:val="16"/>
          <w:szCs w:val="16"/>
        </w:rPr>
        <w:t>struct</w:t>
      </w:r>
      <w:r w:rsidRPr="009E3EB8">
        <w:rPr>
          <w:rFonts w:ascii="Consolas" w:hAnsi="Consolas" w:cs="Consolas"/>
          <w:color w:val="000000"/>
          <w:sz w:val="16"/>
          <w:szCs w:val="16"/>
        </w:rPr>
        <w:t xml:space="preserve"> </w:t>
      </w:r>
      <w:r w:rsidRPr="009E3EB8">
        <w:rPr>
          <w:rFonts w:ascii="Consolas" w:hAnsi="Consolas" w:cs="Consolas"/>
          <w:color w:val="2B91AF"/>
          <w:sz w:val="16"/>
          <w:szCs w:val="16"/>
        </w:rPr>
        <w:t>SizeSpecification</w:t>
      </w:r>
      <w:r w:rsidRPr="009E3EB8">
        <w:rPr>
          <w:rFonts w:ascii="Consolas" w:hAnsi="Consolas" w:cs="Consolas"/>
          <w:color w:val="000000"/>
          <w:sz w:val="16"/>
          <w:szCs w:val="16"/>
        </w:rPr>
        <w:t xml:space="preserve">: </w:t>
      </w:r>
      <w:r w:rsidRPr="009E3EB8">
        <w:rPr>
          <w:rFonts w:ascii="Consolas" w:hAnsi="Consolas" w:cs="Consolas"/>
          <w:color w:val="2B91AF"/>
          <w:sz w:val="16"/>
          <w:szCs w:val="16"/>
        </w:rPr>
        <w:t>ISpecification</w:t>
      </w:r>
      <w:r w:rsidRPr="009E3EB8">
        <w:rPr>
          <w:rFonts w:ascii="Consolas" w:hAnsi="Consolas" w:cs="Consolas"/>
          <w:color w:val="000000"/>
          <w:sz w:val="16"/>
          <w:szCs w:val="16"/>
        </w:rPr>
        <w:t>&lt;</w:t>
      </w:r>
      <w:r w:rsidRPr="009E3EB8">
        <w:rPr>
          <w:rFonts w:ascii="Consolas" w:hAnsi="Consolas" w:cs="Consolas"/>
          <w:color w:val="2B91AF"/>
          <w:sz w:val="16"/>
          <w:szCs w:val="16"/>
        </w:rPr>
        <w:t>Product</w:t>
      </w:r>
      <w:r w:rsidRPr="009E3EB8">
        <w:rPr>
          <w:rFonts w:ascii="Consolas" w:hAnsi="Consolas" w:cs="Consolas"/>
          <w:color w:val="000000"/>
          <w:sz w:val="16"/>
          <w:szCs w:val="16"/>
        </w:rPr>
        <w:t>&gt;</w:t>
      </w:r>
      <w:r>
        <w:rPr>
          <w:rFonts w:ascii="Consolas" w:hAnsi="Consolas" w:cs="Consolas"/>
          <w:color w:val="000000"/>
          <w:sz w:val="16"/>
          <w:szCs w:val="16"/>
        </w:rPr>
        <w:t xml:space="preserve"> </w:t>
      </w:r>
      <w:r w:rsidRPr="009E3EB8">
        <w:rPr>
          <w:rFonts w:ascii="Consolas" w:hAnsi="Consolas" w:cs="Consolas"/>
          <w:color w:val="000000"/>
          <w:sz w:val="16"/>
          <w:szCs w:val="16"/>
        </w:rPr>
        <w:t>{</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r w:rsidRPr="009E3EB8">
        <w:rPr>
          <w:rFonts w:ascii="Consolas" w:hAnsi="Consolas" w:cs="Consolas"/>
          <w:color w:val="2B91AF"/>
          <w:sz w:val="16"/>
          <w:szCs w:val="16"/>
        </w:rPr>
        <w:t>Size</w:t>
      </w:r>
      <w:r w:rsidRPr="009E3EB8">
        <w:rPr>
          <w:rFonts w:ascii="Consolas" w:hAnsi="Consolas" w:cs="Consolas"/>
          <w:color w:val="000000"/>
          <w:sz w:val="16"/>
          <w:szCs w:val="16"/>
        </w:rPr>
        <w:t xml:space="preserve"> size;</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r w:rsidRPr="009E3EB8">
        <w:rPr>
          <w:rFonts w:ascii="Consolas" w:hAnsi="Consolas" w:cs="Consolas"/>
          <w:color w:val="0000FF"/>
          <w:sz w:val="16"/>
          <w:szCs w:val="16"/>
        </w:rPr>
        <w:t>explicit</w:t>
      </w:r>
      <w:r w:rsidRPr="009E3EB8">
        <w:rPr>
          <w:rFonts w:ascii="Consolas" w:hAnsi="Consolas" w:cs="Consolas"/>
          <w:color w:val="000000"/>
          <w:sz w:val="16"/>
          <w:szCs w:val="16"/>
        </w:rPr>
        <w:t xml:space="preserve"> SizeSpecification(</w:t>
      </w:r>
      <w:r w:rsidRPr="009E3EB8">
        <w:rPr>
          <w:rFonts w:ascii="Consolas" w:hAnsi="Consolas" w:cs="Consolas"/>
          <w:color w:val="0000FF"/>
          <w:sz w:val="16"/>
          <w:szCs w:val="16"/>
        </w:rPr>
        <w:t>const</w:t>
      </w:r>
      <w:r w:rsidRPr="009E3EB8">
        <w:rPr>
          <w:rFonts w:ascii="Consolas" w:hAnsi="Consolas" w:cs="Consolas"/>
          <w:color w:val="000000"/>
          <w:sz w:val="16"/>
          <w:szCs w:val="16"/>
        </w:rPr>
        <w:t xml:space="preserve"> </w:t>
      </w:r>
      <w:r w:rsidRPr="009E3EB8">
        <w:rPr>
          <w:rFonts w:ascii="Consolas" w:hAnsi="Consolas" w:cs="Consolas"/>
          <w:color w:val="2B91AF"/>
          <w:sz w:val="16"/>
          <w:szCs w:val="16"/>
        </w:rPr>
        <w:t>Size</w:t>
      </w:r>
      <w:r w:rsidRPr="009E3EB8">
        <w:rPr>
          <w:rFonts w:ascii="Consolas" w:hAnsi="Consolas" w:cs="Consolas"/>
          <w:color w:val="000000"/>
          <w:sz w:val="16"/>
          <w:szCs w:val="16"/>
        </w:rPr>
        <w:t xml:space="preserve"> </w:t>
      </w:r>
      <w:r w:rsidRPr="009E3EB8">
        <w:rPr>
          <w:rFonts w:ascii="Consolas" w:hAnsi="Consolas" w:cs="Consolas"/>
          <w:color w:val="808080"/>
          <w:sz w:val="16"/>
          <w:szCs w:val="16"/>
        </w:rPr>
        <w:t>size</w:t>
      </w:r>
      <w:r w:rsidRPr="009E3EB8">
        <w:rPr>
          <w:rFonts w:ascii="Consolas" w:hAnsi="Consolas" w:cs="Consolas"/>
          <w:color w:val="000000"/>
          <w:sz w:val="16"/>
          <w:szCs w:val="16"/>
        </w:rPr>
        <w:t>) : size{</w:t>
      </w:r>
      <w:r w:rsidRPr="009E3EB8">
        <w:rPr>
          <w:rFonts w:ascii="Consolas" w:hAnsi="Consolas" w:cs="Consolas"/>
          <w:color w:val="808080"/>
          <w:sz w:val="16"/>
          <w:szCs w:val="16"/>
        </w:rPr>
        <w:t>size</w:t>
      </w:r>
      <w:r w:rsidRPr="009E3EB8">
        <w:rPr>
          <w:rFonts w:ascii="Consolas" w:hAnsi="Consolas" w:cs="Consolas"/>
          <w:color w:val="000000"/>
          <w:sz w:val="16"/>
          <w:szCs w:val="16"/>
        </w:rPr>
        <w:t>}  {  }</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r w:rsidRPr="009E3EB8">
        <w:rPr>
          <w:rFonts w:ascii="Consolas" w:hAnsi="Consolas" w:cs="Consolas"/>
          <w:color w:val="0000FF"/>
          <w:sz w:val="16"/>
          <w:szCs w:val="16"/>
        </w:rPr>
        <w:t>bool</w:t>
      </w:r>
      <w:r w:rsidRPr="009E3EB8">
        <w:rPr>
          <w:rFonts w:ascii="Consolas" w:hAnsi="Consolas" w:cs="Consolas"/>
          <w:color w:val="000000"/>
          <w:sz w:val="16"/>
          <w:szCs w:val="16"/>
        </w:rPr>
        <w:t xml:space="preserve"> is_satisfied(</w:t>
      </w:r>
      <w:r w:rsidRPr="009E3EB8">
        <w:rPr>
          <w:rFonts w:ascii="Consolas" w:hAnsi="Consolas" w:cs="Consolas"/>
          <w:color w:val="2B91AF"/>
          <w:sz w:val="16"/>
          <w:szCs w:val="16"/>
        </w:rPr>
        <w:t>Product</w:t>
      </w:r>
      <w:r w:rsidRPr="009E3EB8">
        <w:rPr>
          <w:rFonts w:ascii="Consolas" w:hAnsi="Consolas" w:cs="Consolas"/>
          <w:color w:val="000000"/>
          <w:sz w:val="16"/>
          <w:szCs w:val="16"/>
        </w:rPr>
        <w:t xml:space="preserve">* </w:t>
      </w:r>
      <w:r w:rsidRPr="009E3EB8">
        <w:rPr>
          <w:rFonts w:ascii="Consolas" w:hAnsi="Consolas" w:cs="Consolas"/>
          <w:color w:val="808080"/>
          <w:sz w:val="16"/>
          <w:szCs w:val="16"/>
        </w:rPr>
        <w:t>item</w:t>
      </w:r>
      <w:r w:rsidRPr="009E3EB8">
        <w:rPr>
          <w:rFonts w:ascii="Consolas" w:hAnsi="Consolas" w:cs="Consolas"/>
          <w:color w:val="000000"/>
          <w:sz w:val="16"/>
          <w:szCs w:val="16"/>
        </w:rPr>
        <w:t xml:space="preserve">) </w:t>
      </w:r>
      <w:r w:rsidRPr="009E3EB8">
        <w:rPr>
          <w:rFonts w:ascii="Consolas" w:hAnsi="Consolas" w:cs="Consolas"/>
          <w:color w:val="0000FF"/>
          <w:sz w:val="16"/>
          <w:szCs w:val="16"/>
        </w:rPr>
        <w:t>override</w:t>
      </w:r>
      <w:r w:rsidRPr="009E3EB8">
        <w:rPr>
          <w:rFonts w:ascii="Consolas" w:hAnsi="Consolas" w:cs="Consolas"/>
          <w:color w:val="000000"/>
          <w:sz w:val="16"/>
          <w:szCs w:val="16"/>
        </w:rPr>
        <w:t xml:space="preserve"> {</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r w:rsidRPr="009E3EB8">
        <w:rPr>
          <w:rFonts w:ascii="Consolas" w:hAnsi="Consolas" w:cs="Consolas"/>
          <w:color w:val="0000FF"/>
          <w:sz w:val="16"/>
          <w:szCs w:val="16"/>
        </w:rPr>
        <w:t>return</w:t>
      </w:r>
      <w:r w:rsidRPr="009E3EB8">
        <w:rPr>
          <w:rFonts w:ascii="Consolas" w:hAnsi="Consolas" w:cs="Consolas"/>
          <w:color w:val="000000"/>
          <w:sz w:val="16"/>
          <w:szCs w:val="16"/>
        </w:rPr>
        <w:t xml:space="preserve"> </w:t>
      </w:r>
      <w:r w:rsidRPr="009E3EB8">
        <w:rPr>
          <w:rFonts w:ascii="Consolas" w:hAnsi="Consolas" w:cs="Consolas"/>
          <w:color w:val="808080"/>
          <w:sz w:val="16"/>
          <w:szCs w:val="16"/>
        </w:rPr>
        <w:t>item</w:t>
      </w:r>
      <w:r w:rsidRPr="009E3EB8">
        <w:rPr>
          <w:rFonts w:ascii="Consolas" w:hAnsi="Consolas" w:cs="Consolas"/>
          <w:color w:val="000000"/>
          <w:sz w:val="16"/>
          <w:szCs w:val="16"/>
        </w:rPr>
        <w:t>-&gt;size == size;</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p>
    <w:p w:rsidR="003E0ACC"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w:t>
      </w:r>
    </w:p>
    <w:p w:rsidR="003E0ACC" w:rsidRDefault="003E0ACC" w:rsidP="003E0ACC">
      <w:r>
        <w:rPr>
          <w:rFonts w:hint="cs"/>
          <w:rtl/>
        </w:rPr>
        <w:t>וזו דוגמא למימוש תנאי המסתמך על שני תנאים קודמים</w:t>
      </w:r>
    </w:p>
    <w:p w:rsidR="008233C9" w:rsidRDefault="008233C9" w:rsidP="003E0ACC">
      <w:pPr>
        <w:rPr>
          <w:rtl/>
        </w:rPr>
      </w:pP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FF"/>
          <w:sz w:val="16"/>
          <w:szCs w:val="16"/>
        </w:rPr>
        <w:t>template</w:t>
      </w:r>
      <w:r w:rsidRPr="009E3EB8">
        <w:rPr>
          <w:rFonts w:ascii="Consolas" w:hAnsi="Consolas" w:cs="Consolas"/>
          <w:color w:val="000000"/>
          <w:sz w:val="16"/>
          <w:szCs w:val="16"/>
        </w:rPr>
        <w:t xml:space="preserve"> &lt;</w:t>
      </w:r>
      <w:r w:rsidRPr="009E3EB8">
        <w:rPr>
          <w:rFonts w:ascii="Consolas" w:hAnsi="Consolas" w:cs="Consolas"/>
          <w:color w:val="0000FF"/>
          <w:sz w:val="16"/>
          <w:szCs w:val="16"/>
        </w:rPr>
        <w:t>typename</w:t>
      </w:r>
      <w:r w:rsidRPr="009E3EB8">
        <w:rPr>
          <w:rFonts w:ascii="Consolas" w:hAnsi="Consolas" w:cs="Consolas"/>
          <w:color w:val="000000"/>
          <w:sz w:val="16"/>
          <w:szCs w:val="16"/>
        </w:rPr>
        <w:t xml:space="preserve"> </w:t>
      </w:r>
      <w:r w:rsidRPr="009E3EB8">
        <w:rPr>
          <w:rFonts w:ascii="Consolas" w:hAnsi="Consolas" w:cs="Consolas"/>
          <w:color w:val="2B91AF"/>
          <w:sz w:val="16"/>
          <w:szCs w:val="16"/>
        </w:rPr>
        <w:t>T</w:t>
      </w:r>
      <w:r w:rsidRPr="009E3EB8">
        <w:rPr>
          <w:rFonts w:ascii="Consolas" w:hAnsi="Consolas" w:cs="Consolas"/>
          <w:color w:val="000000"/>
          <w:sz w:val="16"/>
          <w:szCs w:val="16"/>
        </w:rPr>
        <w:t xml:space="preserve">&gt; </w:t>
      </w:r>
      <w:r w:rsidRPr="009E3EB8">
        <w:rPr>
          <w:rFonts w:ascii="Consolas" w:hAnsi="Consolas" w:cs="Consolas"/>
          <w:color w:val="0000FF"/>
          <w:sz w:val="16"/>
          <w:szCs w:val="16"/>
        </w:rPr>
        <w:t>struct</w:t>
      </w:r>
      <w:r w:rsidRPr="009E3EB8">
        <w:rPr>
          <w:rFonts w:ascii="Consolas" w:hAnsi="Consolas" w:cs="Consolas"/>
          <w:color w:val="000000"/>
          <w:sz w:val="16"/>
          <w:szCs w:val="16"/>
        </w:rPr>
        <w:t xml:space="preserve"> </w:t>
      </w:r>
      <w:r w:rsidRPr="009E3EB8">
        <w:rPr>
          <w:rFonts w:ascii="Consolas" w:hAnsi="Consolas" w:cs="Consolas"/>
          <w:b/>
          <w:bCs/>
          <w:color w:val="2B91AF"/>
          <w:sz w:val="16"/>
          <w:szCs w:val="16"/>
        </w:rPr>
        <w:t>AndSpecification</w:t>
      </w:r>
      <w:r w:rsidRPr="009E3EB8">
        <w:rPr>
          <w:rFonts w:ascii="Consolas" w:hAnsi="Consolas" w:cs="Consolas"/>
          <w:color w:val="000000"/>
          <w:sz w:val="16"/>
          <w:szCs w:val="16"/>
        </w:rPr>
        <w:t xml:space="preserve"> : </w:t>
      </w:r>
      <w:r w:rsidRPr="009E3EB8">
        <w:rPr>
          <w:rFonts w:ascii="Consolas" w:hAnsi="Consolas" w:cs="Consolas"/>
          <w:color w:val="2B91AF"/>
          <w:sz w:val="16"/>
          <w:szCs w:val="16"/>
        </w:rPr>
        <w:t>ISpecification</w:t>
      </w:r>
      <w:r w:rsidRPr="009E3EB8">
        <w:rPr>
          <w:rFonts w:ascii="Consolas" w:hAnsi="Consolas" w:cs="Consolas"/>
          <w:color w:val="000000"/>
          <w:sz w:val="16"/>
          <w:szCs w:val="16"/>
        </w:rPr>
        <w:t>&lt;</w:t>
      </w:r>
      <w:r w:rsidRPr="009E3EB8">
        <w:rPr>
          <w:rFonts w:ascii="Consolas" w:hAnsi="Consolas" w:cs="Consolas"/>
          <w:color w:val="2B91AF"/>
          <w:sz w:val="16"/>
          <w:szCs w:val="16"/>
        </w:rPr>
        <w:t>T</w:t>
      </w:r>
      <w:r w:rsidRPr="009E3EB8">
        <w:rPr>
          <w:rFonts w:ascii="Consolas" w:hAnsi="Consolas" w:cs="Consolas"/>
          <w:color w:val="000000"/>
          <w:sz w:val="16"/>
          <w:szCs w:val="16"/>
        </w:rPr>
        <w:t>&gt;</w:t>
      </w:r>
      <w:r>
        <w:rPr>
          <w:rFonts w:ascii="Consolas" w:hAnsi="Consolas" w:cs="Consolas"/>
          <w:color w:val="000000"/>
          <w:sz w:val="16"/>
          <w:szCs w:val="16"/>
        </w:rPr>
        <w:t xml:space="preserve"> </w:t>
      </w:r>
      <w:r w:rsidRPr="009E3EB8">
        <w:rPr>
          <w:rFonts w:ascii="Consolas" w:hAnsi="Consolas" w:cs="Consolas"/>
          <w:color w:val="000000"/>
          <w:sz w:val="16"/>
          <w:szCs w:val="16"/>
        </w:rPr>
        <w:t>{</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r w:rsidRPr="009E3EB8">
        <w:rPr>
          <w:rFonts w:ascii="Consolas" w:hAnsi="Consolas" w:cs="Consolas"/>
          <w:color w:val="2B91AF"/>
          <w:sz w:val="16"/>
          <w:szCs w:val="16"/>
        </w:rPr>
        <w:t>ISpecification</w:t>
      </w:r>
      <w:r w:rsidRPr="009E3EB8">
        <w:rPr>
          <w:rFonts w:ascii="Consolas" w:hAnsi="Consolas" w:cs="Consolas"/>
          <w:color w:val="000000"/>
          <w:sz w:val="16"/>
          <w:szCs w:val="16"/>
        </w:rPr>
        <w:t>&lt;</w:t>
      </w:r>
      <w:r w:rsidRPr="009E3EB8">
        <w:rPr>
          <w:rFonts w:ascii="Consolas" w:hAnsi="Consolas" w:cs="Consolas"/>
          <w:color w:val="2B91AF"/>
          <w:sz w:val="16"/>
          <w:szCs w:val="16"/>
        </w:rPr>
        <w:t>T</w:t>
      </w:r>
      <w:r w:rsidRPr="009E3EB8">
        <w:rPr>
          <w:rFonts w:ascii="Consolas" w:hAnsi="Consolas" w:cs="Consolas"/>
          <w:color w:val="000000"/>
          <w:sz w:val="16"/>
          <w:szCs w:val="16"/>
        </w:rPr>
        <w:t>&gt;&amp; first;</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r w:rsidRPr="009E3EB8">
        <w:rPr>
          <w:rFonts w:ascii="Consolas" w:hAnsi="Consolas" w:cs="Consolas"/>
          <w:color w:val="2B91AF"/>
          <w:sz w:val="16"/>
          <w:szCs w:val="16"/>
        </w:rPr>
        <w:t>ISpecification</w:t>
      </w:r>
      <w:r w:rsidRPr="009E3EB8">
        <w:rPr>
          <w:rFonts w:ascii="Consolas" w:hAnsi="Consolas" w:cs="Consolas"/>
          <w:color w:val="000000"/>
          <w:sz w:val="16"/>
          <w:szCs w:val="16"/>
        </w:rPr>
        <w:t>&lt;</w:t>
      </w:r>
      <w:r w:rsidRPr="009E3EB8">
        <w:rPr>
          <w:rFonts w:ascii="Consolas" w:hAnsi="Consolas" w:cs="Consolas"/>
          <w:color w:val="2B91AF"/>
          <w:sz w:val="16"/>
          <w:szCs w:val="16"/>
        </w:rPr>
        <w:t>T</w:t>
      </w:r>
      <w:r w:rsidRPr="009E3EB8">
        <w:rPr>
          <w:rFonts w:ascii="Consolas" w:hAnsi="Consolas" w:cs="Consolas"/>
          <w:color w:val="000000"/>
          <w:sz w:val="16"/>
          <w:szCs w:val="16"/>
        </w:rPr>
        <w:t>&gt;&amp; second;</w:t>
      </w:r>
    </w:p>
    <w:p w:rsidR="003E0ACC"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AndSpecification(</w:t>
      </w:r>
      <w:r w:rsidRPr="009E3EB8">
        <w:rPr>
          <w:rFonts w:ascii="Consolas" w:hAnsi="Consolas" w:cs="Consolas"/>
          <w:color w:val="2B91AF"/>
          <w:sz w:val="16"/>
          <w:szCs w:val="16"/>
        </w:rPr>
        <w:t>ISpecification</w:t>
      </w:r>
      <w:r w:rsidRPr="009E3EB8">
        <w:rPr>
          <w:rFonts w:ascii="Consolas" w:hAnsi="Consolas" w:cs="Consolas"/>
          <w:color w:val="000000"/>
          <w:sz w:val="16"/>
          <w:szCs w:val="16"/>
        </w:rPr>
        <w:t>&lt;</w:t>
      </w:r>
      <w:r w:rsidRPr="009E3EB8">
        <w:rPr>
          <w:rFonts w:ascii="Consolas" w:hAnsi="Consolas" w:cs="Consolas"/>
          <w:color w:val="2B91AF"/>
          <w:sz w:val="16"/>
          <w:szCs w:val="16"/>
        </w:rPr>
        <w:t>T</w:t>
      </w:r>
      <w:r w:rsidRPr="009E3EB8">
        <w:rPr>
          <w:rFonts w:ascii="Consolas" w:hAnsi="Consolas" w:cs="Consolas"/>
          <w:color w:val="000000"/>
          <w:sz w:val="16"/>
          <w:szCs w:val="16"/>
        </w:rPr>
        <w:t xml:space="preserve">&gt;&amp; </w:t>
      </w:r>
      <w:r w:rsidRPr="009E3EB8">
        <w:rPr>
          <w:rFonts w:ascii="Consolas" w:hAnsi="Consolas" w:cs="Consolas"/>
          <w:color w:val="808080"/>
          <w:sz w:val="16"/>
          <w:szCs w:val="16"/>
        </w:rPr>
        <w:t>first</w:t>
      </w:r>
      <w:r w:rsidRPr="009E3EB8">
        <w:rPr>
          <w:rFonts w:ascii="Consolas" w:hAnsi="Consolas" w:cs="Consolas"/>
          <w:color w:val="000000"/>
          <w:sz w:val="16"/>
          <w:szCs w:val="16"/>
        </w:rPr>
        <w:t xml:space="preserve">, </w:t>
      </w:r>
      <w:r w:rsidRPr="009E3EB8">
        <w:rPr>
          <w:rFonts w:ascii="Consolas" w:hAnsi="Consolas" w:cs="Consolas"/>
          <w:color w:val="2B91AF"/>
          <w:sz w:val="16"/>
          <w:szCs w:val="16"/>
        </w:rPr>
        <w:t>ISpecification</w:t>
      </w:r>
      <w:r w:rsidRPr="009E3EB8">
        <w:rPr>
          <w:rFonts w:ascii="Consolas" w:hAnsi="Consolas" w:cs="Consolas"/>
          <w:color w:val="000000"/>
          <w:sz w:val="16"/>
          <w:szCs w:val="16"/>
        </w:rPr>
        <w:t>&lt;</w:t>
      </w:r>
      <w:r w:rsidRPr="009E3EB8">
        <w:rPr>
          <w:rFonts w:ascii="Consolas" w:hAnsi="Consolas" w:cs="Consolas"/>
          <w:color w:val="2B91AF"/>
          <w:sz w:val="16"/>
          <w:szCs w:val="16"/>
        </w:rPr>
        <w:t>T</w:t>
      </w:r>
      <w:r w:rsidRPr="009E3EB8">
        <w:rPr>
          <w:rFonts w:ascii="Consolas" w:hAnsi="Consolas" w:cs="Consolas"/>
          <w:color w:val="000000"/>
          <w:sz w:val="16"/>
          <w:szCs w:val="16"/>
        </w:rPr>
        <w:t xml:space="preserve">&gt;&amp; </w:t>
      </w:r>
      <w:r w:rsidRPr="009E3EB8">
        <w:rPr>
          <w:rFonts w:ascii="Consolas" w:hAnsi="Consolas" w:cs="Consolas"/>
          <w:color w:val="808080"/>
          <w:sz w:val="16"/>
          <w:szCs w:val="16"/>
        </w:rPr>
        <w:t>second</w:t>
      </w:r>
      <w:r w:rsidRPr="009E3EB8">
        <w:rPr>
          <w:rFonts w:ascii="Consolas" w:hAnsi="Consolas" w:cs="Consolas"/>
          <w:color w:val="000000"/>
          <w:sz w:val="16"/>
          <w:szCs w:val="16"/>
        </w:rPr>
        <w:t xml:space="preserve">): </w:t>
      </w:r>
    </w:p>
    <w:p w:rsidR="003E0ACC" w:rsidRPr="009E3EB8" w:rsidRDefault="003E0ACC" w:rsidP="00F52F21">
      <w:pPr>
        <w:autoSpaceDE w:val="0"/>
        <w:autoSpaceDN w:val="0"/>
        <w:bidi w:val="0"/>
        <w:adjustRightInd w:val="0"/>
        <w:spacing w:after="0" w:line="276" w:lineRule="auto"/>
        <w:ind w:firstLine="720"/>
        <w:rPr>
          <w:rFonts w:ascii="Consolas" w:hAnsi="Consolas" w:cs="Consolas"/>
          <w:color w:val="000000"/>
          <w:sz w:val="16"/>
          <w:szCs w:val="16"/>
        </w:rPr>
      </w:pPr>
      <w:r w:rsidRPr="009E3EB8">
        <w:rPr>
          <w:rFonts w:ascii="Consolas" w:hAnsi="Consolas" w:cs="Consolas"/>
          <w:color w:val="000000"/>
          <w:sz w:val="16"/>
          <w:szCs w:val="16"/>
        </w:rPr>
        <w:t>first{</w:t>
      </w:r>
      <w:r w:rsidRPr="009E3EB8">
        <w:rPr>
          <w:rFonts w:ascii="Consolas" w:hAnsi="Consolas" w:cs="Consolas"/>
          <w:color w:val="808080"/>
          <w:sz w:val="16"/>
          <w:szCs w:val="16"/>
        </w:rPr>
        <w:t>first</w:t>
      </w:r>
      <w:r w:rsidRPr="009E3EB8">
        <w:rPr>
          <w:rFonts w:ascii="Consolas" w:hAnsi="Consolas" w:cs="Consolas"/>
          <w:color w:val="000000"/>
          <w:sz w:val="16"/>
          <w:szCs w:val="16"/>
        </w:rPr>
        <w:t>},</w:t>
      </w:r>
      <w:r w:rsidR="00F52F21">
        <w:rPr>
          <w:rFonts w:ascii="Consolas" w:hAnsi="Consolas" w:cs="Consolas"/>
          <w:color w:val="000000"/>
          <w:sz w:val="16"/>
          <w:szCs w:val="16"/>
        </w:rPr>
        <w:t xml:space="preserve"> </w:t>
      </w:r>
      <w:r w:rsidRPr="009E3EB8">
        <w:rPr>
          <w:rFonts w:ascii="Consolas" w:hAnsi="Consolas" w:cs="Consolas"/>
          <w:color w:val="000000"/>
          <w:sz w:val="16"/>
          <w:szCs w:val="16"/>
        </w:rPr>
        <w:t>second{</w:t>
      </w:r>
      <w:r w:rsidRPr="009E3EB8">
        <w:rPr>
          <w:rFonts w:ascii="Consolas" w:hAnsi="Consolas" w:cs="Consolas"/>
          <w:color w:val="808080"/>
          <w:sz w:val="16"/>
          <w:szCs w:val="16"/>
        </w:rPr>
        <w:t>second</w:t>
      </w:r>
      <w:r w:rsidRPr="009E3EB8">
        <w:rPr>
          <w:rFonts w:ascii="Consolas" w:hAnsi="Consolas" w:cs="Consolas"/>
          <w:color w:val="000000"/>
          <w:sz w:val="16"/>
          <w:szCs w:val="16"/>
        </w:rPr>
        <w:t>}</w:t>
      </w:r>
      <w:r>
        <w:rPr>
          <w:rFonts w:ascii="Consolas" w:hAnsi="Consolas" w:cs="Consolas"/>
          <w:color w:val="000000"/>
          <w:sz w:val="16"/>
          <w:szCs w:val="16"/>
        </w:rPr>
        <w:t xml:space="preserve"> </w:t>
      </w:r>
      <w:r w:rsidRPr="009E3EB8">
        <w:rPr>
          <w:rFonts w:ascii="Consolas" w:hAnsi="Consolas" w:cs="Consolas"/>
          <w:color w:val="000000"/>
          <w:sz w:val="16"/>
          <w:szCs w:val="16"/>
        </w:rPr>
        <w:t xml:space="preserve">  { }</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r w:rsidRPr="009E3EB8">
        <w:rPr>
          <w:rFonts w:ascii="Consolas" w:hAnsi="Consolas" w:cs="Consolas"/>
          <w:color w:val="0000FF"/>
          <w:sz w:val="16"/>
          <w:szCs w:val="16"/>
        </w:rPr>
        <w:t>bool</w:t>
      </w:r>
      <w:r w:rsidRPr="009E3EB8">
        <w:rPr>
          <w:rFonts w:ascii="Consolas" w:hAnsi="Consolas" w:cs="Consolas"/>
          <w:color w:val="000000"/>
          <w:sz w:val="16"/>
          <w:szCs w:val="16"/>
        </w:rPr>
        <w:t xml:space="preserve"> is_satisfied(</w:t>
      </w:r>
      <w:r w:rsidRPr="009E3EB8">
        <w:rPr>
          <w:rFonts w:ascii="Consolas" w:hAnsi="Consolas" w:cs="Consolas"/>
          <w:color w:val="2B91AF"/>
          <w:sz w:val="16"/>
          <w:szCs w:val="16"/>
        </w:rPr>
        <w:t>T</w:t>
      </w:r>
      <w:r w:rsidRPr="009E3EB8">
        <w:rPr>
          <w:rFonts w:ascii="Consolas" w:hAnsi="Consolas" w:cs="Consolas"/>
          <w:color w:val="000000"/>
          <w:sz w:val="16"/>
          <w:szCs w:val="16"/>
        </w:rPr>
        <w:t xml:space="preserve">* </w:t>
      </w:r>
      <w:r w:rsidRPr="009E3EB8">
        <w:rPr>
          <w:rFonts w:ascii="Consolas" w:hAnsi="Consolas" w:cs="Consolas"/>
          <w:color w:val="808080"/>
          <w:sz w:val="16"/>
          <w:szCs w:val="16"/>
        </w:rPr>
        <w:t>item</w:t>
      </w:r>
      <w:r w:rsidRPr="009E3EB8">
        <w:rPr>
          <w:rFonts w:ascii="Consolas" w:hAnsi="Consolas" w:cs="Consolas"/>
          <w:color w:val="000000"/>
          <w:sz w:val="16"/>
          <w:szCs w:val="16"/>
        </w:rPr>
        <w:t xml:space="preserve">) </w:t>
      </w:r>
      <w:r w:rsidRPr="009E3EB8">
        <w:rPr>
          <w:rFonts w:ascii="Consolas" w:hAnsi="Consolas" w:cs="Consolas"/>
          <w:color w:val="0000FF"/>
          <w:sz w:val="16"/>
          <w:szCs w:val="16"/>
        </w:rPr>
        <w:t>override</w:t>
      </w:r>
      <w:r w:rsidRPr="009E3EB8">
        <w:rPr>
          <w:rFonts w:ascii="Consolas" w:hAnsi="Consolas" w:cs="Consolas"/>
          <w:color w:val="000000"/>
          <w:sz w:val="16"/>
          <w:szCs w:val="16"/>
        </w:rPr>
        <w:t xml:space="preserve"> {</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r w:rsidRPr="009E3EB8">
        <w:rPr>
          <w:rFonts w:ascii="Consolas" w:hAnsi="Consolas" w:cs="Consolas"/>
          <w:color w:val="0000FF"/>
          <w:sz w:val="16"/>
          <w:szCs w:val="16"/>
        </w:rPr>
        <w:t>return</w:t>
      </w:r>
      <w:r w:rsidRPr="009E3EB8">
        <w:rPr>
          <w:rFonts w:ascii="Consolas" w:hAnsi="Consolas" w:cs="Consolas"/>
          <w:color w:val="000000"/>
          <w:sz w:val="16"/>
          <w:szCs w:val="16"/>
        </w:rPr>
        <w:t xml:space="preserve"> first.is_satisfied(</w:t>
      </w:r>
      <w:r w:rsidRPr="009E3EB8">
        <w:rPr>
          <w:rFonts w:ascii="Consolas" w:hAnsi="Consolas" w:cs="Consolas"/>
          <w:color w:val="808080"/>
          <w:sz w:val="16"/>
          <w:szCs w:val="16"/>
        </w:rPr>
        <w:t>item</w:t>
      </w:r>
      <w:r w:rsidRPr="009E3EB8">
        <w:rPr>
          <w:rFonts w:ascii="Consolas" w:hAnsi="Consolas" w:cs="Consolas"/>
          <w:color w:val="000000"/>
          <w:sz w:val="16"/>
          <w:szCs w:val="16"/>
        </w:rPr>
        <w:t xml:space="preserve">) </w:t>
      </w:r>
      <w:r w:rsidRPr="009E3EB8">
        <w:rPr>
          <w:rFonts w:ascii="Consolas" w:hAnsi="Consolas" w:cs="Consolas"/>
          <w:b/>
          <w:bCs/>
          <w:color w:val="000000"/>
          <w:sz w:val="16"/>
          <w:szCs w:val="16"/>
        </w:rPr>
        <w:t>&amp;&amp;</w:t>
      </w:r>
      <w:r w:rsidRPr="009E3EB8">
        <w:rPr>
          <w:rFonts w:ascii="Consolas" w:hAnsi="Consolas" w:cs="Consolas"/>
          <w:color w:val="000000"/>
          <w:sz w:val="16"/>
          <w:szCs w:val="16"/>
        </w:rPr>
        <w:t xml:space="preserve"> second.is_satisfied(</w:t>
      </w:r>
      <w:r w:rsidRPr="009E3EB8">
        <w:rPr>
          <w:rFonts w:ascii="Consolas" w:hAnsi="Consolas" w:cs="Consolas"/>
          <w:color w:val="808080"/>
          <w:sz w:val="16"/>
          <w:szCs w:val="16"/>
        </w:rPr>
        <w:t>item</w:t>
      </w:r>
      <w:r w:rsidRPr="009E3EB8">
        <w:rPr>
          <w:rFonts w:ascii="Consolas" w:hAnsi="Consolas" w:cs="Consolas"/>
          <w:color w:val="000000"/>
          <w:sz w:val="16"/>
          <w:szCs w:val="16"/>
        </w:rPr>
        <w:t>);</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p>
    <w:p w:rsidR="003E0ACC"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w:t>
      </w:r>
    </w:p>
    <w:p w:rsidR="00D1360E" w:rsidRDefault="00D1360E" w:rsidP="00D1360E">
      <w:pPr>
        <w:rPr>
          <w:rtl/>
        </w:rPr>
      </w:pPr>
      <w:r>
        <w:rPr>
          <w:rFonts w:hint="cs"/>
          <w:rtl/>
        </w:rPr>
        <w:t>לדוגמא המלאה ראה</w:t>
      </w:r>
    </w:p>
    <w:p w:rsidR="00D1360E" w:rsidRPr="00D1360E" w:rsidRDefault="00D1360E" w:rsidP="001502FA">
      <w:pPr>
        <w:bidi w:val="0"/>
        <w:rPr>
          <w:rtl/>
        </w:rPr>
      </w:pPr>
      <w:r w:rsidRPr="00D1360E">
        <w:t>New CPP 2. Files\OCP.cpp</w:t>
      </w:r>
    </w:p>
    <w:p w:rsidR="003E0ACC" w:rsidRPr="009E3EB8" w:rsidRDefault="003E0ACC" w:rsidP="003E0ACC">
      <w:pPr>
        <w:spacing w:line="360" w:lineRule="auto"/>
        <w:rPr>
          <w:sz w:val="18"/>
          <w:szCs w:val="18"/>
          <w:rtl/>
        </w:rPr>
      </w:pPr>
    </w:p>
    <w:p w:rsidR="003E0ACC" w:rsidRDefault="00882074" w:rsidP="00882074">
      <w:pPr>
        <w:pStyle w:val="Heading3"/>
      </w:pPr>
      <w:r>
        <w:t>ISP – Interface segregation principle</w:t>
      </w:r>
    </w:p>
    <w:p w:rsidR="00882074" w:rsidRPr="00882074" w:rsidRDefault="00882074" w:rsidP="00882074">
      <w:r>
        <w:rPr>
          <w:rFonts w:hint="cs"/>
          <w:rtl/>
        </w:rPr>
        <w:t>הרעיון כאן הוא להימנע ממשקים מורכבים. לדוגמא מדפסת רבת פונקציות (הדפסה, סריקה, פקס וכו'). אם מספקים לקליינט ממשק עם כל הפונקציות, כל שינוי עלול להשפיע עליו. הוא מעוניין רק בהדפסה והנה שינוי בפונקציית הסריקה מאלץ אותו לקמפל מחדש. אז עדיף לספק שלש מממשקים שכל אחד אחראי על פונקציה אחת בלבד.</w:t>
      </w:r>
    </w:p>
    <w:p w:rsidR="00BA6212" w:rsidRDefault="008A2B56" w:rsidP="008A2B56">
      <w:pPr>
        <w:pStyle w:val="Heading3"/>
      </w:pPr>
      <w:r>
        <w:t>Singleton</w:t>
      </w:r>
    </w:p>
    <w:p w:rsidR="008A2B56" w:rsidRDefault="008A2B56" w:rsidP="008A2B56">
      <w:pPr>
        <w:rPr>
          <w:rtl/>
        </w:rPr>
      </w:pPr>
      <w:r>
        <w:rPr>
          <w:rFonts w:hint="cs"/>
          <w:rtl/>
        </w:rPr>
        <w:t xml:space="preserve">ב </w:t>
      </w:r>
      <w:r>
        <w:rPr>
          <w:rFonts w:hint="cs"/>
        </w:rPr>
        <w:t>C++</w:t>
      </w:r>
      <w:r>
        <w:rPr>
          <w:rFonts w:hint="cs"/>
          <w:rtl/>
        </w:rPr>
        <w:t xml:space="preserve"> לא מספיק לקבוע את הקונסט' כפרטי, צריך גם למנוע את </w:t>
      </w:r>
      <w:r>
        <w:t>copy, assign ctor</w:t>
      </w:r>
      <w:r>
        <w:rPr>
          <w:rFonts w:hint="cs"/>
          <w:rtl/>
        </w:rPr>
        <w:t xml:space="preserve">. זה קל לעשות (בגרסא המודרנית) בעזרת </w:t>
      </w:r>
      <w:r>
        <w:t>delete</w:t>
      </w:r>
      <w:r>
        <w:rPr>
          <w:rFonts w:hint="cs"/>
          <w:rtl/>
        </w:rPr>
        <w:t>.</w:t>
      </w:r>
    </w:p>
    <w:p w:rsidR="008A2B56" w:rsidRDefault="008A2B56" w:rsidP="008A2B56">
      <w:pPr>
        <w:rPr>
          <w:rtl/>
        </w:rPr>
      </w:pPr>
      <w:r>
        <w:rPr>
          <w:rFonts w:hint="cs"/>
          <w:rtl/>
        </w:rPr>
        <w:lastRenderedPageBreak/>
        <w:t xml:space="preserve">בדרך כלל יוצרים מופע של הקלאס בעזרת </w:t>
      </w:r>
      <w:r>
        <w:t>new</w:t>
      </w:r>
      <w:r>
        <w:rPr>
          <w:rFonts w:hint="cs"/>
          <w:rtl/>
        </w:rPr>
        <w:t xml:space="preserve"> וסומכים על כך שהוא יחיה לאורך כל חיי התוכנית. כלומר אין </w:t>
      </w:r>
      <w:r>
        <w:t>delete</w:t>
      </w:r>
      <w:r>
        <w:rPr>
          <w:rFonts w:hint="cs"/>
          <w:rtl/>
        </w:rPr>
        <w:t xml:space="preserve"> על אותו </w:t>
      </w:r>
      <w:r>
        <w:t>new.</w:t>
      </w:r>
      <w:r w:rsidR="0046270C">
        <w:rPr>
          <w:rFonts w:hint="cs"/>
          <w:rtl/>
        </w:rPr>
        <w:t xml:space="preserve"> . דרך אולי יותר יעילה ליצור מופע היא באמצעות </w:t>
      </w:r>
      <w:r w:rsidR="0046270C">
        <w:t>static</w:t>
      </w:r>
    </w:p>
    <w:p w:rsidR="0046270C" w:rsidRDefault="0046270C" w:rsidP="0046270C">
      <w:pPr>
        <w:bidi w:val="0"/>
        <w:rPr>
          <w:rFonts w:ascii="Consolas" w:hAnsi="Consolas"/>
        </w:rPr>
      </w:pPr>
      <w:r>
        <w:rPr>
          <w:rFonts w:ascii="Consolas" w:hAnsi="Consolas"/>
        </w:rPr>
        <w:t>static Singleton&amp; GetInstance()</w:t>
      </w:r>
    </w:p>
    <w:p w:rsidR="0046270C" w:rsidRDefault="0046270C" w:rsidP="0046270C">
      <w:pPr>
        <w:bidi w:val="0"/>
        <w:rPr>
          <w:rFonts w:ascii="Consolas" w:hAnsi="Consolas"/>
        </w:rPr>
      </w:pPr>
      <w:r>
        <w:rPr>
          <w:rFonts w:ascii="Consolas" w:hAnsi="Consolas"/>
        </w:rPr>
        <w:t>{</w:t>
      </w:r>
    </w:p>
    <w:p w:rsidR="0046270C" w:rsidRDefault="0046270C" w:rsidP="0046270C">
      <w:pPr>
        <w:bidi w:val="0"/>
        <w:rPr>
          <w:rFonts w:ascii="Consolas" w:hAnsi="Consolas"/>
        </w:rPr>
      </w:pPr>
      <w:r>
        <w:rPr>
          <w:rFonts w:ascii="Consolas" w:hAnsi="Consolas"/>
        </w:rPr>
        <w:tab/>
        <w:t>static Singleton s;</w:t>
      </w:r>
    </w:p>
    <w:p w:rsidR="0046270C" w:rsidRDefault="0046270C" w:rsidP="0046270C">
      <w:pPr>
        <w:bidi w:val="0"/>
        <w:rPr>
          <w:rFonts w:ascii="Consolas" w:hAnsi="Consolas"/>
        </w:rPr>
      </w:pPr>
      <w:r>
        <w:rPr>
          <w:rFonts w:ascii="Consolas" w:hAnsi="Consolas"/>
        </w:rPr>
        <w:tab/>
        <w:t>return s;</w:t>
      </w:r>
    </w:p>
    <w:p w:rsidR="0046270C" w:rsidRDefault="0046270C" w:rsidP="0046270C">
      <w:pPr>
        <w:bidi w:val="0"/>
        <w:rPr>
          <w:rFonts w:ascii="Consolas" w:hAnsi="Consolas"/>
        </w:rPr>
      </w:pPr>
      <w:r>
        <w:rPr>
          <w:rFonts w:ascii="Consolas" w:hAnsi="Consolas"/>
        </w:rPr>
        <w:t>}</w:t>
      </w:r>
    </w:p>
    <w:p w:rsidR="0046270C" w:rsidRDefault="0046270C" w:rsidP="0046270C">
      <w:pPr>
        <w:rPr>
          <w:rFonts w:ascii="Consolas" w:hAnsi="Consolas"/>
          <w:rtl/>
        </w:rPr>
      </w:pPr>
      <w:r>
        <w:rPr>
          <w:rFonts w:ascii="Consolas" w:hAnsi="Consolas" w:hint="cs"/>
          <w:rtl/>
        </w:rPr>
        <w:t xml:space="preserve">זה גם </w:t>
      </w:r>
      <w:r>
        <w:rPr>
          <w:rFonts w:ascii="Consolas" w:hAnsi="Consolas"/>
        </w:rPr>
        <w:t>thread safe</w:t>
      </w:r>
      <w:r>
        <w:rPr>
          <w:rFonts w:ascii="Consolas" w:hAnsi="Consolas" w:hint="cs"/>
          <w:rtl/>
        </w:rPr>
        <w:t>.</w:t>
      </w:r>
    </w:p>
    <w:p w:rsidR="0046270C" w:rsidRPr="0046270C" w:rsidRDefault="0046270C" w:rsidP="0046270C">
      <w:pPr>
        <w:rPr>
          <w:rFonts w:ascii="Consolas" w:hAnsi="Consolas"/>
          <w:rtl/>
        </w:rPr>
      </w:pPr>
      <w:r>
        <w:rPr>
          <w:rFonts w:ascii="Consolas" w:hAnsi="Consolas" w:hint="cs"/>
          <w:rtl/>
        </w:rPr>
        <w:t xml:space="preserve">שים לב שהפונקציה מחזירה </w:t>
      </w:r>
      <w:r>
        <w:rPr>
          <w:rFonts w:ascii="Consolas" w:hAnsi="Consolas"/>
        </w:rPr>
        <w:t>ref</w:t>
      </w:r>
      <w:r>
        <w:rPr>
          <w:rFonts w:ascii="Consolas" w:hAnsi="Consolas" w:hint="cs"/>
          <w:rtl/>
        </w:rPr>
        <w:t xml:space="preserve"> ולא מצביע. </w:t>
      </w:r>
    </w:p>
    <w:p w:rsidR="008A2B56" w:rsidRPr="008A2B56" w:rsidRDefault="008A2B56" w:rsidP="008A2B56"/>
    <w:sectPr w:rsidR="008A2B56" w:rsidRPr="008A2B56">
      <w:headerReference w:type="default" r:id="rId39"/>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42FE4" w:rsidRDefault="00942FE4" w:rsidP="006C6539">
      <w:r>
        <w:separator/>
      </w:r>
    </w:p>
  </w:endnote>
  <w:endnote w:type="continuationSeparator" w:id="0">
    <w:p w:rsidR="00942FE4" w:rsidRDefault="00942FE4" w:rsidP="006C65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yriad Pro Light">
    <w:altName w:val="Arial"/>
    <w:panose1 w:val="00000000000000000000"/>
    <w:charset w:val="00"/>
    <w:family w:val="swiss"/>
    <w:notTrueType/>
    <w:pitch w:val="default"/>
    <w:sig w:usb0="00000003" w:usb1="00000000" w:usb2="00000000" w:usb3="00000000" w:csb0="00000001" w:csb1="00000000"/>
  </w:font>
  <w:font w:name="UbuntuMono-Regular">
    <w:altName w:val="Times New Roman"/>
    <w:panose1 w:val="00000000000000000000"/>
    <w:charset w:val="00"/>
    <w:family w:val="roman"/>
    <w:notTrueType/>
    <w:pitch w:val="default"/>
  </w:font>
  <w:font w:name="UbuntuMono-Bold">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42FE4" w:rsidRDefault="00942FE4" w:rsidP="006C6539">
      <w:r>
        <w:separator/>
      </w:r>
    </w:p>
  </w:footnote>
  <w:footnote w:type="continuationSeparator" w:id="0">
    <w:p w:rsidR="00942FE4" w:rsidRDefault="00942FE4" w:rsidP="006C6539">
      <w:r>
        <w:continuationSeparator/>
      </w:r>
    </w:p>
  </w:footnote>
  <w:footnote w:id="1">
    <w:p w:rsidR="00942FE4" w:rsidRDefault="00942FE4" w:rsidP="00053459">
      <w:pPr>
        <w:pStyle w:val="FootnoteText"/>
        <w:rPr>
          <w:rtl/>
        </w:rPr>
      </w:pPr>
      <w:r>
        <w:rPr>
          <w:rStyle w:val="FootnoteReference"/>
        </w:rPr>
        <w:footnoteRef/>
      </w:r>
      <w:r>
        <w:rPr>
          <w:rtl/>
        </w:rPr>
        <w:t xml:space="preserve"> </w:t>
      </w:r>
      <w:r>
        <w:rPr>
          <w:rFonts w:hint="cs"/>
          <w:rtl/>
        </w:rPr>
        <w:t xml:space="preserve">כאן,  </w:t>
      </w:r>
      <w:r>
        <w:t>typename</w:t>
      </w:r>
      <w:r>
        <w:rPr>
          <w:rFonts w:hint="cs"/>
          <w:rtl/>
        </w:rPr>
        <w:t xml:space="preserve"> נועד להבהיר לקומפיילר שמדובר ב'טיפוס' ולא ב'ערך'.</w:t>
      </w:r>
    </w:p>
  </w:footnote>
  <w:footnote w:id="2">
    <w:p w:rsidR="00942FE4" w:rsidRPr="008D313C" w:rsidRDefault="00942FE4" w:rsidP="008D313C">
      <w:pPr>
        <w:rPr>
          <w:rFonts w:cstheme="minorBidi"/>
          <w:rtl/>
        </w:rPr>
      </w:pPr>
      <w:r>
        <w:rPr>
          <w:rStyle w:val="FootnoteReference"/>
        </w:rPr>
        <w:footnoteRef/>
      </w:r>
      <w:r>
        <w:rPr>
          <w:rtl/>
        </w:rPr>
        <w:t xml:space="preserve"> </w:t>
      </w:r>
      <w:r>
        <w:rPr>
          <w:color w:val="2B91AF"/>
          <w:highlight w:val="white"/>
        </w:rPr>
        <w:t>ResClass</w:t>
      </w:r>
      <w:r>
        <w:rPr>
          <w:highlight w:val="white"/>
        </w:rPr>
        <w:t xml:space="preserve"> arr[1]</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FE4" w:rsidRDefault="00942FE4" w:rsidP="006C6539">
    <w:pPr>
      <w:pStyle w:val="Header"/>
      <w:bidi w:val="0"/>
    </w:pPr>
    <w:r>
      <w:t>New CPP</w:t>
    </w:r>
    <w:r>
      <w:ptab w:relativeTo="margin" w:alignment="center" w:leader="none"/>
    </w:r>
    <w:r>
      <w:fldChar w:fldCharType="begin"/>
    </w:r>
    <w:r>
      <w:instrText xml:space="preserve"> PAGE  \* ArabicDash  \* MERGEFORMAT </w:instrText>
    </w:r>
    <w:r>
      <w:fldChar w:fldCharType="separate"/>
    </w:r>
    <w:r w:rsidR="00B8736C">
      <w:rPr>
        <w:noProof/>
      </w:rPr>
      <w:t>- 35 -</w:t>
    </w:r>
    <w:r>
      <w:fldChar w:fldCharType="end"/>
    </w:r>
    <w:r>
      <w:ptab w:relativeTo="margin" w:alignment="right" w:leader="none"/>
    </w:r>
    <w:fldSimple w:instr=" STYLEREF  &quot;Heading 2&quot;  \* MERGEFORMAT ">
      <w:r w:rsidR="00B8736C">
        <w:rPr>
          <w:noProof/>
        </w:rPr>
        <w:t>Smart Pointers</w:t>
      </w:r>
    </w:fldSimple>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11C9F"/>
    <w:multiLevelType w:val="hybridMultilevel"/>
    <w:tmpl w:val="F97CA3EE"/>
    <w:lvl w:ilvl="0" w:tplc="BA2E1F1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1B525C"/>
    <w:multiLevelType w:val="hybridMultilevel"/>
    <w:tmpl w:val="86D2A0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44357EE"/>
    <w:multiLevelType w:val="hybridMultilevel"/>
    <w:tmpl w:val="2EC0C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784EA1"/>
    <w:multiLevelType w:val="hybridMultilevel"/>
    <w:tmpl w:val="5B94BC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9306F7"/>
    <w:multiLevelType w:val="hybridMultilevel"/>
    <w:tmpl w:val="899216B2"/>
    <w:lvl w:ilvl="0" w:tplc="87E29418">
      <w:start w:val="1"/>
      <w:numFmt w:val="bullet"/>
      <w:lvlText w:val=""/>
      <w:lvlJc w:val="left"/>
      <w:pPr>
        <w:ind w:left="720" w:hanging="360"/>
      </w:pPr>
      <w:rPr>
        <w:rFonts w:ascii="Symbol" w:hAnsi="Symbol" w:hint="default"/>
      </w:rPr>
    </w:lvl>
    <w:lvl w:ilvl="1" w:tplc="06CADC46" w:tentative="1">
      <w:start w:val="1"/>
      <w:numFmt w:val="bullet"/>
      <w:lvlText w:val="o"/>
      <w:lvlJc w:val="left"/>
      <w:pPr>
        <w:ind w:left="1440" w:hanging="360"/>
      </w:pPr>
      <w:rPr>
        <w:rFonts w:ascii="Courier New" w:hAnsi="Courier New" w:cs="Courier New" w:hint="default"/>
      </w:rPr>
    </w:lvl>
    <w:lvl w:ilvl="2" w:tplc="0C880406" w:tentative="1">
      <w:start w:val="1"/>
      <w:numFmt w:val="bullet"/>
      <w:lvlText w:val=""/>
      <w:lvlJc w:val="left"/>
      <w:pPr>
        <w:ind w:left="2160" w:hanging="360"/>
      </w:pPr>
      <w:rPr>
        <w:rFonts w:ascii="Wingdings" w:hAnsi="Wingdings" w:hint="default"/>
      </w:rPr>
    </w:lvl>
    <w:lvl w:ilvl="3" w:tplc="B8E84138" w:tentative="1">
      <w:start w:val="1"/>
      <w:numFmt w:val="bullet"/>
      <w:lvlText w:val=""/>
      <w:lvlJc w:val="left"/>
      <w:pPr>
        <w:ind w:left="2880" w:hanging="360"/>
      </w:pPr>
      <w:rPr>
        <w:rFonts w:ascii="Symbol" w:hAnsi="Symbol" w:hint="default"/>
      </w:rPr>
    </w:lvl>
    <w:lvl w:ilvl="4" w:tplc="8970302A" w:tentative="1">
      <w:start w:val="1"/>
      <w:numFmt w:val="bullet"/>
      <w:lvlText w:val="o"/>
      <w:lvlJc w:val="left"/>
      <w:pPr>
        <w:ind w:left="3600" w:hanging="360"/>
      </w:pPr>
      <w:rPr>
        <w:rFonts w:ascii="Courier New" w:hAnsi="Courier New" w:cs="Courier New" w:hint="default"/>
      </w:rPr>
    </w:lvl>
    <w:lvl w:ilvl="5" w:tplc="0C86AFF6" w:tentative="1">
      <w:start w:val="1"/>
      <w:numFmt w:val="bullet"/>
      <w:lvlText w:val=""/>
      <w:lvlJc w:val="left"/>
      <w:pPr>
        <w:ind w:left="4320" w:hanging="360"/>
      </w:pPr>
      <w:rPr>
        <w:rFonts w:ascii="Wingdings" w:hAnsi="Wingdings" w:hint="default"/>
      </w:rPr>
    </w:lvl>
    <w:lvl w:ilvl="6" w:tplc="0F9E5C7A" w:tentative="1">
      <w:start w:val="1"/>
      <w:numFmt w:val="bullet"/>
      <w:lvlText w:val=""/>
      <w:lvlJc w:val="left"/>
      <w:pPr>
        <w:ind w:left="5040" w:hanging="360"/>
      </w:pPr>
      <w:rPr>
        <w:rFonts w:ascii="Symbol" w:hAnsi="Symbol" w:hint="default"/>
      </w:rPr>
    </w:lvl>
    <w:lvl w:ilvl="7" w:tplc="4EB84C9A" w:tentative="1">
      <w:start w:val="1"/>
      <w:numFmt w:val="bullet"/>
      <w:lvlText w:val="o"/>
      <w:lvlJc w:val="left"/>
      <w:pPr>
        <w:ind w:left="5760" w:hanging="360"/>
      </w:pPr>
      <w:rPr>
        <w:rFonts w:ascii="Courier New" w:hAnsi="Courier New" w:cs="Courier New" w:hint="default"/>
      </w:rPr>
    </w:lvl>
    <w:lvl w:ilvl="8" w:tplc="335EFC0C" w:tentative="1">
      <w:start w:val="1"/>
      <w:numFmt w:val="bullet"/>
      <w:lvlText w:val=""/>
      <w:lvlJc w:val="left"/>
      <w:pPr>
        <w:ind w:left="6480" w:hanging="360"/>
      </w:pPr>
      <w:rPr>
        <w:rFonts w:ascii="Wingdings" w:hAnsi="Wingdings" w:hint="default"/>
      </w:rPr>
    </w:lvl>
  </w:abstractNum>
  <w:abstractNum w:abstractNumId="5" w15:restartNumberingAfterBreak="0">
    <w:nsid w:val="52316379"/>
    <w:multiLevelType w:val="hybridMultilevel"/>
    <w:tmpl w:val="E62CA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E37150"/>
    <w:multiLevelType w:val="hybridMultilevel"/>
    <w:tmpl w:val="032E3B9E"/>
    <w:lvl w:ilvl="0" w:tplc="830CF126">
      <w:start w:val="1"/>
      <w:numFmt w:val="hebrew1"/>
      <w:lvlText w:val="%1."/>
      <w:lvlJc w:val="left"/>
      <w:pPr>
        <w:ind w:left="720" w:hanging="360"/>
      </w:pPr>
      <w:rPr>
        <w:rFonts w:hint="default"/>
      </w:rPr>
    </w:lvl>
    <w:lvl w:ilvl="1" w:tplc="D3727238" w:tentative="1">
      <w:start w:val="1"/>
      <w:numFmt w:val="lowerLetter"/>
      <w:lvlText w:val="%2."/>
      <w:lvlJc w:val="left"/>
      <w:pPr>
        <w:ind w:left="1440" w:hanging="360"/>
      </w:pPr>
    </w:lvl>
    <w:lvl w:ilvl="2" w:tplc="45540692" w:tentative="1">
      <w:start w:val="1"/>
      <w:numFmt w:val="lowerRoman"/>
      <w:lvlText w:val="%3."/>
      <w:lvlJc w:val="right"/>
      <w:pPr>
        <w:ind w:left="2160" w:hanging="180"/>
      </w:pPr>
    </w:lvl>
    <w:lvl w:ilvl="3" w:tplc="65C80322" w:tentative="1">
      <w:start w:val="1"/>
      <w:numFmt w:val="decimal"/>
      <w:lvlText w:val="%4."/>
      <w:lvlJc w:val="left"/>
      <w:pPr>
        <w:ind w:left="2880" w:hanging="360"/>
      </w:pPr>
    </w:lvl>
    <w:lvl w:ilvl="4" w:tplc="8A8ECABE" w:tentative="1">
      <w:start w:val="1"/>
      <w:numFmt w:val="lowerLetter"/>
      <w:lvlText w:val="%5."/>
      <w:lvlJc w:val="left"/>
      <w:pPr>
        <w:ind w:left="3600" w:hanging="360"/>
      </w:pPr>
    </w:lvl>
    <w:lvl w:ilvl="5" w:tplc="68C6D81C" w:tentative="1">
      <w:start w:val="1"/>
      <w:numFmt w:val="lowerRoman"/>
      <w:lvlText w:val="%6."/>
      <w:lvlJc w:val="right"/>
      <w:pPr>
        <w:ind w:left="4320" w:hanging="180"/>
      </w:pPr>
    </w:lvl>
    <w:lvl w:ilvl="6" w:tplc="5418A634" w:tentative="1">
      <w:start w:val="1"/>
      <w:numFmt w:val="decimal"/>
      <w:lvlText w:val="%7."/>
      <w:lvlJc w:val="left"/>
      <w:pPr>
        <w:ind w:left="5040" w:hanging="360"/>
      </w:pPr>
    </w:lvl>
    <w:lvl w:ilvl="7" w:tplc="C0B0A34C" w:tentative="1">
      <w:start w:val="1"/>
      <w:numFmt w:val="lowerLetter"/>
      <w:lvlText w:val="%8."/>
      <w:lvlJc w:val="left"/>
      <w:pPr>
        <w:ind w:left="5760" w:hanging="360"/>
      </w:pPr>
    </w:lvl>
    <w:lvl w:ilvl="8" w:tplc="4AB0B1AA" w:tentative="1">
      <w:start w:val="1"/>
      <w:numFmt w:val="lowerRoman"/>
      <w:lvlText w:val="%9."/>
      <w:lvlJc w:val="right"/>
      <w:pPr>
        <w:ind w:left="6480" w:hanging="180"/>
      </w:pPr>
    </w:lvl>
  </w:abstractNum>
  <w:abstractNum w:abstractNumId="7" w15:restartNumberingAfterBreak="0">
    <w:nsid w:val="68890EAD"/>
    <w:multiLevelType w:val="hybridMultilevel"/>
    <w:tmpl w:val="86D2A0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69970557"/>
    <w:multiLevelType w:val="hybridMultilevel"/>
    <w:tmpl w:val="0DBA11B6"/>
    <w:lvl w:ilvl="0" w:tplc="1EA29F7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6"/>
  </w:num>
  <w:num w:numId="3">
    <w:abstractNumId w:val="7"/>
  </w:num>
  <w:num w:numId="4">
    <w:abstractNumId w:val="1"/>
  </w:num>
  <w:num w:numId="5">
    <w:abstractNumId w:val="2"/>
  </w:num>
  <w:num w:numId="6">
    <w:abstractNumId w:val="0"/>
  </w:num>
  <w:num w:numId="7">
    <w:abstractNumId w:val="5"/>
  </w:num>
  <w:num w:numId="8">
    <w:abstractNumId w:val="8"/>
  </w:num>
  <w:num w:numId="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afael">
    <w15:presenceInfo w15:providerId="None" w15:userId="Rafae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023F"/>
    <w:rsid w:val="0000340C"/>
    <w:rsid w:val="00010018"/>
    <w:rsid w:val="00015528"/>
    <w:rsid w:val="00017D0E"/>
    <w:rsid w:val="00040ABB"/>
    <w:rsid w:val="00051473"/>
    <w:rsid w:val="00053459"/>
    <w:rsid w:val="000557DA"/>
    <w:rsid w:val="000572F5"/>
    <w:rsid w:val="000626DC"/>
    <w:rsid w:val="00074FAC"/>
    <w:rsid w:val="00083FB7"/>
    <w:rsid w:val="00091380"/>
    <w:rsid w:val="00093127"/>
    <w:rsid w:val="00094850"/>
    <w:rsid w:val="000A3F45"/>
    <w:rsid w:val="000A6840"/>
    <w:rsid w:val="000B46DB"/>
    <w:rsid w:val="000B5DB2"/>
    <w:rsid w:val="000C4206"/>
    <w:rsid w:val="000D0C1A"/>
    <w:rsid w:val="000D2A04"/>
    <w:rsid w:val="000E5ABA"/>
    <w:rsid w:val="001025FF"/>
    <w:rsid w:val="0010522C"/>
    <w:rsid w:val="001229C3"/>
    <w:rsid w:val="00137089"/>
    <w:rsid w:val="0013722C"/>
    <w:rsid w:val="001375A6"/>
    <w:rsid w:val="0014065C"/>
    <w:rsid w:val="001502FA"/>
    <w:rsid w:val="00173851"/>
    <w:rsid w:val="00193C61"/>
    <w:rsid w:val="00195FA3"/>
    <w:rsid w:val="001A7E09"/>
    <w:rsid w:val="001B6E76"/>
    <w:rsid w:val="001C0139"/>
    <w:rsid w:val="001C6F69"/>
    <w:rsid w:val="001D023F"/>
    <w:rsid w:val="001D57FF"/>
    <w:rsid w:val="001E0857"/>
    <w:rsid w:val="001E3E5F"/>
    <w:rsid w:val="001E72DB"/>
    <w:rsid w:val="001F3E2E"/>
    <w:rsid w:val="002051EC"/>
    <w:rsid w:val="00214B67"/>
    <w:rsid w:val="002269F5"/>
    <w:rsid w:val="00227116"/>
    <w:rsid w:val="00227CFA"/>
    <w:rsid w:val="00231D5E"/>
    <w:rsid w:val="002338C2"/>
    <w:rsid w:val="0024036E"/>
    <w:rsid w:val="002444BB"/>
    <w:rsid w:val="00252685"/>
    <w:rsid w:val="002663EA"/>
    <w:rsid w:val="00266542"/>
    <w:rsid w:val="002C52BD"/>
    <w:rsid w:val="002C774C"/>
    <w:rsid w:val="002C7A61"/>
    <w:rsid w:val="002C7C0D"/>
    <w:rsid w:val="002D7B78"/>
    <w:rsid w:val="002E7D16"/>
    <w:rsid w:val="00302FB3"/>
    <w:rsid w:val="00303381"/>
    <w:rsid w:val="00307774"/>
    <w:rsid w:val="00307F0A"/>
    <w:rsid w:val="00315458"/>
    <w:rsid w:val="003201AB"/>
    <w:rsid w:val="003224ED"/>
    <w:rsid w:val="00327681"/>
    <w:rsid w:val="0033515F"/>
    <w:rsid w:val="003355A2"/>
    <w:rsid w:val="00337596"/>
    <w:rsid w:val="00337742"/>
    <w:rsid w:val="00337D11"/>
    <w:rsid w:val="00345F12"/>
    <w:rsid w:val="00361618"/>
    <w:rsid w:val="00362AFD"/>
    <w:rsid w:val="00367ECE"/>
    <w:rsid w:val="00373AAF"/>
    <w:rsid w:val="00374159"/>
    <w:rsid w:val="00375CEE"/>
    <w:rsid w:val="0038005E"/>
    <w:rsid w:val="003A0863"/>
    <w:rsid w:val="003A4717"/>
    <w:rsid w:val="003B1A60"/>
    <w:rsid w:val="003C0A17"/>
    <w:rsid w:val="003D6447"/>
    <w:rsid w:val="003E0ACC"/>
    <w:rsid w:val="003E431E"/>
    <w:rsid w:val="003E6BBB"/>
    <w:rsid w:val="004211FA"/>
    <w:rsid w:val="00422656"/>
    <w:rsid w:val="00423C8F"/>
    <w:rsid w:val="00427CA5"/>
    <w:rsid w:val="00427DEE"/>
    <w:rsid w:val="0043407C"/>
    <w:rsid w:val="004501BB"/>
    <w:rsid w:val="0045098B"/>
    <w:rsid w:val="004546A3"/>
    <w:rsid w:val="004559AD"/>
    <w:rsid w:val="0046270C"/>
    <w:rsid w:val="00463A2B"/>
    <w:rsid w:val="004728D4"/>
    <w:rsid w:val="0048310E"/>
    <w:rsid w:val="00493F8C"/>
    <w:rsid w:val="004A110D"/>
    <w:rsid w:val="004A1C87"/>
    <w:rsid w:val="004A5256"/>
    <w:rsid w:val="004B0313"/>
    <w:rsid w:val="004E1EED"/>
    <w:rsid w:val="004F400B"/>
    <w:rsid w:val="004F4EE3"/>
    <w:rsid w:val="00501D98"/>
    <w:rsid w:val="00510AF0"/>
    <w:rsid w:val="0051392F"/>
    <w:rsid w:val="00527958"/>
    <w:rsid w:val="00531A33"/>
    <w:rsid w:val="005337AE"/>
    <w:rsid w:val="00546C07"/>
    <w:rsid w:val="00547391"/>
    <w:rsid w:val="005551B2"/>
    <w:rsid w:val="00562109"/>
    <w:rsid w:val="0057435E"/>
    <w:rsid w:val="00576D02"/>
    <w:rsid w:val="00577E28"/>
    <w:rsid w:val="00582D62"/>
    <w:rsid w:val="00584EB2"/>
    <w:rsid w:val="00591188"/>
    <w:rsid w:val="00597FD7"/>
    <w:rsid w:val="005B2707"/>
    <w:rsid w:val="005E36CD"/>
    <w:rsid w:val="005E5DCB"/>
    <w:rsid w:val="005F22B2"/>
    <w:rsid w:val="00610189"/>
    <w:rsid w:val="00613B9D"/>
    <w:rsid w:val="0061757B"/>
    <w:rsid w:val="00620711"/>
    <w:rsid w:val="00635E76"/>
    <w:rsid w:val="00637D23"/>
    <w:rsid w:val="00644095"/>
    <w:rsid w:val="006522D9"/>
    <w:rsid w:val="00657C92"/>
    <w:rsid w:val="00667C31"/>
    <w:rsid w:val="00673715"/>
    <w:rsid w:val="00675422"/>
    <w:rsid w:val="00677D42"/>
    <w:rsid w:val="00685C14"/>
    <w:rsid w:val="006A3F97"/>
    <w:rsid w:val="006C1725"/>
    <w:rsid w:val="006C3071"/>
    <w:rsid w:val="006C47CD"/>
    <w:rsid w:val="006C6539"/>
    <w:rsid w:val="006C7A42"/>
    <w:rsid w:val="006D0F5D"/>
    <w:rsid w:val="006D2EE6"/>
    <w:rsid w:val="006D551A"/>
    <w:rsid w:val="006E613D"/>
    <w:rsid w:val="006F0715"/>
    <w:rsid w:val="006F29D9"/>
    <w:rsid w:val="006F5318"/>
    <w:rsid w:val="006F6850"/>
    <w:rsid w:val="006F68E1"/>
    <w:rsid w:val="00701242"/>
    <w:rsid w:val="00703192"/>
    <w:rsid w:val="00707488"/>
    <w:rsid w:val="00711CD0"/>
    <w:rsid w:val="00721911"/>
    <w:rsid w:val="0072456F"/>
    <w:rsid w:val="0073163A"/>
    <w:rsid w:val="00733717"/>
    <w:rsid w:val="00751025"/>
    <w:rsid w:val="007512B6"/>
    <w:rsid w:val="007559A5"/>
    <w:rsid w:val="007578A4"/>
    <w:rsid w:val="00777A3A"/>
    <w:rsid w:val="00777F43"/>
    <w:rsid w:val="00780BC6"/>
    <w:rsid w:val="007875AF"/>
    <w:rsid w:val="007902E0"/>
    <w:rsid w:val="00793BC3"/>
    <w:rsid w:val="00795DF6"/>
    <w:rsid w:val="007B73D0"/>
    <w:rsid w:val="007B7800"/>
    <w:rsid w:val="007D40D9"/>
    <w:rsid w:val="007E6326"/>
    <w:rsid w:val="007E6D4D"/>
    <w:rsid w:val="007F1FCE"/>
    <w:rsid w:val="00805720"/>
    <w:rsid w:val="00807AA3"/>
    <w:rsid w:val="008107FE"/>
    <w:rsid w:val="008233C9"/>
    <w:rsid w:val="008361B2"/>
    <w:rsid w:val="00837FC3"/>
    <w:rsid w:val="00856D0E"/>
    <w:rsid w:val="0086530C"/>
    <w:rsid w:val="00867744"/>
    <w:rsid w:val="00875605"/>
    <w:rsid w:val="00876E17"/>
    <w:rsid w:val="008816AC"/>
    <w:rsid w:val="00881EA9"/>
    <w:rsid w:val="00882074"/>
    <w:rsid w:val="00882FFE"/>
    <w:rsid w:val="00887595"/>
    <w:rsid w:val="008A2B56"/>
    <w:rsid w:val="008B5EA9"/>
    <w:rsid w:val="008C4CDB"/>
    <w:rsid w:val="008D2E99"/>
    <w:rsid w:val="008D313C"/>
    <w:rsid w:val="008E1E3C"/>
    <w:rsid w:val="008F2225"/>
    <w:rsid w:val="008F4BB5"/>
    <w:rsid w:val="008F7340"/>
    <w:rsid w:val="00942FE4"/>
    <w:rsid w:val="0094469B"/>
    <w:rsid w:val="00944A62"/>
    <w:rsid w:val="00950D44"/>
    <w:rsid w:val="0095376F"/>
    <w:rsid w:val="00954E66"/>
    <w:rsid w:val="00955F1B"/>
    <w:rsid w:val="00975F7F"/>
    <w:rsid w:val="0098136F"/>
    <w:rsid w:val="0098418D"/>
    <w:rsid w:val="00984D94"/>
    <w:rsid w:val="00991B6B"/>
    <w:rsid w:val="009A1FDC"/>
    <w:rsid w:val="009A3DEE"/>
    <w:rsid w:val="009B081E"/>
    <w:rsid w:val="009B687C"/>
    <w:rsid w:val="009F1B0A"/>
    <w:rsid w:val="009F3911"/>
    <w:rsid w:val="009F4786"/>
    <w:rsid w:val="009F5BD9"/>
    <w:rsid w:val="00A01D99"/>
    <w:rsid w:val="00A038FC"/>
    <w:rsid w:val="00A17090"/>
    <w:rsid w:val="00A27E41"/>
    <w:rsid w:val="00A318D0"/>
    <w:rsid w:val="00A54E9A"/>
    <w:rsid w:val="00A70255"/>
    <w:rsid w:val="00A724FA"/>
    <w:rsid w:val="00A72D6E"/>
    <w:rsid w:val="00A76522"/>
    <w:rsid w:val="00A770F7"/>
    <w:rsid w:val="00A834BC"/>
    <w:rsid w:val="00A93BC5"/>
    <w:rsid w:val="00AA3A2A"/>
    <w:rsid w:val="00AB089A"/>
    <w:rsid w:val="00AC7568"/>
    <w:rsid w:val="00AD12E1"/>
    <w:rsid w:val="00AD20AB"/>
    <w:rsid w:val="00AD294A"/>
    <w:rsid w:val="00AE5719"/>
    <w:rsid w:val="00AF01F5"/>
    <w:rsid w:val="00AF085A"/>
    <w:rsid w:val="00B158D9"/>
    <w:rsid w:val="00B21032"/>
    <w:rsid w:val="00B27A36"/>
    <w:rsid w:val="00B31FBB"/>
    <w:rsid w:val="00B34264"/>
    <w:rsid w:val="00B374E6"/>
    <w:rsid w:val="00B55E7D"/>
    <w:rsid w:val="00B6002B"/>
    <w:rsid w:val="00B60EE1"/>
    <w:rsid w:val="00B82566"/>
    <w:rsid w:val="00B8736C"/>
    <w:rsid w:val="00B9051E"/>
    <w:rsid w:val="00B93837"/>
    <w:rsid w:val="00B95D3F"/>
    <w:rsid w:val="00BA1071"/>
    <w:rsid w:val="00BA5E0F"/>
    <w:rsid w:val="00BA6212"/>
    <w:rsid w:val="00BA72F7"/>
    <w:rsid w:val="00BC25BE"/>
    <w:rsid w:val="00BD5C33"/>
    <w:rsid w:val="00BD612E"/>
    <w:rsid w:val="00BD737B"/>
    <w:rsid w:val="00BE4A8F"/>
    <w:rsid w:val="00BE7BA8"/>
    <w:rsid w:val="00C14DBC"/>
    <w:rsid w:val="00C23A9B"/>
    <w:rsid w:val="00C23BDE"/>
    <w:rsid w:val="00C24668"/>
    <w:rsid w:val="00C33308"/>
    <w:rsid w:val="00C3491B"/>
    <w:rsid w:val="00C618B1"/>
    <w:rsid w:val="00C61FEB"/>
    <w:rsid w:val="00C66C5F"/>
    <w:rsid w:val="00C6785B"/>
    <w:rsid w:val="00C717FA"/>
    <w:rsid w:val="00C72462"/>
    <w:rsid w:val="00C9100E"/>
    <w:rsid w:val="00C91256"/>
    <w:rsid w:val="00CA4E20"/>
    <w:rsid w:val="00CB236F"/>
    <w:rsid w:val="00CC068D"/>
    <w:rsid w:val="00CC198B"/>
    <w:rsid w:val="00CC1FD0"/>
    <w:rsid w:val="00D02A34"/>
    <w:rsid w:val="00D0398C"/>
    <w:rsid w:val="00D05271"/>
    <w:rsid w:val="00D1360E"/>
    <w:rsid w:val="00D17D02"/>
    <w:rsid w:val="00D2317E"/>
    <w:rsid w:val="00D24CEE"/>
    <w:rsid w:val="00D340F3"/>
    <w:rsid w:val="00D55AFE"/>
    <w:rsid w:val="00D65568"/>
    <w:rsid w:val="00D93037"/>
    <w:rsid w:val="00D961BB"/>
    <w:rsid w:val="00DA0B53"/>
    <w:rsid w:val="00DA2815"/>
    <w:rsid w:val="00DA71FE"/>
    <w:rsid w:val="00DB4A47"/>
    <w:rsid w:val="00DC33EA"/>
    <w:rsid w:val="00DD13C7"/>
    <w:rsid w:val="00DD4589"/>
    <w:rsid w:val="00DE439C"/>
    <w:rsid w:val="00DF1BF3"/>
    <w:rsid w:val="00DF5528"/>
    <w:rsid w:val="00DF7A25"/>
    <w:rsid w:val="00E0356D"/>
    <w:rsid w:val="00E03F43"/>
    <w:rsid w:val="00E04160"/>
    <w:rsid w:val="00E171B9"/>
    <w:rsid w:val="00E26259"/>
    <w:rsid w:val="00E31AC0"/>
    <w:rsid w:val="00E40B9C"/>
    <w:rsid w:val="00E50C11"/>
    <w:rsid w:val="00E84A9A"/>
    <w:rsid w:val="00EA5636"/>
    <w:rsid w:val="00EC1D5A"/>
    <w:rsid w:val="00EC3C6C"/>
    <w:rsid w:val="00EC6378"/>
    <w:rsid w:val="00ED50CD"/>
    <w:rsid w:val="00ED5B8B"/>
    <w:rsid w:val="00EE1FA5"/>
    <w:rsid w:val="00EE3315"/>
    <w:rsid w:val="00F00DA6"/>
    <w:rsid w:val="00F0493F"/>
    <w:rsid w:val="00F118BC"/>
    <w:rsid w:val="00F12EE5"/>
    <w:rsid w:val="00F15D1D"/>
    <w:rsid w:val="00F21C53"/>
    <w:rsid w:val="00F22B9A"/>
    <w:rsid w:val="00F232CF"/>
    <w:rsid w:val="00F24109"/>
    <w:rsid w:val="00F24C0C"/>
    <w:rsid w:val="00F306FB"/>
    <w:rsid w:val="00F469E9"/>
    <w:rsid w:val="00F506EE"/>
    <w:rsid w:val="00F52F21"/>
    <w:rsid w:val="00F55D0F"/>
    <w:rsid w:val="00F63BA1"/>
    <w:rsid w:val="00F70255"/>
    <w:rsid w:val="00F70504"/>
    <w:rsid w:val="00F8153F"/>
    <w:rsid w:val="00F97347"/>
    <w:rsid w:val="00FD26B2"/>
    <w:rsid w:val="00FD534A"/>
    <w:rsid w:val="00FD5A8C"/>
    <w:rsid w:val="00FE55B2"/>
    <w:rsid w:val="00FF164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3EB43D"/>
  <w15:docId w15:val="{88B77233-050D-4287-8538-334C14220A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ajorHAnsi" w:eastAsiaTheme="majorEastAsia" w:hAnsiTheme="majorHAnsi" w:cstheme="majorBidi"/>
        <w:sz w:val="22"/>
        <w:szCs w:val="22"/>
        <w:lang w:val="en-US" w:eastAsia="en-US" w:bidi="he-IL"/>
      </w:rPr>
    </w:rPrDefault>
    <w:pPrDefault>
      <w:pPr>
        <w:spacing w:after="200" w:line="25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6539"/>
    <w:pPr>
      <w:bidi/>
      <w:spacing w:before="60" w:after="60"/>
      <w:jc w:val="both"/>
    </w:pPr>
    <w:rPr>
      <w:sz w:val="20"/>
      <w:szCs w:val="20"/>
    </w:rPr>
  </w:style>
  <w:style w:type="paragraph" w:styleId="Heading1">
    <w:name w:val="heading 1"/>
    <w:basedOn w:val="Normal"/>
    <w:next w:val="Normal"/>
    <w:link w:val="Heading1Char"/>
    <w:uiPriority w:val="9"/>
    <w:qFormat/>
    <w:rsid w:val="00B60EE1"/>
    <w:pPr>
      <w:pBdr>
        <w:bottom w:val="thinThickSmallGap" w:sz="12" w:space="1" w:color="943634" w:themeColor="accent2" w:themeShade="BF"/>
      </w:pBdr>
      <w:spacing w:before="400"/>
      <w:jc w:val="center"/>
      <w:outlineLvl w:val="0"/>
    </w:pPr>
    <w:rPr>
      <w:color w:val="632423" w:themeColor="accent2" w:themeShade="80"/>
      <w:spacing w:val="20"/>
      <w:sz w:val="28"/>
      <w:szCs w:val="28"/>
    </w:rPr>
  </w:style>
  <w:style w:type="paragraph" w:styleId="Heading2">
    <w:name w:val="heading 2"/>
    <w:basedOn w:val="Normal"/>
    <w:next w:val="Normal"/>
    <w:link w:val="Heading2Char"/>
    <w:uiPriority w:val="9"/>
    <w:unhideWhenUsed/>
    <w:qFormat/>
    <w:rsid w:val="00685C14"/>
    <w:pPr>
      <w:pBdr>
        <w:bottom w:val="single" w:sz="4" w:space="1" w:color="622423" w:themeColor="accent2" w:themeShade="7F"/>
      </w:pBdr>
      <w:spacing w:before="400"/>
      <w:jc w:val="center"/>
      <w:outlineLvl w:val="1"/>
    </w:pPr>
    <w:rPr>
      <w:color w:val="632423" w:themeColor="accent2" w:themeShade="80"/>
      <w:spacing w:val="15"/>
      <w:sz w:val="24"/>
      <w:szCs w:val="24"/>
    </w:rPr>
  </w:style>
  <w:style w:type="paragraph" w:styleId="Heading3">
    <w:name w:val="heading 3"/>
    <w:basedOn w:val="Normal"/>
    <w:next w:val="Normal"/>
    <w:link w:val="Heading3Char"/>
    <w:uiPriority w:val="9"/>
    <w:unhideWhenUsed/>
    <w:qFormat/>
    <w:rsid w:val="00837FC3"/>
    <w:pPr>
      <w:pBdr>
        <w:top w:val="dotted" w:sz="4" w:space="1" w:color="622423" w:themeColor="accent2" w:themeShade="7F"/>
        <w:bottom w:val="dotted" w:sz="4" w:space="1" w:color="622423" w:themeColor="accent2" w:themeShade="7F"/>
      </w:pBdr>
      <w:bidi w:val="0"/>
      <w:spacing w:before="300"/>
      <w:jc w:val="center"/>
      <w:outlineLvl w:val="2"/>
    </w:pPr>
    <w:rPr>
      <w:color w:val="622423" w:themeColor="accent2" w:themeShade="7F"/>
      <w:sz w:val="24"/>
      <w:szCs w:val="24"/>
    </w:rPr>
  </w:style>
  <w:style w:type="paragraph" w:styleId="Heading4">
    <w:name w:val="heading 4"/>
    <w:basedOn w:val="Normal"/>
    <w:next w:val="Normal"/>
    <w:link w:val="Heading4Char"/>
    <w:uiPriority w:val="9"/>
    <w:unhideWhenUsed/>
    <w:qFormat/>
    <w:rsid w:val="00E04160"/>
    <w:pPr>
      <w:pBdr>
        <w:bottom w:val="dotted" w:sz="4" w:space="1" w:color="943634" w:themeColor="accent2" w:themeShade="BF"/>
      </w:pBdr>
      <w:spacing w:before="120" w:after="120"/>
      <w:jc w:val="center"/>
      <w:outlineLvl w:val="3"/>
    </w:pPr>
    <w:rPr>
      <w:color w:val="622423" w:themeColor="accent2" w:themeShade="7F"/>
      <w:spacing w:val="10"/>
    </w:rPr>
  </w:style>
  <w:style w:type="paragraph" w:styleId="Heading5">
    <w:name w:val="heading 5"/>
    <w:basedOn w:val="Normal"/>
    <w:next w:val="Normal"/>
    <w:link w:val="Heading5Char"/>
    <w:uiPriority w:val="9"/>
    <w:semiHidden/>
    <w:unhideWhenUsed/>
    <w:qFormat/>
    <w:rsid w:val="00793BC3"/>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793BC3"/>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793BC3"/>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793BC3"/>
    <w:pPr>
      <w:spacing w:after="120"/>
      <w:jc w:val="center"/>
      <w:outlineLvl w:val="7"/>
    </w:pPr>
    <w:rPr>
      <w:caps/>
      <w:spacing w:val="10"/>
    </w:rPr>
  </w:style>
  <w:style w:type="paragraph" w:styleId="Heading9">
    <w:name w:val="heading 9"/>
    <w:basedOn w:val="Normal"/>
    <w:next w:val="Normal"/>
    <w:link w:val="Heading9Char"/>
    <w:uiPriority w:val="9"/>
    <w:semiHidden/>
    <w:unhideWhenUsed/>
    <w:qFormat/>
    <w:rsid w:val="00793BC3"/>
    <w:pPr>
      <w:spacing w:after="120"/>
      <w:jc w:val="center"/>
      <w:outlineLvl w:val="8"/>
    </w:pPr>
    <w:rPr>
      <w:i/>
      <w:iCs/>
      <w:caps/>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D02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023F"/>
    <w:rPr>
      <w:rFonts w:ascii="Tahoma" w:hAnsi="Tahoma" w:cs="Tahoma"/>
      <w:sz w:val="16"/>
      <w:szCs w:val="16"/>
    </w:rPr>
  </w:style>
  <w:style w:type="character" w:customStyle="1" w:styleId="Heading2Char">
    <w:name w:val="Heading 2 Char"/>
    <w:basedOn w:val="DefaultParagraphFont"/>
    <w:link w:val="Heading2"/>
    <w:uiPriority w:val="9"/>
    <w:rsid w:val="00685C14"/>
    <w:rPr>
      <w:color w:val="632423" w:themeColor="accent2" w:themeShade="80"/>
      <w:spacing w:val="15"/>
      <w:sz w:val="24"/>
      <w:szCs w:val="24"/>
    </w:rPr>
  </w:style>
  <w:style w:type="character" w:customStyle="1" w:styleId="Heading3Char">
    <w:name w:val="Heading 3 Char"/>
    <w:basedOn w:val="DefaultParagraphFont"/>
    <w:link w:val="Heading3"/>
    <w:uiPriority w:val="9"/>
    <w:rsid w:val="00837FC3"/>
    <w:rPr>
      <w:color w:val="622423" w:themeColor="accent2" w:themeShade="7F"/>
      <w:sz w:val="24"/>
      <w:szCs w:val="24"/>
    </w:rPr>
  </w:style>
  <w:style w:type="character" w:styleId="Strong">
    <w:name w:val="Strong"/>
    <w:uiPriority w:val="22"/>
    <w:qFormat/>
    <w:rsid w:val="00793BC3"/>
    <w:rPr>
      <w:b/>
      <w:bCs/>
      <w:color w:val="943634" w:themeColor="accent2" w:themeShade="BF"/>
      <w:spacing w:val="5"/>
    </w:rPr>
  </w:style>
  <w:style w:type="paragraph" w:styleId="ListParagraph">
    <w:name w:val="List Paragraph"/>
    <w:basedOn w:val="Normal"/>
    <w:uiPriority w:val="34"/>
    <w:qFormat/>
    <w:rsid w:val="00793BC3"/>
    <w:pPr>
      <w:ind w:left="720"/>
      <w:contextualSpacing/>
    </w:pPr>
  </w:style>
  <w:style w:type="character" w:customStyle="1" w:styleId="Heading1Char">
    <w:name w:val="Heading 1 Char"/>
    <w:basedOn w:val="DefaultParagraphFont"/>
    <w:link w:val="Heading1"/>
    <w:uiPriority w:val="9"/>
    <w:rsid w:val="00B60EE1"/>
    <w:rPr>
      <w:color w:val="632423" w:themeColor="accent2" w:themeShade="80"/>
      <w:spacing w:val="20"/>
      <w:sz w:val="28"/>
      <w:szCs w:val="28"/>
    </w:rPr>
  </w:style>
  <w:style w:type="character" w:customStyle="1" w:styleId="Heading4Char">
    <w:name w:val="Heading 4 Char"/>
    <w:basedOn w:val="DefaultParagraphFont"/>
    <w:link w:val="Heading4"/>
    <w:uiPriority w:val="9"/>
    <w:rsid w:val="00E04160"/>
    <w:rPr>
      <w:color w:val="622423" w:themeColor="accent2" w:themeShade="7F"/>
      <w:spacing w:val="10"/>
      <w:sz w:val="20"/>
      <w:szCs w:val="20"/>
    </w:rPr>
  </w:style>
  <w:style w:type="character" w:customStyle="1" w:styleId="Heading5Char">
    <w:name w:val="Heading 5 Char"/>
    <w:basedOn w:val="DefaultParagraphFont"/>
    <w:link w:val="Heading5"/>
    <w:uiPriority w:val="9"/>
    <w:semiHidden/>
    <w:rsid w:val="00793BC3"/>
    <w:rPr>
      <w:caps/>
      <w:color w:val="622423" w:themeColor="accent2" w:themeShade="7F"/>
      <w:spacing w:val="10"/>
    </w:rPr>
  </w:style>
  <w:style w:type="character" w:customStyle="1" w:styleId="Heading6Char">
    <w:name w:val="Heading 6 Char"/>
    <w:basedOn w:val="DefaultParagraphFont"/>
    <w:link w:val="Heading6"/>
    <w:uiPriority w:val="9"/>
    <w:semiHidden/>
    <w:rsid w:val="00793BC3"/>
    <w:rPr>
      <w:caps/>
      <w:color w:val="943634" w:themeColor="accent2" w:themeShade="BF"/>
      <w:spacing w:val="10"/>
    </w:rPr>
  </w:style>
  <w:style w:type="character" w:customStyle="1" w:styleId="Heading7Char">
    <w:name w:val="Heading 7 Char"/>
    <w:basedOn w:val="DefaultParagraphFont"/>
    <w:link w:val="Heading7"/>
    <w:uiPriority w:val="9"/>
    <w:semiHidden/>
    <w:rsid w:val="00793BC3"/>
    <w:rPr>
      <w:i/>
      <w:iCs/>
      <w:caps/>
      <w:color w:val="943634" w:themeColor="accent2" w:themeShade="BF"/>
      <w:spacing w:val="10"/>
    </w:rPr>
  </w:style>
  <w:style w:type="character" w:customStyle="1" w:styleId="Heading8Char">
    <w:name w:val="Heading 8 Char"/>
    <w:basedOn w:val="DefaultParagraphFont"/>
    <w:link w:val="Heading8"/>
    <w:uiPriority w:val="9"/>
    <w:semiHidden/>
    <w:rsid w:val="00793BC3"/>
    <w:rPr>
      <w:caps/>
      <w:spacing w:val="10"/>
      <w:sz w:val="20"/>
      <w:szCs w:val="20"/>
    </w:rPr>
  </w:style>
  <w:style w:type="character" w:customStyle="1" w:styleId="Heading9Char">
    <w:name w:val="Heading 9 Char"/>
    <w:basedOn w:val="DefaultParagraphFont"/>
    <w:link w:val="Heading9"/>
    <w:uiPriority w:val="9"/>
    <w:semiHidden/>
    <w:rsid w:val="00793BC3"/>
    <w:rPr>
      <w:i/>
      <w:iCs/>
      <w:caps/>
      <w:spacing w:val="10"/>
      <w:sz w:val="20"/>
      <w:szCs w:val="20"/>
    </w:rPr>
  </w:style>
  <w:style w:type="paragraph" w:styleId="Caption">
    <w:name w:val="caption"/>
    <w:basedOn w:val="Normal"/>
    <w:next w:val="Normal"/>
    <w:uiPriority w:val="35"/>
    <w:unhideWhenUsed/>
    <w:qFormat/>
    <w:rsid w:val="00793BC3"/>
    <w:rPr>
      <w:caps/>
      <w:spacing w:val="10"/>
      <w:sz w:val="18"/>
      <w:szCs w:val="18"/>
    </w:rPr>
  </w:style>
  <w:style w:type="paragraph" w:styleId="Title">
    <w:name w:val="Title"/>
    <w:basedOn w:val="Normal"/>
    <w:next w:val="Normal"/>
    <w:link w:val="TitleChar"/>
    <w:uiPriority w:val="10"/>
    <w:qFormat/>
    <w:rsid w:val="00793BC3"/>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793BC3"/>
    <w:rPr>
      <w:caps/>
      <w:color w:val="632423" w:themeColor="accent2" w:themeShade="80"/>
      <w:spacing w:val="50"/>
      <w:sz w:val="44"/>
      <w:szCs w:val="44"/>
    </w:rPr>
  </w:style>
  <w:style w:type="paragraph" w:styleId="Subtitle">
    <w:name w:val="Subtitle"/>
    <w:basedOn w:val="Normal"/>
    <w:next w:val="Normal"/>
    <w:link w:val="SubtitleChar"/>
    <w:uiPriority w:val="11"/>
    <w:qFormat/>
    <w:rsid w:val="00793BC3"/>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793BC3"/>
    <w:rPr>
      <w:caps/>
      <w:spacing w:val="20"/>
      <w:sz w:val="18"/>
      <w:szCs w:val="18"/>
    </w:rPr>
  </w:style>
  <w:style w:type="character" w:styleId="Emphasis">
    <w:name w:val="Emphasis"/>
    <w:uiPriority w:val="20"/>
    <w:qFormat/>
    <w:rsid w:val="00793BC3"/>
    <w:rPr>
      <w:caps/>
      <w:spacing w:val="5"/>
      <w:sz w:val="20"/>
      <w:szCs w:val="20"/>
    </w:rPr>
  </w:style>
  <w:style w:type="paragraph" w:styleId="NoSpacing">
    <w:name w:val="No Spacing"/>
    <w:basedOn w:val="Normal"/>
    <w:link w:val="NoSpacingChar"/>
    <w:uiPriority w:val="1"/>
    <w:qFormat/>
    <w:rsid w:val="00793BC3"/>
    <w:pPr>
      <w:spacing w:after="0" w:line="240" w:lineRule="auto"/>
    </w:pPr>
  </w:style>
  <w:style w:type="character" w:customStyle="1" w:styleId="NoSpacingChar">
    <w:name w:val="No Spacing Char"/>
    <w:basedOn w:val="DefaultParagraphFont"/>
    <w:link w:val="NoSpacing"/>
    <w:uiPriority w:val="1"/>
    <w:rsid w:val="00793BC3"/>
  </w:style>
  <w:style w:type="paragraph" w:styleId="Quote">
    <w:name w:val="Quote"/>
    <w:basedOn w:val="Normal"/>
    <w:next w:val="Normal"/>
    <w:link w:val="QuoteChar"/>
    <w:uiPriority w:val="29"/>
    <w:qFormat/>
    <w:rsid w:val="00793BC3"/>
    <w:rPr>
      <w:i/>
      <w:iCs/>
    </w:rPr>
  </w:style>
  <w:style w:type="character" w:customStyle="1" w:styleId="QuoteChar">
    <w:name w:val="Quote Char"/>
    <w:basedOn w:val="DefaultParagraphFont"/>
    <w:link w:val="Quote"/>
    <w:uiPriority w:val="29"/>
    <w:rsid w:val="00793BC3"/>
    <w:rPr>
      <w:i/>
      <w:iCs/>
    </w:rPr>
  </w:style>
  <w:style w:type="paragraph" w:styleId="IntenseQuote">
    <w:name w:val="Intense Quote"/>
    <w:basedOn w:val="Normal"/>
    <w:next w:val="Normal"/>
    <w:link w:val="IntenseQuoteChar"/>
    <w:uiPriority w:val="30"/>
    <w:qFormat/>
    <w:rsid w:val="00793BC3"/>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rPr>
  </w:style>
  <w:style w:type="character" w:customStyle="1" w:styleId="IntenseQuoteChar">
    <w:name w:val="Intense Quote Char"/>
    <w:basedOn w:val="DefaultParagraphFont"/>
    <w:link w:val="IntenseQuote"/>
    <w:uiPriority w:val="30"/>
    <w:rsid w:val="00793BC3"/>
    <w:rPr>
      <w:caps/>
      <w:color w:val="622423" w:themeColor="accent2" w:themeShade="7F"/>
      <w:spacing w:val="5"/>
      <w:sz w:val="20"/>
      <w:szCs w:val="20"/>
    </w:rPr>
  </w:style>
  <w:style w:type="character" w:styleId="SubtleEmphasis">
    <w:name w:val="Subtle Emphasis"/>
    <w:uiPriority w:val="19"/>
    <w:qFormat/>
    <w:rsid w:val="00793BC3"/>
    <w:rPr>
      <w:i/>
      <w:iCs/>
    </w:rPr>
  </w:style>
  <w:style w:type="character" w:styleId="IntenseEmphasis">
    <w:name w:val="Intense Emphasis"/>
    <w:uiPriority w:val="21"/>
    <w:qFormat/>
    <w:rsid w:val="00793BC3"/>
    <w:rPr>
      <w:i/>
      <w:iCs/>
      <w:caps/>
      <w:spacing w:val="10"/>
      <w:sz w:val="20"/>
      <w:szCs w:val="20"/>
    </w:rPr>
  </w:style>
  <w:style w:type="character" w:styleId="SubtleReference">
    <w:name w:val="Subtle Reference"/>
    <w:basedOn w:val="DefaultParagraphFont"/>
    <w:uiPriority w:val="31"/>
    <w:qFormat/>
    <w:rsid w:val="00793BC3"/>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793BC3"/>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793BC3"/>
    <w:rPr>
      <w:caps/>
      <w:color w:val="622423" w:themeColor="accent2" w:themeShade="7F"/>
      <w:spacing w:val="5"/>
      <w:u w:color="622423"/>
    </w:rPr>
  </w:style>
  <w:style w:type="paragraph" w:styleId="TOCHeading">
    <w:name w:val="TOC Heading"/>
    <w:basedOn w:val="Heading1"/>
    <w:next w:val="Normal"/>
    <w:uiPriority w:val="39"/>
    <w:unhideWhenUsed/>
    <w:qFormat/>
    <w:rsid w:val="00793BC3"/>
    <w:pPr>
      <w:outlineLvl w:val="9"/>
    </w:pPr>
    <w:rPr>
      <w:lang w:bidi="en-US"/>
    </w:rPr>
  </w:style>
  <w:style w:type="paragraph" w:customStyle="1" w:styleId="Default">
    <w:name w:val="Default"/>
    <w:rsid w:val="004559AD"/>
    <w:pPr>
      <w:autoSpaceDE w:val="0"/>
      <w:autoSpaceDN w:val="0"/>
      <w:adjustRightInd w:val="0"/>
      <w:spacing w:after="0" w:line="240" w:lineRule="auto"/>
    </w:pPr>
    <w:rPr>
      <w:rFonts w:ascii="Myriad Pro Light" w:hAnsi="Myriad Pro Light" w:cs="Myriad Pro Light"/>
      <w:color w:val="000000"/>
      <w:sz w:val="24"/>
      <w:szCs w:val="24"/>
    </w:rPr>
  </w:style>
  <w:style w:type="character" w:styleId="Hyperlink">
    <w:name w:val="Hyperlink"/>
    <w:basedOn w:val="DefaultParagraphFont"/>
    <w:uiPriority w:val="99"/>
    <w:unhideWhenUsed/>
    <w:rsid w:val="000557DA"/>
    <w:rPr>
      <w:color w:val="0000FF" w:themeColor="hyperlink"/>
      <w:u w:val="single"/>
    </w:rPr>
  </w:style>
  <w:style w:type="character" w:styleId="FollowedHyperlink">
    <w:name w:val="FollowedHyperlink"/>
    <w:basedOn w:val="DefaultParagraphFont"/>
    <w:uiPriority w:val="99"/>
    <w:semiHidden/>
    <w:unhideWhenUsed/>
    <w:rsid w:val="000557DA"/>
    <w:rPr>
      <w:color w:val="800080" w:themeColor="followedHyperlink"/>
      <w:u w:val="single"/>
    </w:rPr>
  </w:style>
  <w:style w:type="paragraph" w:styleId="TOC2">
    <w:name w:val="toc 2"/>
    <w:basedOn w:val="Normal"/>
    <w:next w:val="Normal"/>
    <w:autoRedefine/>
    <w:uiPriority w:val="39"/>
    <w:unhideWhenUsed/>
    <w:rsid w:val="00A27E41"/>
    <w:pPr>
      <w:spacing w:after="100"/>
      <w:ind w:left="220"/>
    </w:pPr>
  </w:style>
  <w:style w:type="paragraph" w:styleId="TOC3">
    <w:name w:val="toc 3"/>
    <w:basedOn w:val="Normal"/>
    <w:next w:val="Normal"/>
    <w:autoRedefine/>
    <w:uiPriority w:val="39"/>
    <w:unhideWhenUsed/>
    <w:rsid w:val="00A27E41"/>
    <w:pPr>
      <w:spacing w:after="100"/>
      <w:ind w:left="440"/>
    </w:pPr>
  </w:style>
  <w:style w:type="paragraph" w:styleId="Header">
    <w:name w:val="header"/>
    <w:basedOn w:val="Normal"/>
    <w:link w:val="HeaderChar"/>
    <w:uiPriority w:val="99"/>
    <w:unhideWhenUsed/>
    <w:rsid w:val="0048310E"/>
    <w:pPr>
      <w:tabs>
        <w:tab w:val="center" w:pos="4320"/>
        <w:tab w:val="right" w:pos="8640"/>
      </w:tabs>
      <w:spacing w:after="0" w:line="240" w:lineRule="auto"/>
    </w:pPr>
  </w:style>
  <w:style w:type="character" w:customStyle="1" w:styleId="HeaderChar">
    <w:name w:val="Header Char"/>
    <w:basedOn w:val="DefaultParagraphFont"/>
    <w:link w:val="Header"/>
    <w:uiPriority w:val="99"/>
    <w:rsid w:val="0048310E"/>
  </w:style>
  <w:style w:type="paragraph" w:styleId="Footer">
    <w:name w:val="footer"/>
    <w:basedOn w:val="Normal"/>
    <w:link w:val="FooterChar"/>
    <w:uiPriority w:val="99"/>
    <w:unhideWhenUsed/>
    <w:rsid w:val="0048310E"/>
    <w:pPr>
      <w:tabs>
        <w:tab w:val="center" w:pos="4320"/>
        <w:tab w:val="right" w:pos="8640"/>
      </w:tabs>
      <w:spacing w:after="0" w:line="240" w:lineRule="auto"/>
    </w:pPr>
  </w:style>
  <w:style w:type="character" w:customStyle="1" w:styleId="FooterChar">
    <w:name w:val="Footer Char"/>
    <w:basedOn w:val="DefaultParagraphFont"/>
    <w:link w:val="Footer"/>
    <w:uiPriority w:val="99"/>
    <w:rsid w:val="0048310E"/>
  </w:style>
  <w:style w:type="table" w:styleId="TableGrid">
    <w:name w:val="Table Grid"/>
    <w:basedOn w:val="TableNormal"/>
    <w:uiPriority w:val="59"/>
    <w:rsid w:val="00367E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EE3315"/>
    <w:rPr>
      <w:rFonts w:ascii="UbuntuMono-Regular" w:hAnsi="UbuntuMono-Regular" w:hint="default"/>
      <w:b w:val="0"/>
      <w:bCs w:val="0"/>
      <w:i w:val="0"/>
      <w:iCs w:val="0"/>
      <w:color w:val="353594"/>
      <w:sz w:val="20"/>
      <w:szCs w:val="20"/>
    </w:rPr>
  </w:style>
  <w:style w:type="character" w:customStyle="1" w:styleId="fontstyle21">
    <w:name w:val="fontstyle21"/>
    <w:basedOn w:val="DefaultParagraphFont"/>
    <w:rsid w:val="00EE3315"/>
    <w:rPr>
      <w:rFonts w:ascii="UbuntuMono-Bold" w:hAnsi="UbuntuMono-Bold" w:hint="default"/>
      <w:b/>
      <w:bCs/>
      <w:i w:val="0"/>
      <w:iCs w:val="0"/>
      <w:color w:val="C02126"/>
      <w:sz w:val="20"/>
      <w:szCs w:val="20"/>
    </w:rPr>
  </w:style>
  <w:style w:type="paragraph" w:styleId="FootnoteText">
    <w:name w:val="footnote text"/>
    <w:basedOn w:val="Normal"/>
    <w:link w:val="FootnoteTextChar"/>
    <w:uiPriority w:val="99"/>
    <w:unhideWhenUsed/>
    <w:rsid w:val="00547391"/>
    <w:pPr>
      <w:spacing w:before="0" w:after="0" w:line="240" w:lineRule="auto"/>
    </w:pPr>
  </w:style>
  <w:style w:type="character" w:customStyle="1" w:styleId="FootnoteTextChar">
    <w:name w:val="Footnote Text Char"/>
    <w:basedOn w:val="DefaultParagraphFont"/>
    <w:link w:val="FootnoteText"/>
    <w:uiPriority w:val="99"/>
    <w:rsid w:val="00547391"/>
    <w:rPr>
      <w:sz w:val="20"/>
      <w:szCs w:val="20"/>
    </w:rPr>
  </w:style>
  <w:style w:type="character" w:styleId="FootnoteReference">
    <w:name w:val="footnote reference"/>
    <w:basedOn w:val="DefaultParagraphFont"/>
    <w:uiPriority w:val="99"/>
    <w:semiHidden/>
    <w:unhideWhenUsed/>
    <w:rsid w:val="00547391"/>
    <w:rPr>
      <w:vertAlign w:val="superscript"/>
    </w:rPr>
  </w:style>
  <w:style w:type="paragraph" w:styleId="HTMLPreformatted">
    <w:name w:val="HTML Preformatted"/>
    <w:basedOn w:val="Normal"/>
    <w:link w:val="HTMLPreformattedChar"/>
    <w:uiPriority w:val="99"/>
    <w:semiHidden/>
    <w:unhideWhenUsed/>
    <w:rsid w:val="00C91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after="0" w:line="240" w:lineRule="auto"/>
      <w:jc w:val="left"/>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C9100E"/>
    <w:rPr>
      <w:rFonts w:ascii="Courier New" w:eastAsia="Times New Roman" w:hAnsi="Courier New" w:cs="Courier New"/>
      <w:sz w:val="20"/>
      <w:szCs w:val="20"/>
    </w:rPr>
  </w:style>
  <w:style w:type="character" w:customStyle="1" w:styleId="k">
    <w:name w:val="k"/>
    <w:basedOn w:val="DefaultParagraphFont"/>
    <w:rsid w:val="00C9100E"/>
  </w:style>
  <w:style w:type="character" w:customStyle="1" w:styleId="n">
    <w:name w:val="n"/>
    <w:basedOn w:val="DefaultParagraphFont"/>
    <w:rsid w:val="00C9100E"/>
  </w:style>
  <w:style w:type="character" w:customStyle="1" w:styleId="p">
    <w:name w:val="p"/>
    <w:basedOn w:val="DefaultParagraphFont"/>
    <w:rsid w:val="00C9100E"/>
  </w:style>
  <w:style w:type="character" w:customStyle="1" w:styleId="kt">
    <w:name w:val="kt"/>
    <w:basedOn w:val="DefaultParagraphFont"/>
    <w:rsid w:val="00C9100E"/>
  </w:style>
  <w:style w:type="paragraph" w:styleId="TOC1">
    <w:name w:val="toc 1"/>
    <w:basedOn w:val="Normal"/>
    <w:next w:val="Normal"/>
    <w:autoRedefine/>
    <w:uiPriority w:val="39"/>
    <w:unhideWhenUsed/>
    <w:rsid w:val="0013722C"/>
    <w:pPr>
      <w:spacing w:after="100"/>
    </w:pPr>
  </w:style>
  <w:style w:type="paragraph" w:customStyle="1" w:styleId="CodeStyle">
    <w:name w:val="CodeStyle"/>
    <w:basedOn w:val="Normal"/>
    <w:link w:val="CodeStyleChar"/>
    <w:qFormat/>
    <w:rsid w:val="00DA0B53"/>
    <w:pPr>
      <w:bidi w:val="0"/>
    </w:pPr>
    <w:rPr>
      <w:rFonts w:ascii="Consolas" w:hAnsi="Consolas"/>
    </w:rPr>
  </w:style>
  <w:style w:type="character" w:customStyle="1" w:styleId="CodeStyleChar">
    <w:name w:val="CodeStyle Char"/>
    <w:basedOn w:val="DefaultParagraphFont"/>
    <w:link w:val="CodeStyle"/>
    <w:rsid w:val="00DA0B53"/>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5362511">
      <w:bodyDiv w:val="1"/>
      <w:marLeft w:val="0"/>
      <w:marRight w:val="0"/>
      <w:marTop w:val="0"/>
      <w:marBottom w:val="0"/>
      <w:divBdr>
        <w:top w:val="none" w:sz="0" w:space="0" w:color="auto"/>
        <w:left w:val="none" w:sz="0" w:space="0" w:color="auto"/>
        <w:bottom w:val="none" w:sz="0" w:space="0" w:color="auto"/>
        <w:right w:val="none" w:sz="0" w:space="0" w:color="auto"/>
      </w:divBdr>
    </w:div>
    <w:div w:id="637494646">
      <w:bodyDiv w:val="1"/>
      <w:marLeft w:val="0"/>
      <w:marRight w:val="0"/>
      <w:marTop w:val="0"/>
      <w:marBottom w:val="0"/>
      <w:divBdr>
        <w:top w:val="none" w:sz="0" w:space="0" w:color="auto"/>
        <w:left w:val="none" w:sz="0" w:space="0" w:color="auto"/>
        <w:bottom w:val="none" w:sz="0" w:space="0" w:color="auto"/>
        <w:right w:val="none" w:sz="0" w:space="0" w:color="auto"/>
      </w:divBdr>
    </w:div>
    <w:div w:id="806125317">
      <w:bodyDiv w:val="1"/>
      <w:marLeft w:val="0"/>
      <w:marRight w:val="0"/>
      <w:marTop w:val="0"/>
      <w:marBottom w:val="0"/>
      <w:divBdr>
        <w:top w:val="none" w:sz="0" w:space="0" w:color="auto"/>
        <w:left w:val="none" w:sz="0" w:space="0" w:color="auto"/>
        <w:bottom w:val="none" w:sz="0" w:space="0" w:color="auto"/>
        <w:right w:val="none" w:sz="0" w:space="0" w:color="auto"/>
      </w:divBdr>
    </w:div>
    <w:div w:id="925382456">
      <w:bodyDiv w:val="1"/>
      <w:marLeft w:val="0"/>
      <w:marRight w:val="0"/>
      <w:marTop w:val="0"/>
      <w:marBottom w:val="0"/>
      <w:divBdr>
        <w:top w:val="none" w:sz="0" w:space="0" w:color="auto"/>
        <w:left w:val="none" w:sz="0" w:space="0" w:color="auto"/>
        <w:bottom w:val="none" w:sz="0" w:space="0" w:color="auto"/>
        <w:right w:val="none" w:sz="0" w:space="0" w:color="auto"/>
      </w:divBdr>
    </w:div>
    <w:div w:id="990790465">
      <w:bodyDiv w:val="1"/>
      <w:marLeft w:val="0"/>
      <w:marRight w:val="0"/>
      <w:marTop w:val="0"/>
      <w:marBottom w:val="0"/>
      <w:divBdr>
        <w:top w:val="none" w:sz="0" w:space="0" w:color="auto"/>
        <w:left w:val="none" w:sz="0" w:space="0" w:color="auto"/>
        <w:bottom w:val="none" w:sz="0" w:space="0" w:color="auto"/>
        <w:right w:val="none" w:sz="0" w:space="0" w:color="auto"/>
      </w:divBdr>
    </w:div>
    <w:div w:id="1261793202">
      <w:bodyDiv w:val="1"/>
      <w:marLeft w:val="0"/>
      <w:marRight w:val="0"/>
      <w:marTop w:val="0"/>
      <w:marBottom w:val="0"/>
      <w:divBdr>
        <w:top w:val="none" w:sz="0" w:space="0" w:color="auto"/>
        <w:left w:val="none" w:sz="0" w:space="0" w:color="auto"/>
        <w:bottom w:val="none" w:sz="0" w:space="0" w:color="auto"/>
        <w:right w:val="none" w:sz="0" w:space="0" w:color="auto"/>
      </w:divBdr>
      <w:divsChild>
        <w:div w:id="785202091">
          <w:marLeft w:val="0"/>
          <w:marRight w:val="0"/>
          <w:marTop w:val="0"/>
          <w:marBottom w:val="0"/>
          <w:divBdr>
            <w:top w:val="none" w:sz="0" w:space="0" w:color="auto"/>
            <w:left w:val="none" w:sz="0" w:space="0" w:color="auto"/>
            <w:bottom w:val="none" w:sz="0" w:space="0" w:color="auto"/>
            <w:right w:val="none" w:sz="0" w:space="0" w:color="auto"/>
          </w:divBdr>
        </w:div>
        <w:div w:id="870069460">
          <w:marLeft w:val="0"/>
          <w:marRight w:val="0"/>
          <w:marTop w:val="0"/>
          <w:marBottom w:val="0"/>
          <w:divBdr>
            <w:top w:val="none" w:sz="0" w:space="0" w:color="auto"/>
            <w:left w:val="none" w:sz="0" w:space="0" w:color="auto"/>
            <w:bottom w:val="none" w:sz="0" w:space="0" w:color="auto"/>
            <w:right w:val="none" w:sz="0" w:space="0" w:color="auto"/>
          </w:divBdr>
        </w:div>
      </w:divsChild>
    </w:div>
    <w:div w:id="1650162707">
      <w:bodyDiv w:val="1"/>
      <w:marLeft w:val="0"/>
      <w:marRight w:val="0"/>
      <w:marTop w:val="0"/>
      <w:marBottom w:val="0"/>
      <w:divBdr>
        <w:top w:val="none" w:sz="0" w:space="0" w:color="auto"/>
        <w:left w:val="none" w:sz="0" w:space="0" w:color="auto"/>
        <w:bottom w:val="none" w:sz="0" w:space="0" w:color="auto"/>
        <w:right w:val="none" w:sz="0" w:space="0" w:color="auto"/>
      </w:divBdr>
    </w:div>
    <w:div w:id="1932929933">
      <w:bodyDiv w:val="1"/>
      <w:marLeft w:val="0"/>
      <w:marRight w:val="0"/>
      <w:marTop w:val="0"/>
      <w:marBottom w:val="0"/>
      <w:divBdr>
        <w:top w:val="none" w:sz="0" w:space="0" w:color="auto"/>
        <w:left w:val="none" w:sz="0" w:space="0" w:color="auto"/>
        <w:bottom w:val="none" w:sz="0" w:space="0" w:color="auto"/>
        <w:right w:val="none" w:sz="0" w:space="0" w:color="auto"/>
      </w:divBdr>
      <w:divsChild>
        <w:div w:id="371156475">
          <w:marLeft w:val="0"/>
          <w:marRight w:val="0"/>
          <w:marTop w:val="0"/>
          <w:marBottom w:val="0"/>
          <w:divBdr>
            <w:top w:val="none" w:sz="0" w:space="0" w:color="auto"/>
            <w:left w:val="none" w:sz="0" w:space="0" w:color="auto"/>
            <w:bottom w:val="none" w:sz="0" w:space="0" w:color="auto"/>
            <w:right w:val="none" w:sz="0" w:space="0" w:color="auto"/>
          </w:divBdr>
        </w:div>
        <w:div w:id="16679019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6.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en.wikipedia.org/wiki/Typename" TargetMode="External"/><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youtube.com/watch?v=Vkck4EU2lOU&amp;t=870s" TargetMode="External"/><Relationship Id="rId29" Type="http://schemas.openxmlformats.org/officeDocument/2006/relationships/image" Target="cid:168dded250b4cff311" TargetMode="External"/><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cid:168dded7bbd4cff311"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4.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cid:168dded250b5b16b2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728B55-FEA7-4511-9207-5ECBF283CE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6482</TotalTime>
  <Pages>38</Pages>
  <Words>5937</Words>
  <Characters>33842</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Rafi Neeman</cp:lastModifiedBy>
  <cp:revision>234</cp:revision>
  <dcterms:created xsi:type="dcterms:W3CDTF">2018-05-06T05:22:00Z</dcterms:created>
  <dcterms:modified xsi:type="dcterms:W3CDTF">2019-07-16T11:17:00Z</dcterms:modified>
</cp:coreProperties>
</file>