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2D3BBB">
        <w:rPr>
          <w:rFonts w:hint="eastAsia"/>
          <w:noProof/>
          <w:rtl/>
        </w:rPr>
        <w:t>‏יום שלישי</w:t>
      </w:r>
      <w:r w:rsidR="002D3BBB">
        <w:rPr>
          <w:noProof/>
          <w:rtl/>
        </w:rPr>
        <w:t xml:space="preserve"> 12 </w:t>
      </w:r>
      <w:r w:rsidR="002D3BBB">
        <w:rPr>
          <w:rFonts w:hint="eastAsia"/>
          <w:noProof/>
          <w:rtl/>
        </w:rPr>
        <w:t>נובמבר</w:t>
      </w:r>
      <w:r w:rsidR="002D3BBB">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2D3BBB">
        <w:rPr>
          <w:rFonts w:hint="eastAsia"/>
          <w:noProof/>
          <w:rtl/>
        </w:rPr>
        <w:t>‏</w:t>
      </w:r>
      <w:r w:rsidR="002D3BBB">
        <w:rPr>
          <w:noProof/>
          <w:rtl/>
        </w:rPr>
        <w:t>10:45:00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2D3BBB">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2D3BBB">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proofErr w:type="spellStart"/>
      <w:r>
        <w:t>Labmda</w:t>
      </w:r>
      <w:proofErr w:type="spellEnd"/>
      <w:r>
        <w:t xml:space="preserve"> expressions</w:t>
      </w:r>
      <w:bookmarkEnd w:id="0"/>
    </w:p>
    <w:p w:rsidR="00F24109" w:rsidRDefault="00F24109" w:rsidP="006C6539">
      <w:pPr>
        <w:pStyle w:val="Heading3"/>
      </w:pPr>
      <w:bookmarkStart w:id="1" w:name="_Toc7956900"/>
      <w:r w:rsidRPr="00837FC3">
        <w:t>Using</w:t>
      </w:r>
      <w:r>
        <w:t xml:space="preserve"> Lambda</w:t>
      </w:r>
      <w:bookmarkEnd w:id="1"/>
    </w:p>
    <w:p w:rsidR="003B31FA" w:rsidRDefault="003B31FA" w:rsidP="003B31FA">
      <w:pPr>
        <w:rPr>
          <w:rtl/>
        </w:rPr>
      </w:pPr>
      <w:r>
        <w:rPr>
          <w:rFonts w:hint="cs"/>
          <w:rtl/>
        </w:rPr>
        <w:t>צורה כללית של ביטוי למדא</w:t>
      </w:r>
    </w:p>
    <w:p w:rsidR="003B31FA" w:rsidRDefault="003B31FA" w:rsidP="003B31FA">
      <w:pPr>
        <w:pStyle w:val="CodeStyle"/>
      </w:pPr>
      <w:proofErr w:type="gramStart"/>
      <w:r>
        <w:t>auto</w:t>
      </w:r>
      <w:proofErr w:type="gramEnd"/>
      <w:r>
        <w:t xml:space="preserve"> l = [](</w:t>
      </w:r>
      <w:proofErr w:type="spellStart"/>
      <w:r>
        <w:t>int</w:t>
      </w:r>
      <w:proofErr w:type="spellEnd"/>
      <w:r>
        <w:t xml:space="preserve"> a, </w:t>
      </w:r>
      <w:proofErr w:type="spellStart"/>
      <w:r>
        <w:t>int</w:t>
      </w:r>
      <w:proofErr w:type="spellEnd"/>
      <w:r>
        <w:t xml:space="preserve"> b) -&gt; </w:t>
      </w:r>
      <w:proofErr w:type="spellStart"/>
      <w:r>
        <w:t>int</w:t>
      </w:r>
      <w:proofErr w:type="spellEnd"/>
      <w:r>
        <w:t xml:space="preserve"> {return (</w:t>
      </w:r>
      <w:proofErr w:type="spellStart"/>
      <w:r>
        <w:t>a+b</w:t>
      </w:r>
      <w:proofErr w:type="spellEnd"/>
      <w:r>
        <w:t>)};</w:t>
      </w:r>
    </w:p>
    <w:p w:rsidR="003B31FA" w:rsidRDefault="003B31FA" w:rsidP="006C6539">
      <w:pPr>
        <w:rPr>
          <w:rtl/>
        </w:rPr>
      </w:pPr>
    </w:p>
    <w:p w:rsidR="003B31FA" w:rsidRDefault="00ED5B8B" w:rsidP="002D3BBB">
      <w:pPr>
        <w:rPr>
          <w:rFonts w:hint="cs"/>
          <w:rtl/>
        </w:rPr>
      </w:pPr>
      <w:r>
        <w:rPr>
          <w:rFonts w:hint="cs"/>
          <w:rtl/>
        </w:rPr>
        <w:t>הכתיב</w:t>
      </w:r>
      <w:r w:rsidR="003B31FA">
        <w:rPr>
          <w:rFonts w:hint="cs"/>
          <w:rtl/>
        </w:rPr>
        <w:t xml:space="preserve"> "</w:t>
      </w:r>
      <w:r>
        <w:rPr>
          <w:rFonts w:hint="cs"/>
          <w:rtl/>
        </w:rPr>
        <w:t xml:space="preserve"> </w:t>
      </w:r>
      <w:r w:rsidR="003B31FA">
        <w:t xml:space="preserve">-&gt; </w:t>
      </w:r>
      <w:proofErr w:type="spellStart"/>
      <w:r w:rsidR="003B31FA">
        <w:t>int</w:t>
      </w:r>
      <w:proofErr w:type="spellEnd"/>
      <w:r w:rsidR="003B31FA">
        <w:rPr>
          <w:rFonts w:hint="cs"/>
          <w:rtl/>
        </w:rPr>
        <w:t xml:space="preserve">  "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B31FA">
        <w:rPr>
          <w:rFonts w:hint="cs"/>
          <w:rtl/>
        </w:rPr>
        <w:t xml:space="preserve">אפשר לוותר על </w:t>
      </w:r>
      <w:r w:rsidR="002D3BBB">
        <w:rPr>
          <w:rFonts w:hint="cs"/>
          <w:rtl/>
        </w:rPr>
        <w:t>זה</w:t>
      </w:r>
      <w:r w:rsidR="003B31FA">
        <w:rPr>
          <w:rFonts w:hint="cs"/>
          <w:rtl/>
        </w:rPr>
        <w:t xml:space="preserve"> במידה והקומפיילר יכול להסיק זאת בעצמו.</w:t>
      </w:r>
    </w:p>
    <w:p w:rsidR="003B31FA" w:rsidRDefault="003B31FA" w:rsidP="003B31FA">
      <w:pPr>
        <w:rPr>
          <w:rFonts w:hint="cs"/>
          <w:rtl/>
        </w:rPr>
      </w:pPr>
      <w:r>
        <w:rPr>
          <w:rFonts w:hint="cs"/>
          <w:rtl/>
        </w:rPr>
        <w:t xml:space="preserve">במידה והביטוי לא תופס ערכים מהסקופ שמסביב אפשר שהטיפוס של </w:t>
      </w:r>
      <w:r>
        <w:t>l</w:t>
      </w:r>
      <w:r>
        <w:rPr>
          <w:rFonts w:hint="cs"/>
          <w:rtl/>
        </w:rPr>
        <w:t xml:space="preserve"> יהיה מצביע לפונקציה (מתאימה) והקומפיילר יבצע את ההמרה. אם הוא כן תופס ערכים, אז הדרך היחידה היא </w:t>
      </w:r>
      <w:r>
        <w:t>auto</w:t>
      </w:r>
      <w:r w:rsidR="002D3BBB">
        <w:rPr>
          <w:rFonts w:hint="cs"/>
          <w:rtl/>
        </w:rPr>
        <w:t xml:space="preserve"> ואז כדי להעביר אותו לפונקציה צריך תבנית משום שאי אפשר שארגומנט של פונקציה יהיה </w:t>
      </w:r>
      <w:r w:rsidR="002D3BBB">
        <w:t>auto</w:t>
      </w:r>
      <w:r w:rsidR="002D3BBB">
        <w:rPr>
          <w:rFonts w:hint="cs"/>
          <w:rtl/>
        </w:rPr>
        <w:t>.</w:t>
      </w:r>
    </w:p>
    <w:p w:rsidR="003B31FA" w:rsidRDefault="003B31FA" w:rsidP="003B31FA">
      <w:pPr>
        <w:rPr>
          <w:rtl/>
        </w:rPr>
      </w:pPr>
      <w:r>
        <w:rPr>
          <w:rFonts w:hint="cs"/>
          <w:rtl/>
        </w:rPr>
        <w:t xml:space="preserve">לא ניתן בביטוי הנ"ל לשנות בגוף הלמדא את </w:t>
      </w:r>
      <w:proofErr w:type="spellStart"/>
      <w:r>
        <w:t>a,b</w:t>
      </w:r>
      <w:proofErr w:type="spellEnd"/>
      <w:r>
        <w:rPr>
          <w:rFonts w:hint="cs"/>
          <w:rtl/>
        </w:rPr>
        <w:t xml:space="preserve"> משום שהועברו לפי ערך</w:t>
      </w:r>
      <w:r w:rsidR="002D3BBB">
        <w:rPr>
          <w:rFonts w:hint="cs"/>
          <w:rtl/>
        </w:rPr>
        <w:t xml:space="preserve"> (בסתם פונקציה אין הגבלה כזו, כידוע)</w:t>
      </w:r>
      <w:r>
        <w:rPr>
          <w:rFonts w:hint="cs"/>
          <w:rtl/>
        </w:rPr>
        <w:t xml:space="preserve">. אם רוצים בכל זאת, אפשר לציין </w:t>
      </w:r>
      <w:r>
        <w:t>mutable</w:t>
      </w:r>
      <w:r>
        <w:rPr>
          <w:rFonts w:hint="cs"/>
          <w:rtl/>
        </w:rPr>
        <w:t xml:space="preserve"> לפני הסוגריים המסולסלים.</w:t>
      </w:r>
    </w:p>
    <w:p w:rsidR="00F24109" w:rsidRDefault="00F24109" w:rsidP="006C6539">
      <w:pPr>
        <w:pStyle w:val="Heading3"/>
      </w:pPr>
      <w:bookmarkStart w:id="2" w:name="_Toc7956901"/>
      <w:r>
        <w:lastRenderedPageBreak/>
        <w:t>Lambda capture</w:t>
      </w:r>
      <w:bookmarkEnd w:id="2"/>
      <w:r>
        <w:t xml:space="preserve"> </w:t>
      </w:r>
    </w:p>
    <w:p w:rsidR="00F24109" w:rsidRDefault="00F24109" w:rsidP="006C6539">
      <w:pPr>
        <w:rPr>
          <w:rFonts w:hint="cs"/>
          <w:rtl/>
        </w:rPr>
      </w:pPr>
    </w:p>
    <w:p w:rsidR="00ED5B8B" w:rsidRPr="00807AA3" w:rsidRDefault="00BA72F7" w:rsidP="006C6539">
      <w:pPr>
        <w:bidi w:val="0"/>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8"/>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proofErr w:type="spellStart"/>
      <w:proofErr w:type="gramStart"/>
      <w:r>
        <w:t>r</w:t>
      </w:r>
      <w:r w:rsidR="00591188">
        <w:t>val</w:t>
      </w:r>
      <w:r>
        <w:t>-lval</w:t>
      </w:r>
      <w:proofErr w:type="spellEnd"/>
      <w:proofErr w:type="gramEnd"/>
      <w:r>
        <w:t xml:space="preserve">, </w:t>
      </w:r>
      <w:r w:rsidR="00591188">
        <w:t>Move semantics</w:t>
      </w:r>
      <w:r>
        <w:t xml:space="preserve">, </w:t>
      </w:r>
      <w:r w:rsidR="00591188">
        <w:t xml:space="preserve">perfect </w:t>
      </w:r>
      <w:proofErr w:type="spellStart"/>
      <w:r w:rsidR="00591188">
        <w:t>forwaring</w:t>
      </w:r>
      <w:bookmarkEnd w:id="3"/>
      <w:proofErr w:type="spellEnd"/>
    </w:p>
    <w:p w:rsidR="00577E28" w:rsidRDefault="00577E28" w:rsidP="00577E28">
      <w:pPr>
        <w:pStyle w:val="Heading3"/>
      </w:pPr>
      <w:bookmarkStart w:id="4" w:name="_Toc7956903"/>
      <w:proofErr w:type="spellStart"/>
      <w:proofErr w:type="gramStart"/>
      <w:r>
        <w:t>lvalue-rvalue</w:t>
      </w:r>
      <w:bookmarkEnd w:id="4"/>
      <w:proofErr w:type="spellEnd"/>
      <w:proofErr w:type="gramEnd"/>
    </w:p>
    <w:p w:rsidR="00577E28" w:rsidRDefault="00577E28" w:rsidP="00577E28">
      <w:pPr>
        <w:bidi w:val="0"/>
      </w:pPr>
      <w:r>
        <w:t>PS-Korban-C++11</w:t>
      </w:r>
    </w:p>
    <w:p w:rsidR="00577E28" w:rsidRDefault="00577E28" w:rsidP="00577E28">
      <w:pPr>
        <w:rPr>
          <w:rtl/>
        </w:rPr>
      </w:pPr>
      <w:proofErr w:type="spellStart"/>
      <w:proofErr w:type="gramStart"/>
      <w:r>
        <w:t>rvalue</w:t>
      </w:r>
      <w:proofErr w:type="spellEnd"/>
      <w:proofErr w:type="gramEnd"/>
      <w:r>
        <w:rPr>
          <w:rFonts w:hint="cs"/>
          <w:rtl/>
        </w:rPr>
        <w:t xml:space="preserve"> הוא ערך "בר חלוף", 'משתנה' שניתן "לגנוב" את תוכנו מבלי שיהיה אכפת למישהו.</w:t>
      </w:r>
    </w:p>
    <w:p w:rsidR="0092781E" w:rsidRPr="0092781E" w:rsidRDefault="0092781E" w:rsidP="00577E28">
      <w:pPr>
        <w:rPr>
          <w:i/>
          <w:iCs/>
          <w:rtl/>
        </w:rPr>
      </w:pPr>
      <w:r w:rsidRPr="0092781E">
        <w:rPr>
          <w:rFonts w:hint="cs"/>
          <w:i/>
          <w:iCs/>
          <w:rtl/>
        </w:rPr>
        <w:t>גונן נתן את ההגדרה הבאה:</w:t>
      </w:r>
    </w:p>
    <w:p w:rsidR="0092781E" w:rsidRPr="0092781E" w:rsidRDefault="0092781E" w:rsidP="0092781E">
      <w:pPr>
        <w:rPr>
          <w:i/>
          <w:iCs/>
          <w:rtl/>
        </w:rPr>
      </w:pPr>
      <w:r w:rsidRPr="0092781E">
        <w:rPr>
          <w:rFonts w:hint="cs"/>
          <w:i/>
          <w:iCs/>
          <w:rtl/>
        </w:rPr>
        <w:t xml:space="preserve">ל </w:t>
      </w:r>
      <w:proofErr w:type="spellStart"/>
      <w:r w:rsidRPr="0092781E">
        <w:rPr>
          <w:i/>
          <w:iCs/>
        </w:rPr>
        <w:t>lvalue</w:t>
      </w:r>
      <w:proofErr w:type="spellEnd"/>
      <w:r w:rsidRPr="0092781E">
        <w:rPr>
          <w:rFonts w:hint="cs"/>
          <w:i/>
          <w:iCs/>
          <w:rtl/>
        </w:rPr>
        <w:t xml:space="preserve"> יש שם, יש כתובת, ניתן לבצע אליו השמה, והוא 'ממשיך' מעבר לשורה בה הוא הוגדר. כל השאר הם </w:t>
      </w:r>
      <w:proofErr w:type="spellStart"/>
      <w:r w:rsidRPr="0092781E">
        <w:rPr>
          <w:i/>
          <w:iCs/>
        </w:rPr>
        <w:t>rvalue</w:t>
      </w:r>
      <w:proofErr w:type="spellEnd"/>
      <w:r w:rsidRPr="0092781E">
        <w:rPr>
          <w:rFonts w:hint="cs"/>
          <w:i/>
          <w:iCs/>
          <w:rtl/>
        </w:rPr>
        <w:t>.</w:t>
      </w:r>
    </w:p>
    <w:p w:rsidR="0092781E" w:rsidRDefault="0092781E" w:rsidP="00577E28">
      <w:pPr>
        <w:rPr>
          <w:rtl/>
        </w:rPr>
      </w:pP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proofErr w:type="spellStart"/>
      <w:proofErr w:type="gramStart"/>
      <w:r>
        <w:rPr>
          <w:rFonts w:ascii="Consolas" w:hAnsi="Consolas"/>
        </w:rPr>
        <w:t>func</w:t>
      </w:r>
      <w:proofErr w:type="spellEnd"/>
      <w:r>
        <w:rPr>
          <w:rFonts w:ascii="Consolas" w:hAnsi="Consolas"/>
        </w:rPr>
        <w:t>(</w:t>
      </w:r>
      <w:proofErr w:type="spellStart"/>
      <w:proofErr w:type="gramEnd"/>
      <w:r>
        <w:rPr>
          <w:rFonts w:ascii="Consolas" w:hAnsi="Consolas"/>
        </w:rPr>
        <w:t>MyClass</w:t>
      </w:r>
      <w:proofErr w:type="spellEnd"/>
      <w:r>
        <w:rPr>
          <w:rFonts w:ascii="Consolas" w:hAnsi="Consolas"/>
        </w:rPr>
        <w:t>());</w:t>
      </w:r>
    </w:p>
    <w:p w:rsidR="00577E28" w:rsidRDefault="00577E28" w:rsidP="00577E28">
      <w:pPr>
        <w:rPr>
          <w:rFonts w:ascii="Consolas" w:hAnsi="Consolas" w:hint="cs"/>
          <w:rtl/>
        </w:rPr>
      </w:pPr>
    </w:p>
    <w:p w:rsidR="00577E28" w:rsidRDefault="00577E28" w:rsidP="0092781E">
      <w:pPr>
        <w:rPr>
          <w:rFonts w:ascii="Consolas" w:hAnsi="Consolas"/>
          <w:rtl/>
        </w:rPr>
      </w:pPr>
      <w:r>
        <w:rPr>
          <w:rFonts w:ascii="Consolas" w:hAnsi="Consolas" w:hint="cs"/>
          <w:rtl/>
        </w:rPr>
        <w:t xml:space="preserve">אז אומרים שעבר אל הפונקציה משהו שנקרא </w:t>
      </w:r>
      <w:proofErr w:type="spellStart"/>
      <w:r>
        <w:rPr>
          <w:rFonts w:ascii="Consolas" w:hAnsi="Consolas"/>
        </w:rPr>
        <w:t>rvalue</w:t>
      </w:r>
      <w:proofErr w:type="spellEnd"/>
      <w:r>
        <w:rPr>
          <w:rFonts w:ascii="Consolas" w:hAnsi="Consolas" w:hint="cs"/>
          <w:rtl/>
        </w:rPr>
        <w:t xml:space="preserve">. משום ששורה לאחר מכן, </w:t>
      </w:r>
      <w:r w:rsidR="0092781E">
        <w:rPr>
          <w:rFonts w:ascii="Consolas" w:hAnsi="Consolas" w:hint="cs"/>
          <w:rtl/>
        </w:rPr>
        <w:t xml:space="preserve">אותו </w:t>
      </w:r>
      <w:r>
        <w:rPr>
          <w:rFonts w:ascii="Consolas" w:hAnsi="Consolas" w:hint="cs"/>
          <w:rtl/>
        </w:rPr>
        <w:t xml:space="preserve">מופע של </w:t>
      </w:r>
      <w:proofErr w:type="spellStart"/>
      <w:r>
        <w:rPr>
          <w:rFonts w:ascii="Consolas" w:hAnsi="Consolas"/>
        </w:rPr>
        <w:t>MyClass</w:t>
      </w:r>
      <w:proofErr w:type="spellEnd"/>
      <w:r>
        <w:rPr>
          <w:rFonts w:ascii="Consolas" w:hAnsi="Consolas" w:hint="cs"/>
          <w:rtl/>
        </w:rPr>
        <w:t xml:space="preserve"> </w:t>
      </w:r>
      <w:r w:rsidR="0092781E">
        <w:rPr>
          <w:rFonts w:ascii="Consolas" w:hAnsi="Consolas" w:hint="cs"/>
          <w:rtl/>
        </w:rPr>
        <w:t>כבר לא מעניין.</w:t>
      </w:r>
    </w:p>
    <w:p w:rsidR="002D3BBB" w:rsidRDefault="00577E28" w:rsidP="00577E28">
      <w:pPr>
        <w:rPr>
          <w:rFonts w:ascii="Consolas" w:hAnsi="Consolas"/>
          <w:rtl/>
        </w:rPr>
      </w:pPr>
      <w:r>
        <w:rPr>
          <w:rFonts w:ascii="Consolas" w:hAnsi="Consolas" w:hint="cs"/>
          <w:rtl/>
        </w:rPr>
        <w:t xml:space="preserve">אחת הדרכים לזהות </w:t>
      </w:r>
      <w:proofErr w:type="spellStart"/>
      <w:r>
        <w:rPr>
          <w:rFonts w:ascii="Consolas" w:hAnsi="Consolas"/>
        </w:rPr>
        <w:t>rvalue</w:t>
      </w:r>
      <w:proofErr w:type="spellEnd"/>
      <w:r>
        <w:rPr>
          <w:rFonts w:ascii="Consolas" w:hAnsi="Consolas" w:hint="cs"/>
          <w:rtl/>
        </w:rPr>
        <w:t xml:space="preserve"> הינה שאין לו שם ושלא ניתן לזהות את כתובתו. </w:t>
      </w:r>
    </w:p>
    <w:p w:rsidR="00577E28" w:rsidRPr="00577E28" w:rsidRDefault="00577E28" w:rsidP="002D3BBB">
      <w:pPr>
        <w:rPr>
          <w:rFonts w:ascii="Consolas" w:hAnsi="Consolas"/>
          <w:rtl/>
        </w:rPr>
      </w:pPr>
      <w:r>
        <w:rPr>
          <w:rFonts w:ascii="Consolas" w:hAnsi="Consolas" w:hint="cs"/>
          <w:rtl/>
        </w:rPr>
        <w:t xml:space="preserve">דוגמא, אין לביטוי </w:t>
      </w:r>
      <w:r>
        <w:rPr>
          <w:rFonts w:ascii="Consolas" w:hAnsi="Consolas"/>
        </w:rPr>
        <w:t>(</w:t>
      </w:r>
      <w:proofErr w:type="spellStart"/>
      <w:r>
        <w:rPr>
          <w:rFonts w:ascii="Consolas" w:hAnsi="Consolas"/>
        </w:rPr>
        <w:t>a+b</w:t>
      </w:r>
      <w:proofErr w:type="spellEnd"/>
      <w:r>
        <w:rPr>
          <w:rFonts w:ascii="Consolas" w:hAnsi="Consolas"/>
        </w:rPr>
        <w:t>)</w:t>
      </w:r>
      <w:r>
        <w:rPr>
          <w:rFonts w:ascii="Consolas" w:hAnsi="Consolas" w:hint="cs"/>
          <w:rtl/>
        </w:rPr>
        <w:t xml:space="preserve"> שם</w:t>
      </w:r>
      <w:r w:rsidR="002D3BBB">
        <w:rPr>
          <w:rFonts w:ascii="Consolas" w:hAnsi="Consolas" w:hint="cs"/>
          <w:rtl/>
        </w:rPr>
        <w:t>,</w:t>
      </w:r>
      <w:r>
        <w:rPr>
          <w:rFonts w:ascii="Consolas" w:hAnsi="Consolas" w:hint="cs"/>
          <w:rtl/>
        </w:rPr>
        <w:t xml:space="preserve"> הפעולה </w:t>
      </w:r>
      <w:r>
        <w:rPr>
          <w:rFonts w:ascii="Consolas" w:hAnsi="Consolas"/>
        </w:rPr>
        <w:t>&amp;(</w:t>
      </w:r>
      <w:proofErr w:type="spellStart"/>
      <w:r>
        <w:rPr>
          <w:rFonts w:ascii="Consolas" w:hAnsi="Consolas"/>
        </w:rPr>
        <w:t>a+b</w:t>
      </w:r>
      <w:proofErr w:type="spellEnd"/>
      <w:r>
        <w:rPr>
          <w:rFonts w:ascii="Consolas" w:hAnsi="Consolas"/>
        </w:rPr>
        <w:t>)</w:t>
      </w:r>
      <w:r w:rsidR="002D3BBB">
        <w:rPr>
          <w:rFonts w:ascii="Consolas" w:hAnsi="Consolas" w:hint="cs"/>
          <w:rtl/>
        </w:rPr>
        <w:t xml:space="preserve"> אינה חוקית כך שאין לו כתובת.</w:t>
      </w:r>
    </w:p>
    <w:p w:rsidR="00577E28" w:rsidRDefault="00577E28" w:rsidP="00577E28">
      <w:pPr>
        <w:rPr>
          <w:rFonts w:hint="cs"/>
          <w:rtl/>
        </w:rPr>
      </w:pPr>
    </w:p>
    <w:p w:rsidR="00577E28" w:rsidRDefault="00577E28" w:rsidP="00577E28">
      <w:pPr>
        <w:rPr>
          <w:rtl/>
        </w:rPr>
      </w:pPr>
      <w:r>
        <w:rPr>
          <w:rFonts w:hint="cs"/>
          <w:rtl/>
        </w:rPr>
        <w:t xml:space="preserve">פונקציה יכולה לסמן במפורש שהיא מקבלת </w:t>
      </w:r>
      <w:proofErr w:type="spellStart"/>
      <w:r>
        <w:t>rvalue</w:t>
      </w:r>
      <w:proofErr w:type="spellEnd"/>
    </w:p>
    <w:p w:rsidR="00577E28" w:rsidRPr="00577E28" w:rsidRDefault="00577E28" w:rsidP="00577E28">
      <w:pPr>
        <w:bidi w:val="0"/>
        <w:rPr>
          <w:rFonts w:ascii="Consolas" w:hAnsi="Consolas"/>
        </w:rPr>
      </w:pPr>
      <w:proofErr w:type="gramStart"/>
      <w:r w:rsidRPr="00577E28">
        <w:rPr>
          <w:rStyle w:val="fontstyle01"/>
          <w:rFonts w:ascii="Consolas" w:hAnsi="Consolas"/>
        </w:rPr>
        <w:t>void</w:t>
      </w:r>
      <w:proofErr w:type="gramEnd"/>
      <w:r w:rsidRPr="00577E28">
        <w:rPr>
          <w:rStyle w:val="fontstyle01"/>
          <w:rFonts w:ascii="Consolas" w:hAnsi="Consolas"/>
        </w:rPr>
        <w:t xml:space="preserve"> </w:t>
      </w:r>
      <w:proofErr w:type="spellStart"/>
      <w:r w:rsidRPr="00577E28">
        <w:rPr>
          <w:rStyle w:val="fontstyle01"/>
          <w:rFonts w:ascii="Consolas" w:hAnsi="Consolas"/>
        </w:rPr>
        <w:t>f</w:t>
      </w:r>
      <w:r>
        <w:rPr>
          <w:rStyle w:val="fontstyle01"/>
          <w:rFonts w:ascii="Consolas" w:hAnsi="Consolas"/>
        </w:rPr>
        <w:t>unc</w:t>
      </w:r>
      <w:proofErr w:type="spellEnd"/>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2D3BBB" w:rsidRDefault="002D3BBB" w:rsidP="0092781E">
      <w:pPr>
        <w:rPr>
          <w:rFonts w:hint="cs"/>
          <w:rtl/>
        </w:rPr>
      </w:pPr>
      <w:r>
        <w:rPr>
          <w:rFonts w:hint="cs"/>
          <w:rtl/>
        </w:rPr>
        <w:t xml:space="preserve">פירוש הדבר שכאשר יועבר אובייקט לפונקציה זו ויש לו </w:t>
      </w:r>
      <w:r>
        <w:t xml:space="preserve">move </w:t>
      </w:r>
      <w:proofErr w:type="spellStart"/>
      <w:r>
        <w:t>ctor</w:t>
      </w:r>
      <w:proofErr w:type="spellEnd"/>
      <w:r>
        <w:rPr>
          <w:rFonts w:hint="cs"/>
          <w:rtl/>
        </w:rPr>
        <w:t xml:space="preserve"> הקומפיילר יאתחל אותו באמצעות </w:t>
      </w:r>
      <w:r>
        <w:t xml:space="preserve">move </w:t>
      </w:r>
      <w:proofErr w:type="spellStart"/>
      <w:r>
        <w:t>ctor</w:t>
      </w:r>
      <w:proofErr w:type="spellEnd"/>
      <w:r>
        <w:rPr>
          <w:rFonts w:hint="cs"/>
          <w:rtl/>
        </w:rPr>
        <w:t xml:space="preserve"> ולא </w:t>
      </w:r>
      <w:r>
        <w:t xml:space="preserve">copy </w:t>
      </w:r>
      <w:proofErr w:type="spellStart"/>
      <w:r>
        <w:t>ctor</w:t>
      </w:r>
      <w:proofErr w:type="spellEnd"/>
      <w:r>
        <w:rPr>
          <w:rFonts w:hint="cs"/>
          <w:rtl/>
        </w:rPr>
        <w:t>.</w:t>
      </w:r>
    </w:p>
    <w:p w:rsidR="0092781E" w:rsidRDefault="002D3BBB" w:rsidP="002D3BBB">
      <w:pPr>
        <w:rPr>
          <w:rFonts w:hint="cs"/>
          <w:rtl/>
        </w:rPr>
      </w:pPr>
      <w:r>
        <w:rPr>
          <w:rFonts w:hint="cs"/>
          <w:rtl/>
        </w:rPr>
        <w:t xml:space="preserve">קוראים ל </w:t>
      </w:r>
      <w:r w:rsidR="0092781E">
        <w:t>w</w:t>
      </w:r>
      <w:r w:rsidR="0092781E">
        <w:rPr>
          <w:rFonts w:hint="cs"/>
          <w:rtl/>
        </w:rPr>
        <w:t xml:space="preserve"> </w:t>
      </w:r>
      <w:r>
        <w:rPr>
          <w:rFonts w:hint="cs"/>
          <w:rtl/>
        </w:rPr>
        <w:t>:</w:t>
      </w:r>
      <w:r w:rsidR="0092781E">
        <w:rPr>
          <w:rFonts w:hint="cs"/>
          <w:rtl/>
        </w:rPr>
        <w:t xml:space="preserve"> </w:t>
      </w:r>
      <w:proofErr w:type="spellStart"/>
      <w:r w:rsidR="0092781E">
        <w:t>rvalue</w:t>
      </w:r>
      <w:proofErr w:type="spellEnd"/>
      <w:r w:rsidR="0092781E">
        <w:t>-ref</w:t>
      </w:r>
      <w:r w:rsidR="0092781E">
        <w:rPr>
          <w:rFonts w:hint="cs"/>
          <w:rtl/>
        </w:rPr>
        <w:t xml:space="preserve">. </w:t>
      </w:r>
    </w:p>
    <w:p w:rsidR="00577E28" w:rsidRDefault="0092781E" w:rsidP="0092781E">
      <w:r>
        <w:rPr>
          <w:rFonts w:hint="cs"/>
          <w:rtl/>
        </w:rPr>
        <w:t xml:space="preserve">הערה: </w:t>
      </w:r>
      <w:r w:rsidR="00577E28">
        <w:t>w</w:t>
      </w:r>
      <w:r w:rsidR="00577E28">
        <w:rPr>
          <w:rFonts w:hint="cs"/>
          <w:rtl/>
        </w:rPr>
        <w:t xml:space="preserve"> </w:t>
      </w:r>
      <w:r>
        <w:rPr>
          <w:rFonts w:hint="cs"/>
          <w:rtl/>
        </w:rPr>
        <w:t xml:space="preserve">לכשעצמו </w:t>
      </w:r>
      <w:r w:rsidR="00577E28">
        <w:rPr>
          <w:rFonts w:hint="cs"/>
          <w:rtl/>
        </w:rPr>
        <w:t xml:space="preserve">הינו </w:t>
      </w:r>
      <w:proofErr w:type="spellStart"/>
      <w:r w:rsidR="00577E28">
        <w:t>lvalue</w:t>
      </w:r>
      <w:proofErr w:type="spellEnd"/>
      <w:r w:rsidR="00577E28">
        <w:rPr>
          <w:rFonts w:hint="cs"/>
          <w:rtl/>
        </w:rPr>
        <w:t>. (</w:t>
      </w:r>
      <w:proofErr w:type="spellStart"/>
      <w:r w:rsidR="00577E28">
        <w:rPr>
          <w:rFonts w:hint="cs"/>
          <w:rtl/>
        </w:rPr>
        <w:t>מיירס</w:t>
      </w:r>
      <w:proofErr w:type="spellEnd"/>
      <w:r w:rsidR="00577E28">
        <w:rPr>
          <w:rFonts w:hint="cs"/>
          <w:rtl/>
        </w:rPr>
        <w:t>, בהקדמה לפרק 5).</w:t>
      </w:r>
    </w:p>
    <w:p w:rsidR="00577E28" w:rsidRDefault="00577E28" w:rsidP="00577E28"/>
    <w:p w:rsidR="00577E28" w:rsidRDefault="0092781E" w:rsidP="00577E28">
      <w:pPr>
        <w:rPr>
          <w:rtl/>
        </w:rPr>
      </w:pPr>
      <w:r>
        <w:rPr>
          <w:rFonts w:hint="cs"/>
          <w:rtl/>
        </w:rPr>
        <w:t xml:space="preserve">מקובל לחלק </w:t>
      </w:r>
      <w:proofErr w:type="spellStart"/>
      <w:r>
        <w:t>rvalue</w:t>
      </w:r>
      <w:proofErr w:type="spellEnd"/>
      <w:r>
        <w:t xml:space="preserve"> </w:t>
      </w:r>
      <w:r>
        <w:rPr>
          <w:rFonts w:hint="cs"/>
          <w:rtl/>
        </w:rPr>
        <w:t xml:space="preserve"> לסוגים, אלה העיקריים:</w:t>
      </w:r>
    </w:p>
    <w:p w:rsidR="00577E28" w:rsidRDefault="00577E28" w:rsidP="00577E28">
      <w:pPr>
        <w:pStyle w:val="ListParagraph"/>
        <w:numPr>
          <w:ilvl w:val="0"/>
          <w:numId w:val="7"/>
        </w:numPr>
      </w:pPr>
      <w:proofErr w:type="spellStart"/>
      <w:r w:rsidRPr="00BE4A8F">
        <w:rPr>
          <w:b/>
          <w:bCs/>
        </w:rPr>
        <w:t>Prvalue</w:t>
      </w:r>
      <w:proofErr w:type="spellEnd"/>
      <w:r>
        <w:t xml:space="preserve"> – pure </w:t>
      </w:r>
      <w:proofErr w:type="spellStart"/>
      <w:r>
        <w:t>r-value</w:t>
      </w:r>
      <w:proofErr w:type="spellEnd"/>
    </w:p>
    <w:p w:rsidR="00577E28" w:rsidRDefault="00577E28" w:rsidP="00577E28">
      <w:pPr>
        <w:pStyle w:val="ListParagraph"/>
        <w:numPr>
          <w:ilvl w:val="0"/>
          <w:numId w:val="7"/>
        </w:numPr>
      </w:pPr>
      <w:proofErr w:type="spellStart"/>
      <w:r w:rsidRPr="00BE4A8F">
        <w:rPr>
          <w:b/>
          <w:bCs/>
        </w:rPr>
        <w:t>Xvalue</w:t>
      </w:r>
      <w:proofErr w:type="spellEnd"/>
      <w:r>
        <w:t xml:space="preserve"> – expiring value</w:t>
      </w:r>
    </w:p>
    <w:p w:rsidR="00577E28" w:rsidRDefault="00577E28" w:rsidP="00577E28">
      <w:pPr>
        <w:rPr>
          <w:rFonts w:hint="cs"/>
        </w:rPr>
      </w:pPr>
    </w:p>
    <w:p w:rsidR="00577E28" w:rsidRDefault="00577E28" w:rsidP="0092781E">
      <w:pPr>
        <w:rPr>
          <w:rtl/>
        </w:rPr>
      </w:pPr>
      <w:proofErr w:type="spellStart"/>
      <w:r>
        <w:rPr>
          <w:rFonts w:hint="cs"/>
          <w:rtl/>
        </w:rPr>
        <w:t>ליטרל</w:t>
      </w:r>
      <w:proofErr w:type="spellEnd"/>
      <w:r>
        <w:rPr>
          <w:rFonts w:hint="cs"/>
          <w:rtl/>
        </w:rPr>
        <w:t xml:space="preserve"> הוא </w:t>
      </w:r>
      <w:r>
        <w:t xml:space="preserve">pure </w:t>
      </w:r>
      <w:proofErr w:type="spellStart"/>
      <w:r w:rsidR="0092781E">
        <w:t>r</w:t>
      </w:r>
      <w:r>
        <w:t>value</w:t>
      </w:r>
      <w:proofErr w:type="spellEnd"/>
      <w:r>
        <w:rPr>
          <w:rFonts w:hint="cs"/>
          <w:rtl/>
        </w:rPr>
        <w:t xml:space="preserve">, וכן פונקציה שמחזירה </w:t>
      </w:r>
      <w:proofErr w:type="spellStart"/>
      <w:r>
        <w:rPr>
          <w:rFonts w:hint="cs"/>
          <w:rtl/>
        </w:rPr>
        <w:t>ליטרל</w:t>
      </w:r>
      <w:proofErr w:type="spellEnd"/>
      <w:r>
        <w:rPr>
          <w:rFonts w:hint="cs"/>
          <w:rtl/>
        </w:rPr>
        <w:t xml:space="preserve"> וכן אובייקט ללא שם</w:t>
      </w:r>
      <w:r w:rsidR="0092781E">
        <w:rPr>
          <w:rFonts w:hint="cs"/>
          <w:rtl/>
        </w:rPr>
        <w:t xml:space="preserve"> כגון</w:t>
      </w:r>
      <w:r>
        <w:t>.pushback(</w:t>
      </w:r>
      <w:proofErr w:type="spellStart"/>
      <w:r>
        <w:t>MyClass</w:t>
      </w:r>
      <w:proofErr w:type="spellEnd"/>
      <w:r>
        <w:t xml:space="preserve">(10))  </w:t>
      </w:r>
    </w:p>
    <w:p w:rsidR="00E04160" w:rsidRDefault="00E04160" w:rsidP="00577E28">
      <w:pPr>
        <w:rPr>
          <w:rFonts w:hint="cs"/>
        </w:rPr>
      </w:pPr>
    </w:p>
    <w:p w:rsidR="0092781E" w:rsidRDefault="00577E28" w:rsidP="00577E28">
      <w:pPr>
        <w:rPr>
          <w:rtl/>
        </w:rPr>
      </w:pPr>
      <w:r>
        <w:rPr>
          <w:rFonts w:hint="cs"/>
          <w:rtl/>
        </w:rPr>
        <w:t>אפשר להשתמש ב</w:t>
      </w:r>
      <w:r w:rsidR="00E04160">
        <w:rPr>
          <w:rFonts w:hint="cs"/>
          <w:rtl/>
        </w:rPr>
        <w:t>אופרטור</w:t>
      </w:r>
      <w:r>
        <w:rPr>
          <w:rFonts w:hint="cs"/>
          <w:rtl/>
        </w:rPr>
        <w:t xml:space="preserve"> </w:t>
      </w:r>
      <w:proofErr w:type="spellStart"/>
      <w:r>
        <w:t>std</w:t>
      </w:r>
      <w:proofErr w:type="spellEnd"/>
      <w:r>
        <w:t>::move()</w:t>
      </w:r>
      <w:r>
        <w:rPr>
          <w:rFonts w:hint="cs"/>
          <w:rtl/>
        </w:rPr>
        <w:t xml:space="preserve"> כדי לומר לקומפיילר במפורש שמדובר ב </w:t>
      </w:r>
      <w:proofErr w:type="spellStart"/>
      <w:r>
        <w:t>xvalue</w:t>
      </w:r>
      <w:proofErr w:type="spellEnd"/>
      <w:r>
        <w:rPr>
          <w:rFonts w:hint="cs"/>
          <w:rtl/>
        </w:rPr>
        <w:t xml:space="preserve"> ו</w:t>
      </w:r>
      <w:r w:rsidR="0092781E">
        <w:rPr>
          <w:rFonts w:hint="cs"/>
          <w:rtl/>
        </w:rPr>
        <w:t>הוא יכול "לגנוב" את המשאבים שלו והאחריות על המתכנת.</w:t>
      </w:r>
    </w:p>
    <w:p w:rsidR="0092781E" w:rsidRDefault="0092781E" w:rsidP="002D3BBB">
      <w:pPr>
        <w:rPr>
          <w:rtl/>
        </w:rPr>
      </w:pPr>
      <w:r>
        <w:rPr>
          <w:rFonts w:hint="cs"/>
          <w:rtl/>
        </w:rPr>
        <w:t xml:space="preserve">שתי השורות הבאות שקולות </w:t>
      </w:r>
      <w:r w:rsidR="002D3BBB">
        <w:rPr>
          <w:rFonts w:hint="cs"/>
          <w:rtl/>
        </w:rPr>
        <w:t>בקירוב.</w:t>
      </w:r>
    </w:p>
    <w:p w:rsidR="0092781E" w:rsidRDefault="0092781E" w:rsidP="0092781E">
      <w:pPr>
        <w:pStyle w:val="CodeStyle"/>
      </w:pPr>
      <w:r>
        <w:t>A a1 = (A&amp;&amp;</w:t>
      </w:r>
      <w:proofErr w:type="gramStart"/>
      <w:r>
        <w:t>)a2</w:t>
      </w:r>
      <w:proofErr w:type="gramEnd"/>
      <w:r>
        <w:t>;</w:t>
      </w:r>
    </w:p>
    <w:p w:rsidR="0092781E" w:rsidRDefault="0092781E" w:rsidP="0092781E">
      <w:pPr>
        <w:pStyle w:val="CodeStyle"/>
      </w:pPr>
      <w:r>
        <w:lastRenderedPageBreak/>
        <w:t xml:space="preserve">A a1 = </w:t>
      </w:r>
      <w:proofErr w:type="spellStart"/>
      <w:r>
        <w:t>std</w:t>
      </w:r>
      <w:proofErr w:type="spellEnd"/>
      <w:r>
        <w:t>::</w:t>
      </w:r>
      <w:proofErr w:type="gramStart"/>
      <w:r>
        <w:t>move(</w:t>
      </w:r>
      <w:proofErr w:type="gramEnd"/>
      <w:r>
        <w:t>a2);</w:t>
      </w:r>
    </w:p>
    <w:p w:rsidR="000D4ADB" w:rsidRDefault="000D4ADB" w:rsidP="000D4ADB">
      <w:pPr>
        <w:pStyle w:val="CodeStyle"/>
      </w:pPr>
    </w:p>
    <w:p w:rsidR="00D17D02" w:rsidRDefault="000D4ADB" w:rsidP="000D4ADB">
      <w:pPr>
        <w:rPr>
          <w:rFonts w:hint="cs"/>
          <w:rtl/>
        </w:rPr>
      </w:pPr>
      <w:r>
        <w:rPr>
          <w:rFonts w:hint="cs"/>
          <w:rtl/>
        </w:rPr>
        <w:t xml:space="preserve">לא תמיד </w:t>
      </w:r>
      <w:proofErr w:type="spellStart"/>
      <w:r>
        <w:t>rvalue</w:t>
      </w:r>
      <w:proofErr w:type="spellEnd"/>
      <w:r>
        <w:rPr>
          <w:rFonts w:hint="cs"/>
          <w:rtl/>
        </w:rPr>
        <w:t xml:space="preserve"> מבטיח שימוש ב </w:t>
      </w:r>
      <w:r>
        <w:t>move-</w:t>
      </w:r>
      <w:proofErr w:type="spellStart"/>
      <w:r>
        <w:t>ctor</w:t>
      </w:r>
      <w:proofErr w:type="spellEnd"/>
      <w:r>
        <w:rPr>
          <w:rFonts w:hint="cs"/>
          <w:rtl/>
        </w:rPr>
        <w:t>.</w:t>
      </w:r>
      <w:r w:rsidR="006F5318">
        <w:rPr>
          <w:rFonts w:hint="cs"/>
          <w:rtl/>
        </w:rPr>
        <w:t xml:space="preserve">  אם לדוגמא ה </w:t>
      </w:r>
      <w:proofErr w:type="spellStart"/>
      <w:r w:rsidR="006F5318">
        <w:t>ctor</w:t>
      </w:r>
      <w:proofErr w:type="spellEnd"/>
      <w:r w:rsidR="006F5318">
        <w:rPr>
          <w:rFonts w:hint="cs"/>
        </w:rPr>
        <w:t xml:space="preserve"> </w:t>
      </w:r>
      <w:r w:rsidR="006F5318">
        <w:rPr>
          <w:rFonts w:hint="cs"/>
          <w:rtl/>
        </w:rPr>
        <w:t xml:space="preserve"> מכיל </w:t>
      </w:r>
      <w:proofErr w:type="spellStart"/>
      <w:r w:rsidR="006F5318">
        <w:t>const</w:t>
      </w:r>
      <w:proofErr w:type="spellEnd"/>
      <w:r w:rsidR="006F5318">
        <w:rPr>
          <w:rFonts w:hint="cs"/>
          <w:rtl/>
        </w:rPr>
        <w:t xml:space="preserve"> אשר מבטיח שהאובייקט הנכנס לא ישתנה, לא ניתן לבצע </w:t>
      </w:r>
      <w:r w:rsidR="006F5318">
        <w:t>move</w:t>
      </w:r>
      <w:r>
        <w:t xml:space="preserve"> </w:t>
      </w:r>
      <w:r w:rsidR="006F5318">
        <w:rPr>
          <w:rFonts w:hint="cs"/>
        </w:rPr>
        <w:t xml:space="preserve"> </w:t>
      </w:r>
      <w:r>
        <w:rPr>
          <w:rFonts w:hint="cs"/>
          <w:rtl/>
        </w:rPr>
        <w:t xml:space="preserve"> </w:t>
      </w:r>
      <w:r w:rsidR="006F5318">
        <w:rPr>
          <w:rFonts w:hint="cs"/>
          <w:rtl/>
        </w:rPr>
        <w:t>ש</w:t>
      </w:r>
      <w:r w:rsidR="00D17D02">
        <w:rPr>
          <w:rFonts w:hint="cs"/>
          <w:rtl/>
        </w:rPr>
        <w:t xml:space="preserve">הרי </w:t>
      </w:r>
      <w:r w:rsidR="00D17D02">
        <w:t>move</w:t>
      </w:r>
      <w:r w:rsidR="00D17D02">
        <w:rPr>
          <w:rFonts w:hint="cs"/>
          <w:rtl/>
        </w:rPr>
        <w:t xml:space="preserve"> בוודאי </w:t>
      </w:r>
      <w:r w:rsidR="00D17D02" w:rsidRPr="000D4ADB">
        <w:rPr>
          <w:rFonts w:hint="cs"/>
          <w:b/>
          <w:bCs/>
          <w:rtl/>
        </w:rPr>
        <w:t>כן</w:t>
      </w:r>
      <w:r w:rsidR="00D17D02">
        <w:rPr>
          <w:rFonts w:hint="cs"/>
          <w:rtl/>
        </w:rPr>
        <w:t xml:space="preserve"> משנה את האובייקט הנכנס (</w:t>
      </w:r>
      <w:r>
        <w:rPr>
          <w:rFonts w:hint="cs"/>
          <w:rtl/>
        </w:rPr>
        <w:t xml:space="preserve">בדרך כלל הוא קובע את המצביע למשאב ל </w:t>
      </w:r>
      <w:proofErr w:type="spellStart"/>
      <w:r>
        <w:t>nullptr</w:t>
      </w:r>
      <w:proofErr w:type="spellEnd"/>
      <w:r>
        <w:t xml:space="preserve"> </w:t>
      </w:r>
      <w:r>
        <w:rPr>
          <w:rFonts w:hint="cs"/>
          <w:rtl/>
        </w:rPr>
        <w:t>ויש דברים נוספים</w:t>
      </w:r>
      <w:r w:rsidR="00D17D02">
        <w:rPr>
          <w:rFonts w:hint="cs"/>
          <w:rtl/>
        </w:rPr>
        <w:t xml:space="preserve">). במקרה כזה יקרא ה </w:t>
      </w:r>
      <w:r w:rsidR="00D17D02">
        <w:t>copy-</w:t>
      </w:r>
      <w:proofErr w:type="spellStart"/>
      <w:r w:rsidR="00D17D02">
        <w:t>ctor</w:t>
      </w:r>
      <w:proofErr w:type="spellEnd"/>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w:t>
      </w:r>
      <w:r w:rsidR="00BE4A85">
        <w:rPr>
          <w:rFonts w:hint="cs"/>
          <w:rtl/>
        </w:rPr>
        <w:t>זיכרו</w:t>
      </w:r>
      <w:r w:rsidR="00BE4A85">
        <w:rPr>
          <w:rFonts w:hint="eastAsia"/>
          <w:rtl/>
        </w:rPr>
        <w:t>ן</w:t>
      </w:r>
      <w:r>
        <w:rPr>
          <w:rFonts w:hint="cs"/>
          <w:rtl/>
        </w:rPr>
        <w:t xml:space="preserve">.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 xml:space="preserve">לשם כך </w:t>
      </w:r>
      <w:proofErr w:type="spellStart"/>
      <w:r>
        <w:rPr>
          <w:rFonts w:hint="cs"/>
          <w:rtl/>
        </w:rPr>
        <w:t>התכנת</w:t>
      </w:r>
      <w:proofErr w:type="spellEnd"/>
      <w:r>
        <w:rPr>
          <w:rFonts w:hint="cs"/>
          <w:rtl/>
        </w:rPr>
        <w:t xml:space="preserve">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ResClass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CreateResource</w:t>
      </w:r>
      <w:proofErr w:type="spellEnd"/>
      <w:r>
        <w:rPr>
          <w:rFonts w:ascii="Consolas" w:hAnsi="Consolas" w:cs="Consolas"/>
          <w:color w:val="000000"/>
          <w:sz w:val="19"/>
          <w:szCs w:val="19"/>
          <w:highlight w:val="white"/>
        </w:rPr>
        <w:t>()</w:t>
      </w:r>
      <w:proofErr w:type="gramEnd"/>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ResClass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rc</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"rc2"</w:t>
      </w: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w:t>
      </w:r>
      <w:proofErr w:type="spellEnd"/>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main()</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ResClass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CreateResource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D3BBB" w:rsidRDefault="002D3BBB" w:rsidP="00BE4A85">
      <w:pPr>
        <w:rPr>
          <w:rtl/>
        </w:rPr>
      </w:pPr>
    </w:p>
    <w:p w:rsidR="00BE4A85" w:rsidRDefault="00BE4A85" w:rsidP="00BE4A85">
      <w:pPr>
        <w:rPr>
          <w:rtl/>
        </w:rPr>
      </w:pPr>
      <w:r>
        <w:rPr>
          <w:rFonts w:hint="cs"/>
          <w:rtl/>
        </w:rPr>
        <w:t xml:space="preserve">לפי מה שהיינו רגילים בעבר, </w:t>
      </w:r>
      <w:proofErr w:type="spellStart"/>
      <w:r>
        <w:rPr>
          <w:rFonts w:hint="cs"/>
          <w:rtl/>
        </w:rPr>
        <w:t>יווצרו</w:t>
      </w:r>
      <w:proofErr w:type="spellEnd"/>
      <w:r>
        <w:rPr>
          <w:rFonts w:hint="cs"/>
          <w:rtl/>
        </w:rPr>
        <w:t xml:space="preserve"> כאן שני אובייקטים כאשר השני </w:t>
      </w:r>
      <w:proofErr w:type="spellStart"/>
      <w:r>
        <w:rPr>
          <w:rFonts w:hint="cs"/>
          <w:rtl/>
        </w:rPr>
        <w:t>יווצ</w:t>
      </w:r>
      <w:r>
        <w:rPr>
          <w:rFonts w:hint="eastAsia"/>
          <w:rtl/>
        </w:rPr>
        <w:t>ר</w:t>
      </w:r>
      <w:proofErr w:type="spellEnd"/>
      <w:r>
        <w:rPr>
          <w:rFonts w:hint="cs"/>
          <w:rtl/>
        </w:rPr>
        <w:t xml:space="preserve"> על ידי העתקה.</w:t>
      </w:r>
    </w:p>
    <w:p w:rsidR="00BE4A85" w:rsidRDefault="00BE4A85" w:rsidP="00BE4A85">
      <w:pPr>
        <w:rPr>
          <w:rtl/>
        </w:rPr>
      </w:pPr>
      <w:r>
        <w:rPr>
          <w:rFonts w:hint="cs"/>
          <w:rtl/>
        </w:rPr>
        <w:t xml:space="preserve">במקרה זה, מאחר שמראש </w:t>
      </w:r>
      <w:proofErr w:type="spellStart"/>
      <w:r>
        <w:t>ResClass</w:t>
      </w:r>
      <w:proofErr w:type="spellEnd"/>
      <w:r>
        <w:rPr>
          <w:rFonts w:hint="cs"/>
          <w:rtl/>
        </w:rPr>
        <w:t xml:space="preserve"> הוגדר עם </w:t>
      </w:r>
      <w:r>
        <w:t>move-</w:t>
      </w:r>
      <w:proofErr w:type="spellStart"/>
      <w:r>
        <w:t>ctor</w:t>
      </w:r>
      <w:proofErr w:type="spellEnd"/>
      <w:r>
        <w:rPr>
          <w:rFonts w:hint="cs"/>
          <w:rtl/>
        </w:rPr>
        <w:t xml:space="preserve">, והקומפיילר מזהה ש </w:t>
      </w:r>
      <w:proofErr w:type="spellStart"/>
      <w:r>
        <w:t>CreateResource</w:t>
      </w:r>
      <w:proofErr w:type="spellEnd"/>
      <w:r>
        <w:rPr>
          <w:rFonts w:hint="cs"/>
          <w:rtl/>
        </w:rPr>
        <w:t xml:space="preserve"> מחזיר </w:t>
      </w:r>
      <w:proofErr w:type="spellStart"/>
      <w:r>
        <w:t>r-value</w:t>
      </w:r>
      <w:proofErr w:type="spellEnd"/>
      <w:r>
        <w:rPr>
          <w:rFonts w:hint="cs"/>
          <w:rtl/>
        </w:rPr>
        <w:t xml:space="preserve"> האובייקט השני </w:t>
      </w:r>
      <w:proofErr w:type="spellStart"/>
      <w:r>
        <w:rPr>
          <w:rFonts w:hint="cs"/>
          <w:rtl/>
        </w:rPr>
        <w:t>יווצ</w:t>
      </w:r>
      <w:r>
        <w:rPr>
          <w:rFonts w:hint="eastAsia"/>
          <w:rtl/>
        </w:rPr>
        <w:t>ר</w:t>
      </w:r>
      <w:proofErr w:type="spellEnd"/>
      <w:r>
        <w:rPr>
          <w:rFonts w:hint="cs"/>
          <w:rtl/>
        </w:rPr>
        <w:t xml:space="preserve"> על ידי </w:t>
      </w:r>
      <w:r w:rsidRPr="00BE4A85">
        <w:rPr>
          <w:rFonts w:hint="cs"/>
          <w:b/>
          <w:bCs/>
          <w:rtl/>
        </w:rPr>
        <w:t>העברה</w:t>
      </w:r>
      <w:r>
        <w:rPr>
          <w:rFonts w:hint="cs"/>
          <w:rtl/>
        </w:rPr>
        <w:t xml:space="preserve">, כלומר יופעל </w:t>
      </w:r>
      <w:r>
        <w:t>move-</w:t>
      </w:r>
      <w:proofErr w:type="spellStart"/>
      <w:r>
        <w:t>ctor</w:t>
      </w:r>
      <w:proofErr w:type="spellEnd"/>
      <w:r>
        <w:rPr>
          <w:rFonts w:hint="cs"/>
          <w:rtl/>
        </w:rPr>
        <w:t xml:space="preserve"> ושם המתכנת כבר ידאג לכך שהמשאב אותו מחזיק </w:t>
      </w:r>
      <w:proofErr w:type="spellStart"/>
      <w:r>
        <w:t>ResClass</w:t>
      </w:r>
      <w:proofErr w:type="spellEnd"/>
      <w:r>
        <w:rPr>
          <w:rFonts w:hint="cs"/>
          <w:rtl/>
        </w:rPr>
        <w:t xml:space="preserve"> לא יועתק אלא יועבר.</w:t>
      </w:r>
    </w:p>
    <w:p w:rsidR="002D3BBB" w:rsidRDefault="002D3BBB" w:rsidP="00BE4A85">
      <w:pPr>
        <w:rPr>
          <w:rtl/>
        </w:rPr>
      </w:pPr>
    </w:p>
    <w:p w:rsidR="00BE4A85" w:rsidRDefault="00BE4A85" w:rsidP="00BE4A85">
      <w:pPr>
        <w:rPr>
          <w:rtl/>
        </w:rPr>
      </w:pPr>
      <w:r>
        <w:rPr>
          <w:rFonts w:hint="cs"/>
          <w:rtl/>
        </w:rPr>
        <w:t>דוגמא נוספת:</w:t>
      </w:r>
    </w:p>
    <w:p w:rsidR="00591188" w:rsidRDefault="00591188" w:rsidP="00591188">
      <w:pPr>
        <w:bidi w:val="0"/>
      </w:pPr>
      <w:r>
        <w:rPr>
          <w:noProof/>
        </w:rPr>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286000"/>
                    </a:xfrm>
                    <a:prstGeom prst="rect">
                      <a:avLst/>
                    </a:prstGeom>
                  </pic:spPr>
                </pic:pic>
              </a:graphicData>
            </a:graphic>
          </wp:inline>
        </w:drawing>
      </w:r>
    </w:p>
    <w:p w:rsidR="00591188" w:rsidRDefault="00591188" w:rsidP="002D3BBB">
      <w:pPr>
        <w:bidi w:val="0"/>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lastRenderedPageBreak/>
        <w:t xml:space="preserve">הבלוק הראשון הוא 'רגיל'. בשורה 26 יופעל </w:t>
      </w:r>
      <w:proofErr w:type="spellStart"/>
      <w:r>
        <w:rPr>
          <w:rFonts w:hint="cs"/>
          <w:rtl/>
        </w:rPr>
        <w:t>קונסט</w:t>
      </w:r>
      <w:proofErr w:type="spellEnd"/>
      <w:r>
        <w:rPr>
          <w:rFonts w:hint="cs"/>
          <w:rtl/>
        </w:rPr>
        <w:t xml:space="preserve">' רגיל </w:t>
      </w:r>
      <w:proofErr w:type="spellStart"/>
      <w:r>
        <w:rPr>
          <w:rFonts w:hint="cs"/>
          <w:rtl/>
        </w:rPr>
        <w:t>ובשניה</w:t>
      </w:r>
      <w:proofErr w:type="spellEnd"/>
      <w:r>
        <w:rPr>
          <w:rFonts w:hint="cs"/>
          <w:rtl/>
        </w:rPr>
        <w:t xml:space="preserve"> יופעל </w:t>
      </w:r>
      <w:proofErr w:type="spellStart"/>
      <w:r>
        <w:rPr>
          <w:rFonts w:hint="cs"/>
          <w:rtl/>
        </w:rPr>
        <w:t>קונסט</w:t>
      </w:r>
      <w:proofErr w:type="spellEnd"/>
      <w:r>
        <w:rPr>
          <w:rFonts w:hint="cs"/>
          <w:rtl/>
        </w:rPr>
        <w:t>'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proofErr w:type="spellStart"/>
      <w:r>
        <w:t>rvalue</w:t>
      </w:r>
      <w:proofErr w:type="spellEnd"/>
      <w:r>
        <w:rPr>
          <w:rFonts w:hint="cs"/>
          <w:rtl/>
        </w:rPr>
        <w:t xml:space="preserve">. בוודאי שאין להשתמש בו לאחר שעוברים את שורה 31. ועל כן הקומפיילר מחפש ומוצא שיש לו </w:t>
      </w:r>
      <w:proofErr w:type="spellStart"/>
      <w:r>
        <w:rPr>
          <w:rFonts w:hint="cs"/>
          <w:rtl/>
        </w:rPr>
        <w:t>קונסט</w:t>
      </w:r>
      <w:proofErr w:type="spellEnd"/>
      <w:r>
        <w:rPr>
          <w:rFonts w:hint="cs"/>
          <w:rtl/>
        </w:rPr>
        <w:t xml:space="preserve">' העברה </w:t>
      </w:r>
      <w:r w:rsidRPr="006D2EE6">
        <w:rPr>
          <w:rFonts w:hint="cs"/>
          <w:b/>
          <w:bCs/>
          <w:rtl/>
        </w:rPr>
        <w:t>ומשתמש בו</w:t>
      </w:r>
      <w:r>
        <w:rPr>
          <w:rFonts w:hint="cs"/>
          <w:rtl/>
        </w:rPr>
        <w:t xml:space="preserve">. </w:t>
      </w:r>
      <w:proofErr w:type="spellStart"/>
      <w:r>
        <w:rPr>
          <w:rFonts w:hint="cs"/>
          <w:rtl/>
        </w:rPr>
        <w:t>קונסט</w:t>
      </w:r>
      <w:proofErr w:type="spellEnd"/>
      <w:r>
        <w:rPr>
          <w:rFonts w:hint="cs"/>
          <w:rtl/>
        </w:rPr>
        <w:t xml:space="preserve">' העברה יופעל </w:t>
      </w:r>
      <w:r w:rsidRPr="00DF1BF3">
        <w:rPr>
          <w:rFonts w:hint="cs"/>
          <w:b/>
          <w:bCs/>
          <w:rtl/>
        </w:rPr>
        <w:t>במקום</w:t>
      </w:r>
      <w:r>
        <w:rPr>
          <w:rFonts w:hint="cs"/>
          <w:rtl/>
        </w:rPr>
        <w:t xml:space="preserve"> </w:t>
      </w:r>
      <w:proofErr w:type="spellStart"/>
      <w:r>
        <w:rPr>
          <w:rFonts w:hint="cs"/>
          <w:rtl/>
        </w:rPr>
        <w:t>קונסט</w:t>
      </w:r>
      <w:proofErr w:type="spellEnd"/>
      <w:r>
        <w:rPr>
          <w:rFonts w:hint="cs"/>
          <w:rtl/>
        </w:rPr>
        <w:t>'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w:t>
      </w:r>
      <w:proofErr w:type="spellStart"/>
      <w:r>
        <w:t>ctor</w:t>
      </w:r>
      <w:proofErr w:type="spellEnd"/>
      <w:r>
        <w:rPr>
          <w:rFonts w:hint="cs"/>
          <w:rtl/>
        </w:rPr>
        <w:t xml:space="preserve"> הוא יקרא ל </w:t>
      </w:r>
      <w:r>
        <w:t>move-</w:t>
      </w:r>
      <w:proofErr w:type="spellStart"/>
      <w:r>
        <w:t>ctor</w:t>
      </w:r>
      <w:proofErr w:type="spellEnd"/>
      <w:r>
        <w:rPr>
          <w:rFonts w:hint="cs"/>
          <w:rtl/>
        </w:rPr>
        <w:t xml:space="preserve"> </w:t>
      </w:r>
      <w:proofErr w:type="spellStart"/>
      <w:r>
        <w:rPr>
          <w:rFonts w:hint="cs"/>
          <w:rtl/>
        </w:rPr>
        <w:t>והתכנת</w:t>
      </w:r>
      <w:proofErr w:type="spellEnd"/>
      <w:r>
        <w:rPr>
          <w:rFonts w:hint="cs"/>
          <w:rtl/>
        </w:rPr>
        <w:t xml:space="preserve">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proofErr w:type="spellStart"/>
      <w:r>
        <w:t>std</w:t>
      </w:r>
      <w:proofErr w:type="spellEnd"/>
      <w:r>
        <w:t>::move</w:t>
      </w:r>
      <w:r>
        <w:rPr>
          <w:rFonts w:hint="cs"/>
          <w:rtl/>
        </w:rPr>
        <w:t xml:space="preserve"> יכול לעזור למתכנת להבהיר את כוונתו. אופרטור זה מביא לכך שהארגומנט שלו יוצג בתור </w:t>
      </w:r>
      <w:proofErr w:type="spellStart"/>
      <w:r>
        <w:t>rvalue</w:t>
      </w:r>
      <w:proofErr w:type="spellEnd"/>
      <w:r>
        <w:rPr>
          <w:rFonts w:hint="cs"/>
          <w:rtl/>
        </w:rPr>
        <w:t xml:space="preserve">, הקומפיילר מבין את הרמז ומפעיל את ה </w:t>
      </w:r>
      <w:r>
        <w:t>move-</w:t>
      </w:r>
      <w:proofErr w:type="spellStart"/>
      <w:r>
        <w:t>ctor</w:t>
      </w:r>
      <w:proofErr w:type="spellEnd"/>
    </w:p>
    <w:p w:rsidR="00591188" w:rsidRDefault="00591188" w:rsidP="00591188">
      <w:pPr>
        <w:rPr>
          <w:rtl/>
        </w:rPr>
      </w:pPr>
      <w:r>
        <w:rPr>
          <w:rFonts w:hint="cs"/>
          <w:rtl/>
        </w:rPr>
        <w:t xml:space="preserve">זה </w:t>
      </w:r>
      <w:proofErr w:type="spellStart"/>
      <w:r>
        <w:rPr>
          <w:rFonts w:hint="cs"/>
          <w:rtl/>
        </w:rPr>
        <w:t>קונסט</w:t>
      </w:r>
      <w:proofErr w:type="spellEnd"/>
      <w:r>
        <w:rPr>
          <w:rFonts w:hint="cs"/>
          <w:rtl/>
        </w:rPr>
        <w:t xml:space="preserve">'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w:t>
      </w:r>
      <w:proofErr w:type="spellStart"/>
      <w:r>
        <w:rPr>
          <w:rFonts w:hint="cs"/>
          <w:rtl/>
        </w:rPr>
        <w:t>קונסט</w:t>
      </w:r>
      <w:proofErr w:type="spellEnd"/>
      <w:r>
        <w:rPr>
          <w:rFonts w:hint="cs"/>
          <w:rtl/>
        </w:rPr>
        <w:t xml:space="preserve">'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proofErr w:type="spellStart"/>
      <w:r>
        <w:t>const</w:t>
      </w:r>
      <w:proofErr w:type="spellEnd"/>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proofErr w:type="spellStart"/>
      <w:r w:rsidR="00E04160">
        <w:t>const</w:t>
      </w:r>
      <w:proofErr w:type="spellEnd"/>
      <w:r w:rsidR="00E04160">
        <w:rPr>
          <w:rFonts w:hint="cs"/>
          <w:rtl/>
        </w:rPr>
        <w:t xml:space="preserve"> אלא שאם נכתוב פשוט לא יופעל </w:t>
      </w:r>
      <w:r w:rsidR="00E04160">
        <w:t xml:space="preserve">move </w:t>
      </w:r>
      <w:proofErr w:type="spellStart"/>
      <w:r w:rsidR="00E04160">
        <w:t>ctor</w:t>
      </w:r>
      <w:proofErr w:type="spellEnd"/>
      <w:r w:rsidR="00E04160">
        <w:rPr>
          <w:rFonts w:hint="cs"/>
        </w:rPr>
        <w:t xml:space="preserve"> </w:t>
      </w:r>
      <w:r w:rsidR="00E04160">
        <w:rPr>
          <w:rFonts w:hint="cs"/>
          <w:rtl/>
        </w:rPr>
        <w:t xml:space="preserve"> אלא </w:t>
      </w:r>
      <w:r w:rsidR="00E04160">
        <w:t xml:space="preserve">copy </w:t>
      </w:r>
      <w:proofErr w:type="spellStart"/>
      <w:r w:rsidR="00E04160">
        <w:t>ctor</w:t>
      </w:r>
      <w:proofErr w:type="spellEnd"/>
      <w:r w:rsidR="00E04160">
        <w:rPr>
          <w:rFonts w:hint="cs"/>
          <w:rtl/>
        </w:rPr>
        <w:t xml:space="preserve">. </w:t>
      </w:r>
      <w:proofErr w:type="spellStart"/>
      <w:r w:rsidR="00E04160">
        <w:rPr>
          <w:rFonts w:hint="cs"/>
          <w:rtl/>
        </w:rPr>
        <w:t>מיירס</w:t>
      </w:r>
      <w:proofErr w:type="spellEnd"/>
      <w:r w:rsidR="00E04160">
        <w:rPr>
          <w:rFonts w:hint="cs"/>
          <w:rtl/>
        </w:rPr>
        <w:t xml:space="preserve">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bookmarkStart w:id="6" w:name="_Toc7956905"/>
      <w:r>
        <w:rPr>
          <w:highlight w:val="white"/>
        </w:rPr>
        <w:br w:type="page"/>
      </w:r>
    </w:p>
    <w:p w:rsidR="00B93837" w:rsidRDefault="00B93837" w:rsidP="00B93837">
      <w:pPr>
        <w:pStyle w:val="Heading3"/>
        <w:rPr>
          <w:highlight w:val="white"/>
        </w:rPr>
      </w:pPr>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proofErr w:type="spellStart"/>
      <w:r>
        <w:rPr>
          <w:highlight w:val="white"/>
        </w:rPr>
        <w:t>push_back</w:t>
      </w:r>
      <w:proofErr w:type="spellEnd"/>
      <w:r>
        <w:rPr>
          <w:rFonts w:hint="cs"/>
          <w:highlight w:val="white"/>
          <w:rtl/>
        </w:rPr>
        <w:t xml:space="preserve">, מתודה הנקראת </w:t>
      </w:r>
      <w:proofErr w:type="spellStart"/>
      <w:r>
        <w:rPr>
          <w:highlight w:val="white"/>
        </w:rPr>
        <w:t>emplace_back</w:t>
      </w:r>
      <w:proofErr w:type="spellEnd"/>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 xml:space="preserve">2 </w:t>
      </w:r>
      <w:proofErr w:type="spellStart"/>
      <w:r>
        <w:rPr>
          <w:rFonts w:ascii="Consolas" w:hAnsi="Consolas"/>
          <w:highlight w:val="white"/>
        </w:rPr>
        <w:t>v.push_</w:t>
      </w:r>
      <w:proofErr w:type="gramStart"/>
      <w:r>
        <w:rPr>
          <w:rFonts w:ascii="Consolas" w:hAnsi="Consolas"/>
          <w:highlight w:val="white"/>
        </w:rPr>
        <w:t>back</w:t>
      </w:r>
      <w:proofErr w:type="spellEnd"/>
      <w:r>
        <w:rPr>
          <w:rFonts w:ascii="Consolas" w:hAnsi="Consolas"/>
          <w:highlight w:val="white"/>
        </w:rPr>
        <w:t>(</w:t>
      </w:r>
      <w:proofErr w:type="gramEnd"/>
      <w:r>
        <w:rPr>
          <w:rFonts w:ascii="Consolas" w:hAnsi="Consolas"/>
          <w:highlight w:val="white"/>
        </w:rPr>
        <w:t>Class1(2, 3.14f));</w:t>
      </w:r>
    </w:p>
    <w:p w:rsidR="00B93837" w:rsidRDefault="00B93837" w:rsidP="00B93837">
      <w:pPr>
        <w:bidi w:val="0"/>
        <w:rPr>
          <w:rFonts w:ascii="Consolas" w:hAnsi="Consolas"/>
          <w:highlight w:val="white"/>
        </w:rPr>
      </w:pPr>
      <w:r>
        <w:rPr>
          <w:rFonts w:ascii="Consolas" w:hAnsi="Consolas"/>
          <w:highlight w:val="white"/>
        </w:rPr>
        <w:t xml:space="preserve">3 </w:t>
      </w:r>
      <w:proofErr w:type="spellStart"/>
      <w:r>
        <w:rPr>
          <w:rFonts w:ascii="Consolas" w:hAnsi="Consolas"/>
          <w:highlight w:val="white"/>
        </w:rPr>
        <w:t>v.emplace_</w:t>
      </w:r>
      <w:proofErr w:type="gramStart"/>
      <w:r>
        <w:rPr>
          <w:rFonts w:ascii="Consolas" w:hAnsi="Consolas"/>
          <w:highlight w:val="white"/>
        </w:rPr>
        <w:t>back</w:t>
      </w:r>
      <w:proofErr w:type="spellEnd"/>
      <w:r>
        <w:rPr>
          <w:rFonts w:ascii="Consolas" w:hAnsi="Consolas"/>
          <w:highlight w:val="white"/>
        </w:rPr>
        <w:t>(</w:t>
      </w:r>
      <w:proofErr w:type="gramEnd"/>
      <w:r>
        <w:rPr>
          <w:rFonts w:ascii="Consolas" w:hAnsi="Consolas"/>
          <w:highlight w:val="white"/>
        </w:rPr>
        <w:t>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 xml:space="preserve">move or copy </w:t>
      </w:r>
      <w:proofErr w:type="spellStart"/>
      <w:r>
        <w:rPr>
          <w:highlight w:val="white"/>
        </w:rPr>
        <w:t>ctor</w:t>
      </w:r>
      <w:proofErr w:type="spellEnd"/>
    </w:p>
    <w:p w:rsidR="00B93837" w:rsidRPr="00BD612E" w:rsidRDefault="00B93837" w:rsidP="00B93837">
      <w:pPr>
        <w:pStyle w:val="ListParagraph"/>
        <w:numPr>
          <w:ilvl w:val="0"/>
          <w:numId w:val="9"/>
        </w:numPr>
        <w:bidi w:val="0"/>
        <w:rPr>
          <w:highlight w:val="white"/>
        </w:rPr>
      </w:pPr>
      <w:proofErr w:type="gramStart"/>
      <w:r>
        <w:rPr>
          <w:highlight w:val="white"/>
        </w:rPr>
        <w:t>d-tor</w:t>
      </w:r>
      <w:proofErr w:type="gramEnd"/>
      <w:r>
        <w:rPr>
          <w:highlight w:val="white"/>
        </w:rPr>
        <w:t>.</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proofErr w:type="spellStart"/>
      <w:r>
        <w:t>emplace_back</w:t>
      </w:r>
      <w:proofErr w:type="spellEnd"/>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proofErr w:type="spellStart"/>
      <w:r>
        <w:t>rvalue</w:t>
      </w:r>
      <w:proofErr w:type="spellEnd"/>
      <w:r>
        <w:t>/</w:t>
      </w:r>
      <w:proofErr w:type="spellStart"/>
      <w:r>
        <w:t>lvalue</w:t>
      </w:r>
      <w:proofErr w:type="spellEnd"/>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proofErr w:type="gramStart"/>
      <w:r>
        <w:t>f</w:t>
      </w:r>
      <w:r>
        <w:rPr>
          <w:rFonts w:ascii="Consolas" w:hAnsi="Consolas"/>
        </w:rPr>
        <w:t>(</w:t>
      </w:r>
      <w:proofErr w:type="spellStart"/>
      <w:proofErr w:type="gramEnd"/>
      <w:r>
        <w:rPr>
          <w:rFonts w:ascii="Consolas" w:hAnsi="Consolas"/>
        </w:rPr>
        <w:t>int</w:t>
      </w:r>
      <w:proofErr w:type="spellEnd"/>
      <w:r>
        <w:rPr>
          <w:rFonts w:ascii="Consolas" w:hAnsi="Consolas"/>
        </w:rPr>
        <w:t xml:space="preserve">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proofErr w:type="spellStart"/>
      <w:r w:rsidRPr="00A038FC">
        <w:t>rvalue</w:t>
      </w:r>
      <w:proofErr w:type="spellEnd"/>
      <w:r>
        <w:rPr>
          <w:rFonts w:hint="cs"/>
          <w:rtl/>
        </w:rPr>
        <w:t xml:space="preserve">. </w:t>
      </w:r>
    </w:p>
    <w:p w:rsidR="00B93837" w:rsidRDefault="00667C31" w:rsidP="00B93837">
      <w:pPr>
        <w:rPr>
          <w:rtl/>
        </w:rPr>
      </w:pPr>
      <w:r>
        <w:rPr>
          <w:rFonts w:hint="cs"/>
          <w:rtl/>
        </w:rPr>
        <w:t xml:space="preserve">בשיפוץ קל כן אפשר לתת </w:t>
      </w:r>
      <w:proofErr w:type="spellStart"/>
      <w:r>
        <w:t>rvalue</w:t>
      </w:r>
      <w:proofErr w:type="spellEnd"/>
      <w:r w:rsidR="00B34264">
        <w:rPr>
          <w:rFonts w:hint="cs"/>
          <w:rtl/>
        </w:rPr>
        <w:t>:</w:t>
      </w:r>
    </w:p>
    <w:p w:rsidR="00B93837" w:rsidRDefault="00B93837" w:rsidP="00B93837">
      <w:pPr>
        <w:bidi w:val="0"/>
        <w:rPr>
          <w:rtl/>
        </w:rPr>
      </w:pPr>
      <w:proofErr w:type="gramStart"/>
      <w:r>
        <w:t>f</w:t>
      </w:r>
      <w:r>
        <w:rPr>
          <w:rFonts w:ascii="Consolas" w:hAnsi="Consolas"/>
        </w:rPr>
        <w:t>(</w:t>
      </w:r>
      <w:proofErr w:type="spellStart"/>
      <w:proofErr w:type="gramEnd"/>
      <w:r>
        <w:rPr>
          <w:rFonts w:ascii="Consolas" w:hAnsi="Consolas"/>
        </w:rPr>
        <w:t>const</w:t>
      </w:r>
      <w:proofErr w:type="spellEnd"/>
      <w:r>
        <w:rPr>
          <w:rFonts w:ascii="Consolas" w:hAnsi="Consolas"/>
        </w:rPr>
        <w:t xml:space="preserve"> </w:t>
      </w:r>
      <w:proofErr w:type="spellStart"/>
      <w:r>
        <w:rPr>
          <w:rFonts w:ascii="Consolas" w:hAnsi="Consolas"/>
        </w:rPr>
        <w:t>int</w:t>
      </w:r>
      <w:proofErr w:type="spellEnd"/>
      <w:r>
        <w:rPr>
          <w:rFonts w:ascii="Consolas" w:hAnsi="Consolas"/>
        </w:rPr>
        <w:t xml:space="preserve">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proofErr w:type="spellStart"/>
      <w:r>
        <w:t>const</w:t>
      </w:r>
      <w:proofErr w:type="spellEnd"/>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5455BE">
      <w:pPr>
        <w:pStyle w:val="CodeStyle"/>
      </w:pPr>
      <w:proofErr w:type="gramStart"/>
      <w:r>
        <w:t>template</w:t>
      </w:r>
      <w:proofErr w:type="gramEnd"/>
      <w:r>
        <w:t xml:space="preserve"> &lt;</w:t>
      </w:r>
      <w:proofErr w:type="spellStart"/>
      <w:r>
        <w:t>typename</w:t>
      </w:r>
      <w:proofErr w:type="spellEnd"/>
      <w:r>
        <w:t xml:space="preserve"> T&gt;</w:t>
      </w:r>
    </w:p>
    <w:p w:rsidR="00B93837" w:rsidRDefault="00B93837" w:rsidP="005455BE">
      <w:pPr>
        <w:pStyle w:val="CodeStyle"/>
      </w:pPr>
      <w:proofErr w:type="gramStart"/>
      <w:r>
        <w:t>void</w:t>
      </w:r>
      <w:proofErr w:type="gramEnd"/>
      <w:r>
        <w:t xml:space="preserve"> </w:t>
      </w:r>
      <w:proofErr w:type="spellStart"/>
      <w:r>
        <w:t>baz</w:t>
      </w:r>
      <w:proofErr w:type="spellEnd"/>
      <w:r>
        <w:t>(T t) {</w:t>
      </w:r>
    </w:p>
    <w:p w:rsidR="00B93837" w:rsidRDefault="00B93837" w:rsidP="005455BE">
      <w:pPr>
        <w:pStyle w:val="CodeStyle"/>
      </w:pPr>
      <w:r>
        <w:t>T&amp; k = t;</w:t>
      </w:r>
    </w:p>
    <w:p w:rsidR="00B93837" w:rsidRDefault="00B93837" w:rsidP="005455BE">
      <w:pPr>
        <w:pStyle w:val="CodeStyle"/>
        <w:rPr>
          <w:rtl/>
        </w:rPr>
      </w:pPr>
      <w:r>
        <w:t>}</w:t>
      </w:r>
    </w:p>
    <w:p w:rsidR="00B34264" w:rsidRDefault="00B34264" w:rsidP="005455BE">
      <w:pPr>
        <w:pStyle w:val="CodeStyle"/>
      </w:pPr>
    </w:p>
    <w:p w:rsidR="00B93837" w:rsidRDefault="00B93837" w:rsidP="005455BE">
      <w:pPr>
        <w:pStyle w:val="CodeStyle"/>
      </w:pPr>
      <w:proofErr w:type="spellStart"/>
      <w:proofErr w:type="gramStart"/>
      <w:r>
        <w:t>int</w:t>
      </w:r>
      <w:proofErr w:type="spellEnd"/>
      <w:proofErr w:type="gramEnd"/>
      <w:r>
        <w:t xml:space="preserve"> </w:t>
      </w:r>
      <w:proofErr w:type="spellStart"/>
      <w:r>
        <w:t>i</w:t>
      </w:r>
      <w:proofErr w:type="spellEnd"/>
      <w:r>
        <w:t xml:space="preserve"> = 4;</w:t>
      </w:r>
    </w:p>
    <w:p w:rsidR="00B93837" w:rsidRDefault="00B93837" w:rsidP="005455BE">
      <w:pPr>
        <w:pStyle w:val="CodeStyle"/>
      </w:pPr>
      <w:proofErr w:type="spellStart"/>
      <w:proofErr w:type="gramStart"/>
      <w:r>
        <w:t>baz</w:t>
      </w:r>
      <w:proofErr w:type="spellEnd"/>
      <w:r>
        <w:t>&lt;</w:t>
      </w:r>
      <w:proofErr w:type="spellStart"/>
      <w:proofErr w:type="gramEnd"/>
      <w:r>
        <w:t>int</w:t>
      </w:r>
      <w:proofErr w:type="spellEnd"/>
      <w:r>
        <w:t>&amp;&gt;(</w:t>
      </w:r>
      <w:proofErr w:type="spellStart"/>
      <w:r>
        <w:t>i</w:t>
      </w:r>
      <w:proofErr w:type="spellEnd"/>
      <w:r>
        <w:t>);</w:t>
      </w:r>
    </w:p>
    <w:p w:rsidR="00B34264" w:rsidRDefault="00B34264" w:rsidP="00B34264">
      <w:r>
        <w:rPr>
          <w:rFonts w:hint="cs"/>
          <w:rtl/>
        </w:rPr>
        <w:t xml:space="preserve">צורת הכתיבה מכריחה את </w:t>
      </w:r>
      <w:r>
        <w:rPr>
          <w:rFonts w:hint="cs"/>
        </w:rPr>
        <w:t>T</w:t>
      </w:r>
      <w:r>
        <w:rPr>
          <w:rFonts w:hint="cs"/>
          <w:rtl/>
        </w:rPr>
        <w:t xml:space="preserve"> להיות </w:t>
      </w:r>
      <w:proofErr w:type="spellStart"/>
      <w:r>
        <w:t>int</w:t>
      </w:r>
      <w:proofErr w:type="spellEnd"/>
      <w:r>
        <w:t>&amp;</w:t>
      </w:r>
      <w:r>
        <w:rPr>
          <w:rFonts w:hint="cs"/>
          <w:rtl/>
        </w:rPr>
        <w:t xml:space="preserve">, אם כן השורה שמאתחלת את </w:t>
      </w:r>
      <w:r>
        <w:t>k</w:t>
      </w:r>
      <w:r>
        <w:rPr>
          <w:rFonts w:hint="cs"/>
          <w:rtl/>
        </w:rPr>
        <w:t xml:space="preserve"> מתפרשת כך</w:t>
      </w:r>
    </w:p>
    <w:p w:rsidR="00B34264" w:rsidRPr="00B34264" w:rsidRDefault="00B34264" w:rsidP="005455BE">
      <w:pPr>
        <w:pStyle w:val="CodeStyle"/>
        <w:rPr>
          <w:rtl/>
        </w:rPr>
      </w:pPr>
      <w:proofErr w:type="spellStart"/>
      <w:proofErr w:type="gramStart"/>
      <w:r w:rsidRPr="00B34264">
        <w:t>int</w:t>
      </w:r>
      <w:proofErr w:type="spellEnd"/>
      <w:proofErr w:type="gramEnd"/>
      <w:r w:rsidRPr="00B34264">
        <w:t>&amp; &amp; k = t</w:t>
      </w:r>
    </w:p>
    <w:p w:rsidR="00B93837" w:rsidRDefault="00B93837" w:rsidP="00B93837">
      <w:pPr>
        <w:rPr>
          <w:rtl/>
        </w:rPr>
      </w:pPr>
      <w:r w:rsidRPr="008816AC">
        <w:rPr>
          <w:rFonts w:hint="cs"/>
          <w:rtl/>
        </w:rPr>
        <w:t xml:space="preserve">כלומר </w:t>
      </w:r>
      <w:proofErr w:type="spellStart"/>
      <w:r w:rsidR="00AA3A2A">
        <w:t>lval</w:t>
      </w:r>
      <w:proofErr w:type="spellEnd"/>
      <w:r w:rsidR="00AA3A2A">
        <w:t xml:space="preserve">-ref to </w:t>
      </w:r>
      <w:proofErr w:type="spellStart"/>
      <w:r w:rsidR="00AA3A2A">
        <w:t>lval</w:t>
      </w:r>
      <w:proofErr w:type="spellEnd"/>
      <w:r w:rsidR="00AA3A2A">
        <w:t>-ref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w:t>
      </w:r>
      <w:proofErr w:type="spellStart"/>
      <w:r>
        <w:rPr>
          <w:rFonts w:hint="cs"/>
          <w:rtl/>
        </w:rPr>
        <w:t>יחודיות</w:t>
      </w:r>
      <w:proofErr w:type="spellEnd"/>
      <w:r>
        <w:rPr>
          <w:rFonts w:hint="cs"/>
          <w:rtl/>
        </w:rPr>
        <w:t xml:space="preserve">.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5455BE">
      <w:pPr>
        <w:pStyle w:val="CodeStyle"/>
      </w:pPr>
      <w:proofErr w:type="spellStart"/>
      <w:proofErr w:type="gramStart"/>
      <w:r>
        <w:t>rval</w:t>
      </w:r>
      <w:proofErr w:type="spellEnd"/>
      <w:r>
        <w:t>-ref</w:t>
      </w:r>
      <w:proofErr w:type="gramEnd"/>
      <w:r>
        <w:t xml:space="preserve"> to </w:t>
      </w:r>
      <w:proofErr w:type="spellStart"/>
      <w:r>
        <w:t>rval</w:t>
      </w:r>
      <w:proofErr w:type="spellEnd"/>
      <w:r>
        <w:t xml:space="preserve">-ref </w:t>
      </w:r>
      <w:r w:rsidR="00E50C11">
        <w:t xml:space="preserve">=&gt; </w:t>
      </w:r>
      <w:proofErr w:type="spellStart"/>
      <w:r w:rsidR="00E50C11">
        <w:t>rval</w:t>
      </w:r>
      <w:proofErr w:type="spellEnd"/>
      <w:r w:rsidR="00E50C11">
        <w:t>-ref</w:t>
      </w:r>
    </w:p>
    <w:p w:rsidR="00AA3A2A" w:rsidRDefault="00AA3A2A" w:rsidP="005455BE">
      <w:pPr>
        <w:pStyle w:val="CodeStyle"/>
      </w:pPr>
      <w:proofErr w:type="gramStart"/>
      <w:r>
        <w:lastRenderedPageBreak/>
        <w:t>all</w:t>
      </w:r>
      <w:proofErr w:type="gramEnd"/>
      <w:r>
        <w:t xml:space="preserve"> other combinations </w:t>
      </w:r>
      <w:r w:rsidR="00E50C11">
        <w:t xml:space="preserve">=&gt; </w:t>
      </w:r>
      <w:proofErr w:type="spellStart"/>
      <w:r>
        <w:t>lval</w:t>
      </w:r>
      <w:proofErr w:type="spellEnd"/>
      <w:r>
        <w:t>-re</w:t>
      </w:r>
      <w:r w:rsidR="00E50C11">
        <w:t>f</w:t>
      </w:r>
    </w:p>
    <w:p w:rsidR="00E50C11" w:rsidRDefault="00E50C11" w:rsidP="00E50C11">
      <w:r>
        <w:rPr>
          <w:rFonts w:hint="cs"/>
          <w:rtl/>
        </w:rPr>
        <w:t xml:space="preserve">ואם כן </w:t>
      </w:r>
    </w:p>
    <w:p w:rsidR="00E50C11" w:rsidRPr="00B34264" w:rsidRDefault="00E50C11" w:rsidP="005455BE">
      <w:pPr>
        <w:pStyle w:val="CodeStyle"/>
      </w:pPr>
      <w:proofErr w:type="spellStart"/>
      <w:proofErr w:type="gramStart"/>
      <w:r w:rsidRPr="00B34264">
        <w:t>int</w:t>
      </w:r>
      <w:proofErr w:type="spellEnd"/>
      <w:proofErr w:type="gramEnd"/>
      <w:r w:rsidRPr="00B34264">
        <w:t>&amp; &amp; k = t</w:t>
      </w:r>
      <w:r>
        <w:rPr>
          <w:rFonts w:hint="cs"/>
          <w:rtl/>
        </w:rPr>
        <w:t xml:space="preserve"> </w:t>
      </w:r>
      <w:r>
        <w:t xml:space="preserve"> =&gt; </w:t>
      </w:r>
      <w:proofErr w:type="spellStart"/>
      <w:r>
        <w:t>int</w:t>
      </w:r>
      <w:proofErr w:type="spellEnd"/>
      <w:r>
        <w: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 xml:space="preserve">יש כתיב </w:t>
      </w:r>
      <w:proofErr w:type="spellStart"/>
      <w:r>
        <w:rPr>
          <w:rFonts w:hint="cs"/>
          <w:rtl/>
        </w:rPr>
        <w:t>יחודי</w:t>
      </w:r>
      <w:proofErr w:type="spellEnd"/>
      <w:r>
        <w:rPr>
          <w:rFonts w:hint="cs"/>
          <w:rtl/>
        </w:rPr>
        <w:t xml:space="preserve"> למטרה זו והוא</w:t>
      </w:r>
    </w:p>
    <w:p w:rsidR="00B93837" w:rsidRDefault="00B93837" w:rsidP="00B93837">
      <w:pPr>
        <w:bidi w:val="0"/>
        <w:rPr>
          <w:rFonts w:ascii="Consolas" w:hAnsi="Consolas"/>
        </w:rPr>
      </w:pPr>
      <w:proofErr w:type="gramStart"/>
      <w:r>
        <w:rPr>
          <w:rFonts w:ascii="Consolas" w:hAnsi="Consolas"/>
        </w:rPr>
        <w:t>template</w:t>
      </w:r>
      <w:proofErr w:type="gramEnd"/>
      <w:r>
        <w:rPr>
          <w:rFonts w:ascii="Consolas" w:hAnsi="Consolas"/>
        </w:rPr>
        <w:t xml:space="preserve"> &lt;</w:t>
      </w:r>
      <w:proofErr w:type="spellStart"/>
      <w:r>
        <w:rPr>
          <w:rFonts w:ascii="Consolas" w:hAnsi="Consolas"/>
        </w:rPr>
        <w:t>typename</w:t>
      </w:r>
      <w:proofErr w:type="spellEnd"/>
      <w:r>
        <w:rPr>
          <w:rFonts w:ascii="Consolas" w:hAnsi="Consolas"/>
        </w:rPr>
        <w:t xml:space="preserve"> T&gt;</w:t>
      </w:r>
    </w:p>
    <w:p w:rsidR="00B93837" w:rsidRDefault="00B93837" w:rsidP="00B93837">
      <w:pPr>
        <w:bidi w:val="0"/>
        <w:rPr>
          <w:rFonts w:ascii="Consolas" w:hAnsi="Consolas"/>
        </w:rPr>
      </w:pPr>
      <w:proofErr w:type="gramStart"/>
      <w:r>
        <w:rPr>
          <w:rFonts w:ascii="Consolas" w:hAnsi="Consolas"/>
        </w:rPr>
        <w:t>void</w:t>
      </w:r>
      <w:proofErr w:type="gramEnd"/>
      <w:r>
        <w:rPr>
          <w:rFonts w:ascii="Consolas" w:hAnsi="Consolas"/>
        </w:rPr>
        <w:t xml:space="preserve">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proofErr w:type="spellStart"/>
      <w:r w:rsidR="00B93837">
        <w:t>lvalue</w:t>
      </w:r>
      <w:proofErr w:type="spellEnd"/>
      <w:r w:rsidR="00B93837">
        <w:t>-ref</w:t>
      </w:r>
      <w:r w:rsidR="00B93837">
        <w:rPr>
          <w:rFonts w:hint="cs"/>
          <w:rtl/>
        </w:rPr>
        <w:t xml:space="preserve"> </w:t>
      </w:r>
      <w:r w:rsidRPr="00427CA5">
        <w:rPr>
          <w:rFonts w:hint="cs"/>
          <w:b/>
          <w:bCs/>
          <w:rtl/>
        </w:rPr>
        <w:t>ויתכן</w:t>
      </w:r>
      <w:r>
        <w:rPr>
          <w:rFonts w:hint="cs"/>
          <w:rtl/>
        </w:rPr>
        <w:t xml:space="preserve"> שהוא יהיה סתם </w:t>
      </w:r>
      <w:proofErr w:type="spellStart"/>
      <w:r w:rsidR="00B93837">
        <w:t>lvalue</w:t>
      </w:r>
      <w:proofErr w:type="spellEnd"/>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proofErr w:type="spellStart"/>
      <w:r w:rsidRPr="00A17090">
        <w:rPr>
          <w:rFonts w:ascii="Consolas" w:hAnsi="Consolas"/>
        </w:rPr>
        <w:t>int</w:t>
      </w:r>
      <w:proofErr w:type="spellEnd"/>
      <w:r w:rsidRPr="00A17090">
        <w:rPr>
          <w:rFonts w:ascii="Consolas" w:hAnsi="Consolas"/>
        </w:rPr>
        <w:t xml:space="preserve">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w:t>
      </w:r>
      <w:proofErr w:type="spellStart"/>
      <w:r w:rsidR="00307774" w:rsidRPr="00307774">
        <w:rPr>
          <w:rFonts w:ascii="Consolas" w:hAnsi="Consolas"/>
          <w:i/>
          <w:iCs/>
        </w:rPr>
        <w:t>int</w:t>
      </w:r>
      <w:proofErr w:type="spellEnd"/>
      <w:r w:rsidR="00307774" w:rsidRPr="00307774">
        <w:rPr>
          <w:rFonts w:ascii="Consolas" w:hAnsi="Consolas"/>
          <w:i/>
          <w:iCs/>
        </w:rPr>
        <w:t xml:space="preserve">&amp;, </w:t>
      </w:r>
      <w:proofErr w:type="gramStart"/>
      <w:r w:rsidR="00307774" w:rsidRPr="00307774">
        <w:rPr>
          <w:rFonts w:ascii="Consolas" w:hAnsi="Consolas"/>
          <w:i/>
          <w:iCs/>
        </w:rPr>
        <w:t>wrapper(</w:t>
      </w:r>
      <w:proofErr w:type="spellStart"/>
      <w:proofErr w:type="gramEnd"/>
      <w:r w:rsidR="00307774" w:rsidRPr="00307774">
        <w:rPr>
          <w:rFonts w:ascii="Consolas" w:hAnsi="Consolas"/>
          <w:i/>
          <w:iCs/>
        </w:rPr>
        <w:t>int</w:t>
      </w:r>
      <w:proofErr w:type="spellEnd"/>
      <w:r w:rsidR="00307774" w:rsidRPr="00307774">
        <w:rPr>
          <w:rFonts w:ascii="Consolas" w:hAnsi="Consolas"/>
          <w:i/>
          <w:iCs/>
        </w:rPr>
        <w:t xml:space="preserve">&amp;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w:t>
      </w:r>
      <w:proofErr w:type="spellStart"/>
      <w:r w:rsidR="00307774" w:rsidRPr="00307774">
        <w:rPr>
          <w:rFonts w:ascii="Consolas" w:hAnsi="Consolas"/>
          <w:i/>
          <w:iCs/>
        </w:rPr>
        <w:t>int</w:t>
      </w:r>
      <w:proofErr w:type="spellEnd"/>
      <w:r w:rsidR="00307774" w:rsidRPr="00307774">
        <w:rPr>
          <w:rFonts w:ascii="Consolas" w:hAnsi="Consolas"/>
          <w:i/>
          <w:iCs/>
        </w:rPr>
        <w: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proofErr w:type="gramStart"/>
      <w:r w:rsidRPr="00A17090">
        <w:rPr>
          <w:rFonts w:ascii="Consolas" w:hAnsi="Consolas"/>
        </w:rPr>
        <w:t>wrapper(</w:t>
      </w:r>
      <w:proofErr w:type="gramEnd"/>
      <w:r w:rsidRPr="00A17090">
        <w:rPr>
          <w:rFonts w:ascii="Consolas" w:hAnsi="Consolas"/>
        </w:rPr>
        <w:t>10);</w:t>
      </w:r>
      <w:r w:rsidR="00307774">
        <w:rPr>
          <w:rFonts w:ascii="Consolas" w:hAnsi="Consolas"/>
        </w:rPr>
        <w:t xml:space="preserve"> // </w:t>
      </w:r>
      <w:r w:rsidR="00307774" w:rsidRPr="00307774">
        <w:rPr>
          <w:rFonts w:ascii="Consolas" w:hAnsi="Consolas"/>
          <w:i/>
          <w:iCs/>
        </w:rPr>
        <w:t xml:space="preserve">=&gt; T is </w:t>
      </w:r>
      <w:proofErr w:type="spellStart"/>
      <w:r w:rsidR="00307774" w:rsidRPr="00307774">
        <w:rPr>
          <w:rFonts w:ascii="Consolas" w:hAnsi="Consolas"/>
          <w:i/>
          <w:iCs/>
        </w:rPr>
        <w:t>int</w:t>
      </w:r>
      <w:proofErr w:type="spellEnd"/>
      <w:r w:rsidR="00307774" w:rsidRPr="00307774">
        <w:rPr>
          <w:rFonts w:ascii="Consolas" w:hAnsi="Consolas"/>
          <w:i/>
          <w:iCs/>
        </w:rPr>
        <w:t>, wrapper(</w:t>
      </w:r>
      <w:proofErr w:type="spellStart"/>
      <w:r w:rsidR="00307774" w:rsidRPr="00307774">
        <w:rPr>
          <w:rFonts w:ascii="Consolas" w:hAnsi="Consolas"/>
          <w:i/>
          <w:iCs/>
        </w:rPr>
        <w:t>int</w:t>
      </w:r>
      <w:proofErr w:type="spellEnd"/>
      <w:r w:rsidR="00307774" w:rsidRPr="00307774">
        <w:rPr>
          <w:rFonts w:ascii="Consolas" w:hAnsi="Consolas"/>
          <w:i/>
          <w:iCs/>
        </w:rPr>
        <w:t xml:space="preserve">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proofErr w:type="spellStart"/>
      <w:r>
        <w:rPr>
          <w:rFonts w:ascii="Consolas" w:hAnsi="Consolas"/>
        </w:rPr>
        <w:t>int</w:t>
      </w:r>
      <w:proofErr w:type="spellEnd"/>
      <w:r>
        <w:rPr>
          <w:rFonts w:ascii="Consolas" w:hAnsi="Consolas" w:hint="cs"/>
          <w:rtl/>
        </w:rPr>
        <w:t xml:space="preserve"> אולם בשורה הראשונה זה היה </w:t>
      </w:r>
      <w:proofErr w:type="spellStart"/>
      <w:r>
        <w:rPr>
          <w:rFonts w:ascii="Consolas" w:hAnsi="Consolas"/>
        </w:rPr>
        <w:t>lval</w:t>
      </w:r>
      <w:proofErr w:type="spellEnd"/>
      <w:r>
        <w:rPr>
          <w:rFonts w:ascii="Consolas" w:hAnsi="Consolas" w:hint="cs"/>
          <w:rtl/>
        </w:rPr>
        <w:t xml:space="preserve"> ובשני </w:t>
      </w:r>
      <w:proofErr w:type="spellStart"/>
      <w:r>
        <w:rPr>
          <w:rFonts w:ascii="Consolas" w:hAnsi="Consolas"/>
        </w:rPr>
        <w:t>rval</w:t>
      </w:r>
      <w:proofErr w:type="spellEnd"/>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proofErr w:type="spellStart"/>
      <w:r w:rsidR="005E5DCB">
        <w:t>lval</w:t>
      </w:r>
      <w:proofErr w:type="spellEnd"/>
      <w:r w:rsidR="005E5DCB">
        <w:rPr>
          <w:rFonts w:hint="cs"/>
          <w:rtl/>
        </w:rPr>
        <w:t xml:space="preserve"> (או גם </w:t>
      </w:r>
      <w:proofErr w:type="spellStart"/>
      <w:r w:rsidR="005E5DCB">
        <w:t>lval</w:t>
      </w:r>
      <w:proofErr w:type="spellEnd"/>
      <w:r w:rsidR="005E5DCB">
        <w:t>-ref</w:t>
      </w:r>
      <w:r w:rsidR="005E5DCB">
        <w:rPr>
          <w:rFonts w:hint="cs"/>
          <w:rtl/>
        </w:rPr>
        <w:t xml:space="preserve">) אז </w:t>
      </w:r>
      <w:r w:rsidR="005E5DCB">
        <w:t>t1</w:t>
      </w:r>
      <w:r w:rsidR="005E5DCB">
        <w:rPr>
          <w:rFonts w:hint="cs"/>
          <w:rtl/>
        </w:rPr>
        <w:t xml:space="preserve"> הינו </w:t>
      </w:r>
      <w:proofErr w:type="spellStart"/>
      <w:r w:rsidR="005E5DCB">
        <w:t>lval</w:t>
      </w:r>
      <w:proofErr w:type="spellEnd"/>
      <w:r w:rsidR="005E5DCB">
        <w:t>-ref</w:t>
      </w:r>
    </w:p>
    <w:p w:rsidR="005E5DCB" w:rsidRDefault="005E5DCB" w:rsidP="00B93837">
      <w:pPr>
        <w:rPr>
          <w:rtl/>
        </w:rPr>
      </w:pPr>
      <w:r>
        <w:rPr>
          <w:rFonts w:hint="cs"/>
          <w:rtl/>
        </w:rPr>
        <w:t xml:space="preserve">וכאשר נכנס </w:t>
      </w:r>
      <w:proofErr w:type="spellStart"/>
      <w:r>
        <w:t>rval</w:t>
      </w:r>
      <w:proofErr w:type="spellEnd"/>
      <w:r>
        <w:rPr>
          <w:rFonts w:hint="cs"/>
          <w:rtl/>
        </w:rPr>
        <w:t xml:space="preserve"> אז </w:t>
      </w:r>
      <w:r>
        <w:t>t1</w:t>
      </w:r>
      <w:r>
        <w:rPr>
          <w:rFonts w:hint="cs"/>
          <w:rtl/>
        </w:rPr>
        <w:t xml:space="preserve"> הינו </w:t>
      </w:r>
      <w:proofErr w:type="spellStart"/>
      <w:r w:rsidR="00227116">
        <w:t>lval</w:t>
      </w:r>
      <w:proofErr w:type="spellEnd"/>
      <w:r w:rsidR="000626DC">
        <w:rPr>
          <w:rFonts w:hint="cs"/>
          <w:rtl/>
        </w:rPr>
        <w:t xml:space="preserve"> (כזכור, בתוך גוף הפונקציה, </w:t>
      </w:r>
      <w:proofErr w:type="spellStart"/>
      <w:r w:rsidR="000626DC">
        <w:t>rval</w:t>
      </w:r>
      <w:proofErr w:type="spellEnd"/>
      <w:r w:rsidR="000626DC">
        <w:t>-ref</w:t>
      </w:r>
      <w:r w:rsidR="000626DC">
        <w:rPr>
          <w:rFonts w:hint="cs"/>
          <w:rtl/>
        </w:rPr>
        <w:t xml:space="preserve"> הינו </w:t>
      </w:r>
      <w:proofErr w:type="spellStart"/>
      <w:r w:rsidR="000626DC">
        <w:t>lval</w:t>
      </w:r>
      <w:proofErr w:type="spellEnd"/>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proofErr w:type="spellStart"/>
      <w:r w:rsidR="00227116">
        <w:t>lval</w:t>
      </w:r>
      <w:proofErr w:type="spellEnd"/>
      <w:r>
        <w:rPr>
          <w:rFonts w:hint="cs"/>
          <w:rtl/>
        </w:rPr>
        <w:t xml:space="preserve"> הופך להיות </w:t>
      </w:r>
      <w:proofErr w:type="spellStart"/>
      <w:r>
        <w:t>rval</w:t>
      </w:r>
      <w:proofErr w:type="spellEnd"/>
      <w:r>
        <w:t>-ref</w:t>
      </w:r>
      <w:r>
        <w:rPr>
          <w:rFonts w:hint="cs"/>
          <w:rtl/>
        </w:rPr>
        <w:t xml:space="preserve"> ואילו </w:t>
      </w:r>
      <w:proofErr w:type="spellStart"/>
      <w:r>
        <w:t>lval</w:t>
      </w:r>
      <w:proofErr w:type="spellEnd"/>
      <w:r>
        <w:t>-ref</w:t>
      </w:r>
      <w:r w:rsidR="000626DC">
        <w:rPr>
          <w:rFonts w:hint="cs"/>
          <w:rtl/>
        </w:rPr>
        <w:t xml:space="preserve"> נשאר כמות שהוא.</w:t>
      </w:r>
    </w:p>
    <w:p w:rsidR="00B93837" w:rsidRDefault="007D40D9" w:rsidP="007D40D9">
      <w:pPr>
        <w:pStyle w:val="Heading4"/>
        <w:bidi w:val="0"/>
        <w:rPr>
          <w:rtl/>
        </w:rPr>
      </w:pPr>
      <w:proofErr w:type="spellStart"/>
      <w:r>
        <w:t>std</w:t>
      </w:r>
      <w:proofErr w:type="spellEnd"/>
      <w:r>
        <w:t>::</w:t>
      </w:r>
      <w:r w:rsidR="00B93837">
        <w:t>forward</w:t>
      </w:r>
      <w:r>
        <w:t>&lt;</w:t>
      </w:r>
      <w:proofErr w:type="gramStart"/>
      <w:r>
        <w:t>&gt;()</w:t>
      </w:r>
      <w:proofErr w:type="gramEnd"/>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w:t>
      </w:r>
      <w:proofErr w:type="spellStart"/>
      <w:r>
        <w:rPr>
          <w:rFonts w:ascii="Consolas" w:hAnsi="Consolas" w:hint="cs"/>
          <w:rtl/>
        </w:rPr>
        <w:t>סכימטי</w:t>
      </w:r>
      <w:proofErr w:type="spellEnd"/>
      <w:r>
        <w:rPr>
          <w:rFonts w:ascii="Consolas" w:hAnsi="Consolas" w:hint="cs"/>
          <w:rtl/>
        </w:rPr>
        <w:t>.</w:t>
      </w:r>
    </w:p>
    <w:p w:rsidR="001C0139" w:rsidRDefault="001C0139" w:rsidP="005455BE">
      <w:pPr>
        <w:pStyle w:val="CodeStyle"/>
      </w:pPr>
      <w:proofErr w:type="gramStart"/>
      <w:r>
        <w:t>template&lt;</w:t>
      </w:r>
      <w:proofErr w:type="spellStart"/>
      <w:proofErr w:type="gramEnd"/>
      <w:r>
        <w:t>typename</w:t>
      </w:r>
      <w:proofErr w:type="spellEnd"/>
      <w:r>
        <w:t xml:space="preserve"> T&gt;</w:t>
      </w:r>
    </w:p>
    <w:p w:rsidR="001C0139" w:rsidRDefault="001C0139" w:rsidP="005455BE">
      <w:pPr>
        <w:pStyle w:val="CodeStyle"/>
      </w:pPr>
      <w:r>
        <w:t xml:space="preserve">T&amp;&amp; </w:t>
      </w:r>
      <w:proofErr w:type="gramStart"/>
      <w:r>
        <w:t>forward(</w:t>
      </w:r>
      <w:proofErr w:type="spellStart"/>
      <w:proofErr w:type="gramEnd"/>
      <w:r>
        <w:t>typename</w:t>
      </w:r>
      <w:proofErr w:type="spellEnd"/>
      <w:r>
        <w:t xml:space="preserve"> </w:t>
      </w:r>
      <w:proofErr w:type="spellStart"/>
      <w:r>
        <w:t>remove_reference</w:t>
      </w:r>
      <w:proofErr w:type="spellEnd"/>
      <w:r>
        <w:t xml:space="preserve">&lt;T&gt;::type&amp; </w:t>
      </w:r>
      <w:proofErr w:type="spellStart"/>
      <w:r>
        <w:t>param</w:t>
      </w:r>
      <w:proofErr w:type="spellEnd"/>
      <w:r>
        <w:t>)</w:t>
      </w:r>
    </w:p>
    <w:p w:rsidR="001C0139" w:rsidRDefault="001C0139" w:rsidP="005455BE">
      <w:pPr>
        <w:pStyle w:val="CodeStyle"/>
      </w:pPr>
      <w:r>
        <w:t>{</w:t>
      </w:r>
    </w:p>
    <w:p w:rsidR="001C0139" w:rsidRDefault="001C0139" w:rsidP="005455BE">
      <w:pPr>
        <w:pStyle w:val="CodeStyle"/>
      </w:pPr>
      <w:r>
        <w:tab/>
      </w:r>
      <w:proofErr w:type="gramStart"/>
      <w:r>
        <w:t>return</w:t>
      </w:r>
      <w:proofErr w:type="gramEnd"/>
      <w:r>
        <w:t xml:space="preserve"> </w:t>
      </w:r>
      <w:proofErr w:type="spellStart"/>
      <w:r>
        <w:t>static_cast</w:t>
      </w:r>
      <w:proofErr w:type="spellEnd"/>
      <w:r>
        <w:t>&lt;T&amp;&amp;&gt;(</w:t>
      </w:r>
      <w:proofErr w:type="spellStart"/>
      <w:r>
        <w:t>param</w:t>
      </w:r>
      <w:proofErr w:type="spellEnd"/>
      <w:r>
        <w:t>);</w:t>
      </w:r>
    </w:p>
    <w:p w:rsidR="001C0139" w:rsidRDefault="001C0139" w:rsidP="005455BE">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proofErr w:type="gramStart"/>
      <w:r>
        <w:rPr>
          <w:rFonts w:ascii="Consolas" w:hAnsi="Consolas"/>
        </w:rPr>
        <w:t>template</w:t>
      </w:r>
      <w:proofErr w:type="gramEnd"/>
      <w:r>
        <w:rPr>
          <w:rFonts w:ascii="Consolas" w:hAnsi="Consolas"/>
        </w:rPr>
        <w:t xml:space="preserve"> &lt;</w:t>
      </w:r>
      <w:proofErr w:type="spellStart"/>
      <w:r>
        <w:rPr>
          <w:rFonts w:ascii="Consolas" w:hAnsi="Consolas"/>
        </w:rPr>
        <w:t>typename</w:t>
      </w:r>
      <w:proofErr w:type="spellEnd"/>
      <w:r>
        <w:rPr>
          <w:rFonts w:ascii="Consolas" w:hAnsi="Consolas"/>
        </w:rPr>
        <w:t xml:space="preserve"> T&gt;</w:t>
      </w:r>
    </w:p>
    <w:p w:rsidR="00657C92" w:rsidRDefault="00657C92" w:rsidP="00657C92">
      <w:pPr>
        <w:bidi w:val="0"/>
        <w:rPr>
          <w:rFonts w:ascii="Consolas" w:hAnsi="Consolas"/>
        </w:rPr>
      </w:pPr>
      <w:proofErr w:type="gramStart"/>
      <w:r>
        <w:rPr>
          <w:rFonts w:ascii="Consolas" w:hAnsi="Consolas"/>
        </w:rPr>
        <w:t>void</w:t>
      </w:r>
      <w:proofErr w:type="gramEnd"/>
      <w:r>
        <w:rPr>
          <w:rFonts w:ascii="Consolas" w:hAnsi="Consolas"/>
        </w:rPr>
        <w:t xml:space="preserve">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r>
      <w:proofErr w:type="spellStart"/>
      <w:proofErr w:type="gramStart"/>
      <w:r>
        <w:rPr>
          <w:rFonts w:ascii="Consolas" w:hAnsi="Consolas"/>
        </w:rPr>
        <w:t>v.AddItem</w:t>
      </w:r>
      <w:proofErr w:type="spellEnd"/>
      <w:r>
        <w:rPr>
          <w:rFonts w:ascii="Consolas" w:hAnsi="Consolas"/>
        </w:rPr>
        <w:t>(</w:t>
      </w:r>
      <w:proofErr w:type="gramEnd"/>
      <w:r>
        <w:rPr>
          <w:rFonts w:ascii="Consolas" w:hAnsi="Consolas"/>
        </w:rPr>
        <w:t>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proofErr w:type="spellStart"/>
      <w:r w:rsidR="00F0493F">
        <w:rPr>
          <w:rFonts w:ascii="Consolas" w:hAnsi="Consolas"/>
        </w:rPr>
        <w:t>lval</w:t>
      </w:r>
      <w:proofErr w:type="spellEnd"/>
      <w:r w:rsidR="00F0493F">
        <w:rPr>
          <w:rFonts w:ascii="Consolas" w:hAnsi="Consolas"/>
        </w:rPr>
        <w:t>-ref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proofErr w:type="spellStart"/>
      <w:r>
        <w:rPr>
          <w:rFonts w:ascii="Consolas" w:hAnsi="Consolas"/>
        </w:rPr>
        <w:t>int</w:t>
      </w:r>
      <w:proofErr w:type="spellEnd"/>
      <w:r>
        <w:rPr>
          <w:rFonts w:ascii="Consolas" w:hAnsi="Consolas"/>
        </w:rPr>
        <w: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proofErr w:type="spellStart"/>
      <w:proofErr w:type="gramStart"/>
      <w:r>
        <w:rPr>
          <w:rFonts w:ascii="Consolas" w:hAnsi="Consolas"/>
        </w:rPr>
        <w:t>int</w:t>
      </w:r>
      <w:proofErr w:type="spellEnd"/>
      <w:proofErr w:type="gramEnd"/>
      <w:r>
        <w:rPr>
          <w:rFonts w:ascii="Consolas" w:hAnsi="Consolas"/>
        </w:rPr>
        <w:t>&amp; &amp;&amp; forward(</w:t>
      </w:r>
      <w:proofErr w:type="spellStart"/>
      <w:r>
        <w:rPr>
          <w:rFonts w:ascii="Consolas" w:hAnsi="Consolas"/>
        </w:rPr>
        <w:t>typename</w:t>
      </w:r>
      <w:proofErr w:type="spellEnd"/>
      <w:r>
        <w:rPr>
          <w:rFonts w:ascii="Consolas" w:hAnsi="Consolas"/>
        </w:rPr>
        <w:t xml:space="preserve"> </w:t>
      </w:r>
      <w:proofErr w:type="spellStart"/>
      <w:r>
        <w:rPr>
          <w:rFonts w:ascii="Consolas" w:hAnsi="Consolas"/>
        </w:rPr>
        <w:t>remove_reference</w:t>
      </w:r>
      <w:proofErr w:type="spellEnd"/>
      <w:r>
        <w:rPr>
          <w:rFonts w:ascii="Consolas" w:hAnsi="Consolas"/>
        </w:rPr>
        <w:t>&lt;</w:t>
      </w:r>
      <w:proofErr w:type="spellStart"/>
      <w:r>
        <w:rPr>
          <w:rFonts w:ascii="Consolas" w:hAnsi="Consolas"/>
        </w:rPr>
        <w:t>int</w:t>
      </w:r>
      <w:proofErr w:type="spellEnd"/>
      <w:r>
        <w:rPr>
          <w:rFonts w:ascii="Consolas" w:hAnsi="Consolas"/>
        </w:rPr>
        <w:t xml:space="preserve">&amp;&gt;::type&amp; </w:t>
      </w:r>
      <w:proofErr w:type="spellStart"/>
      <w:r>
        <w:rPr>
          <w:rFonts w:ascii="Consolas" w:hAnsi="Consolas"/>
        </w:rPr>
        <w:t>param</w:t>
      </w:r>
      <w:proofErr w:type="spellEnd"/>
      <w:r>
        <w:rPr>
          <w:rFonts w:ascii="Consolas" w:hAnsi="Consolas"/>
        </w:rPr>
        <w:t>)</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proofErr w:type="gramStart"/>
      <w:r>
        <w:rPr>
          <w:rFonts w:ascii="Consolas" w:hAnsi="Consolas"/>
        </w:rPr>
        <w:t>return</w:t>
      </w:r>
      <w:proofErr w:type="gramEnd"/>
      <w:r>
        <w:rPr>
          <w:rFonts w:ascii="Consolas" w:hAnsi="Consolas"/>
        </w:rPr>
        <w:t xml:space="preserve"> </w:t>
      </w:r>
      <w:proofErr w:type="spellStart"/>
      <w:r>
        <w:rPr>
          <w:rFonts w:ascii="Consolas" w:hAnsi="Consolas"/>
        </w:rPr>
        <w:t>static_cast</w:t>
      </w:r>
      <w:proofErr w:type="spellEnd"/>
      <w:r>
        <w:rPr>
          <w:rFonts w:ascii="Consolas" w:hAnsi="Consolas"/>
        </w:rPr>
        <w:t>&lt;</w:t>
      </w:r>
      <w:proofErr w:type="spellStart"/>
      <w:r>
        <w:rPr>
          <w:rFonts w:ascii="Consolas" w:hAnsi="Consolas"/>
        </w:rPr>
        <w:t>int</w:t>
      </w:r>
      <w:proofErr w:type="spellEnd"/>
      <w:r>
        <w:rPr>
          <w:rFonts w:ascii="Consolas" w:hAnsi="Consolas"/>
        </w:rPr>
        <w:t>&amp; &amp;&amp;&gt;(</w:t>
      </w:r>
      <w:proofErr w:type="spellStart"/>
      <w:r>
        <w:rPr>
          <w:rFonts w:ascii="Consolas" w:hAnsi="Consolas"/>
        </w:rPr>
        <w:t>param</w:t>
      </w:r>
      <w:proofErr w:type="spellEnd"/>
      <w:r>
        <w:rPr>
          <w:rFonts w:ascii="Consolas" w:hAnsi="Consolas"/>
        </w:rPr>
        <w:t>);</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proofErr w:type="spellStart"/>
      <w:proofErr w:type="gramStart"/>
      <w:r>
        <w:rPr>
          <w:rFonts w:ascii="Consolas" w:hAnsi="Consolas"/>
        </w:rPr>
        <w:t>int</w:t>
      </w:r>
      <w:proofErr w:type="spellEnd"/>
      <w:proofErr w:type="gramEnd"/>
      <w:r>
        <w:rPr>
          <w:rFonts w:ascii="Consolas" w:hAnsi="Consolas"/>
        </w:rPr>
        <w:t>&amp; forward(</w:t>
      </w:r>
      <w:proofErr w:type="spellStart"/>
      <w:r>
        <w:rPr>
          <w:rFonts w:ascii="Consolas" w:hAnsi="Consolas"/>
        </w:rPr>
        <w:t>int</w:t>
      </w:r>
      <w:proofErr w:type="spellEnd"/>
      <w:r>
        <w:rPr>
          <w:rFonts w:ascii="Consolas" w:hAnsi="Consolas"/>
        </w:rPr>
        <w:t xml:space="preserve">&amp; </w:t>
      </w:r>
      <w:proofErr w:type="spellStart"/>
      <w:r>
        <w:rPr>
          <w:rFonts w:ascii="Consolas" w:hAnsi="Consolas"/>
        </w:rPr>
        <w:t>param</w:t>
      </w:r>
      <w:proofErr w:type="spellEnd"/>
      <w:r>
        <w:rPr>
          <w:rFonts w:ascii="Consolas" w:hAnsi="Consolas"/>
        </w:rPr>
        <w:t>)</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proofErr w:type="gramStart"/>
      <w:r>
        <w:rPr>
          <w:rFonts w:ascii="Consolas" w:hAnsi="Consolas"/>
        </w:rPr>
        <w:t>return</w:t>
      </w:r>
      <w:proofErr w:type="gramEnd"/>
      <w:r>
        <w:rPr>
          <w:rFonts w:ascii="Consolas" w:hAnsi="Consolas"/>
        </w:rPr>
        <w:t xml:space="preserve"> </w:t>
      </w:r>
      <w:proofErr w:type="spellStart"/>
      <w:r>
        <w:rPr>
          <w:rFonts w:ascii="Consolas" w:hAnsi="Consolas"/>
        </w:rPr>
        <w:t>static_cast</w:t>
      </w:r>
      <w:proofErr w:type="spellEnd"/>
      <w:r>
        <w:rPr>
          <w:rFonts w:ascii="Consolas" w:hAnsi="Consolas"/>
        </w:rPr>
        <w:t>&lt;</w:t>
      </w:r>
      <w:proofErr w:type="spellStart"/>
      <w:r>
        <w:rPr>
          <w:rFonts w:ascii="Consolas" w:hAnsi="Consolas"/>
        </w:rPr>
        <w:t>int</w:t>
      </w:r>
      <w:proofErr w:type="spellEnd"/>
      <w:r>
        <w:rPr>
          <w:rFonts w:ascii="Consolas" w:hAnsi="Consolas"/>
        </w:rPr>
        <w:t>&amp;&gt;(</w:t>
      </w:r>
      <w:proofErr w:type="spellStart"/>
      <w:r>
        <w:rPr>
          <w:rFonts w:ascii="Consolas" w:hAnsi="Consolas"/>
        </w:rPr>
        <w:t>param</w:t>
      </w:r>
      <w:proofErr w:type="spellEnd"/>
      <w:r>
        <w:rPr>
          <w:rFonts w:ascii="Consolas" w:hAnsi="Consolas"/>
        </w:rPr>
        <w:t>);</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proofErr w:type="spellStart"/>
      <w:r>
        <w:rPr>
          <w:rFonts w:ascii="Consolas" w:hAnsi="Consolas"/>
        </w:rPr>
        <w:t>lval</w:t>
      </w:r>
      <w:proofErr w:type="spellEnd"/>
      <w:r>
        <w:rPr>
          <w:rFonts w:ascii="Consolas" w:hAnsi="Consolas"/>
        </w:rPr>
        <w:t>-ref</w:t>
      </w:r>
      <w:r>
        <w:rPr>
          <w:rFonts w:ascii="Consolas" w:hAnsi="Consolas" w:hint="cs"/>
          <w:rtl/>
        </w:rPr>
        <w:t xml:space="preserve"> ויצא </w:t>
      </w:r>
      <w:proofErr w:type="spellStart"/>
      <w:r>
        <w:rPr>
          <w:rFonts w:ascii="Consolas" w:hAnsi="Consolas"/>
        </w:rPr>
        <w:t>lval</w:t>
      </w:r>
      <w:proofErr w:type="spellEnd"/>
      <w:r>
        <w:rPr>
          <w:rFonts w:ascii="Consolas" w:hAnsi="Consolas"/>
        </w:rPr>
        <w:t>-ref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proofErr w:type="spellStart"/>
      <w:r>
        <w:rPr>
          <w:rFonts w:ascii="Consolas" w:hAnsi="Consolas"/>
        </w:rPr>
        <w:t>lval</w:t>
      </w:r>
      <w:proofErr w:type="spellEnd"/>
      <w:r>
        <w:rPr>
          <w:rFonts w:ascii="Consolas" w:hAnsi="Consolas" w:hint="cs"/>
          <w:rtl/>
        </w:rPr>
        <w:t xml:space="preserve"> אז </w:t>
      </w:r>
      <w:r>
        <w:rPr>
          <w:rFonts w:ascii="Consolas" w:hAnsi="Consolas" w:hint="cs"/>
        </w:rPr>
        <w:t>T</w:t>
      </w:r>
      <w:r>
        <w:rPr>
          <w:rFonts w:ascii="Consolas" w:hAnsi="Consolas" w:hint="cs"/>
          <w:rtl/>
        </w:rPr>
        <w:t xml:space="preserve"> הינו </w:t>
      </w:r>
      <w:proofErr w:type="spellStart"/>
      <w:r>
        <w:rPr>
          <w:rFonts w:ascii="Consolas" w:hAnsi="Consolas"/>
        </w:rPr>
        <w:t>int</w:t>
      </w:r>
      <w:proofErr w:type="spellEnd"/>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proofErr w:type="spellStart"/>
      <w:proofErr w:type="gramStart"/>
      <w:r>
        <w:rPr>
          <w:rFonts w:ascii="Consolas" w:hAnsi="Consolas"/>
        </w:rPr>
        <w:t>int</w:t>
      </w:r>
      <w:proofErr w:type="spellEnd"/>
      <w:proofErr w:type="gramEnd"/>
      <w:r>
        <w:rPr>
          <w:rFonts w:ascii="Consolas" w:hAnsi="Consolas"/>
        </w:rPr>
        <w:t xml:space="preserve"> &amp;&amp; forward(</w:t>
      </w:r>
      <w:proofErr w:type="spellStart"/>
      <w:r>
        <w:rPr>
          <w:rFonts w:ascii="Consolas" w:hAnsi="Consolas"/>
        </w:rPr>
        <w:t>typename</w:t>
      </w:r>
      <w:proofErr w:type="spellEnd"/>
      <w:r>
        <w:rPr>
          <w:rFonts w:ascii="Consolas" w:hAnsi="Consolas"/>
        </w:rPr>
        <w:t xml:space="preserve"> </w:t>
      </w:r>
      <w:proofErr w:type="spellStart"/>
      <w:r>
        <w:rPr>
          <w:rFonts w:ascii="Consolas" w:hAnsi="Consolas"/>
        </w:rPr>
        <w:t>remove_reference</w:t>
      </w:r>
      <w:proofErr w:type="spellEnd"/>
      <w:r>
        <w:rPr>
          <w:rFonts w:ascii="Consolas" w:hAnsi="Consolas"/>
        </w:rPr>
        <w:t>&lt;</w:t>
      </w:r>
      <w:proofErr w:type="spellStart"/>
      <w:r>
        <w:rPr>
          <w:rFonts w:ascii="Consolas" w:hAnsi="Consolas"/>
        </w:rPr>
        <w:t>int</w:t>
      </w:r>
      <w:proofErr w:type="spellEnd"/>
      <w:r>
        <w:rPr>
          <w:rFonts w:ascii="Consolas" w:hAnsi="Consolas"/>
        </w:rPr>
        <w:t xml:space="preserve">&gt;::type&amp; </w:t>
      </w:r>
      <w:proofErr w:type="spellStart"/>
      <w:r>
        <w:rPr>
          <w:rFonts w:ascii="Consolas" w:hAnsi="Consolas"/>
        </w:rPr>
        <w:t>param</w:t>
      </w:r>
      <w:proofErr w:type="spellEnd"/>
      <w:r>
        <w:rPr>
          <w:rFonts w:ascii="Consolas" w:hAnsi="Consolas"/>
        </w:rPr>
        <w:t>)</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proofErr w:type="gramStart"/>
      <w:r>
        <w:rPr>
          <w:rFonts w:ascii="Consolas" w:hAnsi="Consolas"/>
        </w:rPr>
        <w:t>return</w:t>
      </w:r>
      <w:proofErr w:type="gramEnd"/>
      <w:r>
        <w:rPr>
          <w:rFonts w:ascii="Consolas" w:hAnsi="Consolas"/>
        </w:rPr>
        <w:t xml:space="preserve"> </w:t>
      </w:r>
      <w:proofErr w:type="spellStart"/>
      <w:r>
        <w:rPr>
          <w:rFonts w:ascii="Consolas" w:hAnsi="Consolas"/>
        </w:rPr>
        <w:t>static_cast</w:t>
      </w:r>
      <w:proofErr w:type="spellEnd"/>
      <w:r>
        <w:rPr>
          <w:rFonts w:ascii="Consolas" w:hAnsi="Consolas"/>
        </w:rPr>
        <w:t>&lt;</w:t>
      </w:r>
      <w:proofErr w:type="spellStart"/>
      <w:r>
        <w:rPr>
          <w:rFonts w:ascii="Consolas" w:hAnsi="Consolas"/>
        </w:rPr>
        <w:t>int</w:t>
      </w:r>
      <w:proofErr w:type="spellEnd"/>
      <w:r>
        <w:rPr>
          <w:rFonts w:ascii="Consolas" w:hAnsi="Consolas"/>
        </w:rPr>
        <w:t>&amp;&amp;&gt;(</w:t>
      </w:r>
      <w:proofErr w:type="spellStart"/>
      <w:r>
        <w:rPr>
          <w:rFonts w:ascii="Consolas" w:hAnsi="Consolas"/>
        </w:rPr>
        <w:t>param</w:t>
      </w:r>
      <w:proofErr w:type="spellEnd"/>
      <w:r>
        <w:rPr>
          <w:rFonts w:ascii="Consolas" w:hAnsi="Consolas"/>
        </w:rPr>
        <w:t>);</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proofErr w:type="spellStart"/>
      <w:proofErr w:type="gramStart"/>
      <w:r>
        <w:rPr>
          <w:rFonts w:ascii="Consolas" w:hAnsi="Consolas"/>
        </w:rPr>
        <w:t>int</w:t>
      </w:r>
      <w:proofErr w:type="spellEnd"/>
      <w:proofErr w:type="gramEnd"/>
      <w:r>
        <w:rPr>
          <w:rFonts w:ascii="Consolas" w:hAnsi="Consolas" w:hint="cs"/>
          <w:rtl/>
        </w:rPr>
        <w:t>&amp;</w:t>
      </w:r>
      <w:r>
        <w:rPr>
          <w:rFonts w:ascii="Consolas" w:hAnsi="Consolas"/>
        </w:rPr>
        <w:t>&amp; forward(</w:t>
      </w:r>
      <w:proofErr w:type="spellStart"/>
      <w:r>
        <w:rPr>
          <w:rFonts w:ascii="Consolas" w:hAnsi="Consolas"/>
        </w:rPr>
        <w:t>int</w:t>
      </w:r>
      <w:proofErr w:type="spellEnd"/>
      <w:r>
        <w:rPr>
          <w:rFonts w:ascii="Consolas" w:hAnsi="Consolas"/>
        </w:rPr>
        <w:t xml:space="preserve">&amp; </w:t>
      </w:r>
      <w:proofErr w:type="spellStart"/>
      <w:r>
        <w:rPr>
          <w:rFonts w:ascii="Consolas" w:hAnsi="Consolas"/>
        </w:rPr>
        <w:t>param</w:t>
      </w:r>
      <w:proofErr w:type="spellEnd"/>
      <w:r>
        <w:rPr>
          <w:rFonts w:ascii="Consolas" w:hAnsi="Consolas"/>
        </w:rPr>
        <w:t>)</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proofErr w:type="gramStart"/>
      <w:r>
        <w:rPr>
          <w:rFonts w:ascii="Consolas" w:hAnsi="Consolas"/>
        </w:rPr>
        <w:t>return</w:t>
      </w:r>
      <w:proofErr w:type="gramEnd"/>
      <w:r>
        <w:rPr>
          <w:rFonts w:ascii="Consolas" w:hAnsi="Consolas"/>
        </w:rPr>
        <w:t xml:space="preserve"> </w:t>
      </w:r>
      <w:proofErr w:type="spellStart"/>
      <w:r>
        <w:rPr>
          <w:rFonts w:ascii="Consolas" w:hAnsi="Consolas"/>
        </w:rPr>
        <w:t>static_cast</w:t>
      </w:r>
      <w:proofErr w:type="spellEnd"/>
      <w:r>
        <w:rPr>
          <w:rFonts w:ascii="Consolas" w:hAnsi="Consolas"/>
        </w:rPr>
        <w:t>&lt;</w:t>
      </w:r>
      <w:proofErr w:type="spellStart"/>
      <w:r>
        <w:rPr>
          <w:rFonts w:ascii="Consolas" w:hAnsi="Consolas"/>
        </w:rPr>
        <w:t>int</w:t>
      </w:r>
      <w:proofErr w:type="spellEnd"/>
      <w:r w:rsidR="00582D62">
        <w:rPr>
          <w:rFonts w:ascii="Consolas" w:hAnsi="Consolas"/>
        </w:rPr>
        <w:t>&amp;&amp;</w:t>
      </w:r>
      <w:r>
        <w:rPr>
          <w:rFonts w:ascii="Consolas" w:hAnsi="Consolas"/>
        </w:rPr>
        <w:t>&gt;(</w:t>
      </w:r>
      <w:proofErr w:type="spellStart"/>
      <w:r>
        <w:rPr>
          <w:rFonts w:ascii="Consolas" w:hAnsi="Consolas"/>
        </w:rPr>
        <w:t>param</w:t>
      </w:r>
      <w:proofErr w:type="spellEnd"/>
      <w:r>
        <w:rPr>
          <w:rFonts w:ascii="Consolas" w:hAnsi="Consolas"/>
        </w:rPr>
        <w:t>);</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proofErr w:type="spellStart"/>
      <w:r>
        <w:rPr>
          <w:rFonts w:ascii="Consolas" w:hAnsi="Consolas"/>
        </w:rPr>
        <w:t>lval</w:t>
      </w:r>
      <w:proofErr w:type="spellEnd"/>
      <w:r>
        <w:rPr>
          <w:rFonts w:ascii="Consolas" w:hAnsi="Consolas" w:hint="cs"/>
          <w:rtl/>
        </w:rPr>
        <w:t xml:space="preserve"> ויצא </w:t>
      </w:r>
      <w:proofErr w:type="spellStart"/>
      <w:r w:rsidR="00582D62">
        <w:rPr>
          <w:rFonts w:ascii="Consolas" w:hAnsi="Consolas"/>
        </w:rPr>
        <w:t>r</w:t>
      </w:r>
      <w:r>
        <w:rPr>
          <w:rFonts w:ascii="Consolas" w:hAnsi="Consolas"/>
        </w:rPr>
        <w:t>val</w:t>
      </w:r>
      <w:proofErr w:type="spellEnd"/>
      <w:r>
        <w:rPr>
          <w:rFonts w:ascii="Consolas" w:hAnsi="Consolas"/>
        </w:rPr>
        <w:t>-ref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proofErr w:type="spellStart"/>
      <w:proofErr w:type="gramStart"/>
      <w:r>
        <w:rPr>
          <w:rFonts w:ascii="Consolas" w:hAnsi="Consolas"/>
        </w:rPr>
        <w:t>struct</w:t>
      </w:r>
      <w:proofErr w:type="spellEnd"/>
      <w:proofErr w:type="gramEnd"/>
      <w:r>
        <w:rPr>
          <w:rFonts w:ascii="Consolas" w:hAnsi="Consolas"/>
        </w:rPr>
        <w:t xml:space="preserve"> </w:t>
      </w:r>
      <w:proofErr w:type="spellStart"/>
      <w:r>
        <w:rPr>
          <w:rFonts w:ascii="Consolas" w:hAnsi="Consolas"/>
        </w:rPr>
        <w:t>PerfFwd</w:t>
      </w:r>
      <w:proofErr w:type="spellEnd"/>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template&lt;</w:t>
      </w:r>
      <w:proofErr w:type="spellStart"/>
      <w:proofErr w:type="gramEnd"/>
      <w:r>
        <w:rPr>
          <w:rFonts w:ascii="Consolas" w:hAnsi="Consolas"/>
        </w:rPr>
        <w:t>typename</w:t>
      </w:r>
      <w:proofErr w:type="spellEnd"/>
      <w:r>
        <w:rPr>
          <w:rFonts w:ascii="Consolas" w:hAnsi="Consolas"/>
        </w:rPr>
        <w:t xml:space="preserve"> T&gt;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void</w:t>
      </w:r>
      <w:proofErr w:type="gramEnd"/>
      <w:r>
        <w:rPr>
          <w:rFonts w:ascii="Consolas" w:hAnsi="Consolas"/>
        </w:rPr>
        <w:t xml:space="preserve"> </w:t>
      </w:r>
      <w:proofErr w:type="spellStart"/>
      <w:r>
        <w:rPr>
          <w:rFonts w:ascii="Consolas" w:hAnsi="Consolas"/>
        </w:rPr>
        <w:t>AddItem</w:t>
      </w:r>
      <w:proofErr w:type="spellEnd"/>
      <w:r>
        <w:rPr>
          <w:rFonts w:ascii="Consolas" w:hAnsi="Consolas"/>
        </w:rPr>
        <w:t>(T &amp;&amp; t) {</w:t>
      </w:r>
    </w:p>
    <w:p w:rsidR="00B93837" w:rsidRDefault="00B93837" w:rsidP="00B93837">
      <w:pPr>
        <w:bidi w:val="0"/>
        <w:jc w:val="left"/>
        <w:rPr>
          <w:rFonts w:ascii="Consolas" w:hAnsi="Consolas"/>
        </w:rPr>
      </w:pPr>
      <w:r>
        <w:rPr>
          <w:rFonts w:ascii="Consolas" w:hAnsi="Consolas"/>
        </w:rPr>
        <w:tab/>
      </w:r>
      <w:r>
        <w:rPr>
          <w:rFonts w:ascii="Consolas" w:hAnsi="Consolas"/>
        </w:rPr>
        <w:tab/>
      </w:r>
      <w:proofErr w:type="spellStart"/>
      <w:r>
        <w:rPr>
          <w:rFonts w:ascii="Consolas" w:hAnsi="Consolas"/>
        </w:rPr>
        <w:t>v.emplace_</w:t>
      </w:r>
      <w:proofErr w:type="gramStart"/>
      <w:r>
        <w:rPr>
          <w:rFonts w:ascii="Consolas" w:hAnsi="Consolas"/>
        </w:rPr>
        <w:t>back</w:t>
      </w:r>
      <w:proofErr w:type="spellEnd"/>
      <w:r>
        <w:rPr>
          <w:rFonts w:ascii="Consolas" w:hAnsi="Consolas"/>
        </w:rPr>
        <w:t>(</w:t>
      </w:r>
      <w:proofErr w:type="gramEnd"/>
      <w:r>
        <w:rPr>
          <w:rFonts w:ascii="Consolas" w:hAnsi="Consolas"/>
        </w:rPr>
        <w:t>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proofErr w:type="spellStart"/>
      <w:r>
        <w:t>variadic</w:t>
      </w:r>
      <w:proofErr w:type="spellEnd"/>
      <w:r>
        <w:t xml:space="preserve"> template</w:t>
      </w:r>
      <w:r>
        <w:rPr>
          <w:rFonts w:hint="cs"/>
          <w:rtl/>
        </w:rPr>
        <w:t>.</w:t>
      </w:r>
    </w:p>
    <w:p w:rsidR="00B93837" w:rsidRDefault="00B93837" w:rsidP="00B93837">
      <w:pPr>
        <w:bidi w:val="0"/>
        <w:jc w:val="left"/>
        <w:rPr>
          <w:rFonts w:ascii="Consolas" w:hAnsi="Consolas"/>
        </w:rPr>
      </w:pPr>
      <w:proofErr w:type="spellStart"/>
      <w:proofErr w:type="gramStart"/>
      <w:r>
        <w:rPr>
          <w:rFonts w:ascii="Consolas" w:hAnsi="Consolas"/>
        </w:rPr>
        <w:t>struct</w:t>
      </w:r>
      <w:proofErr w:type="spellEnd"/>
      <w:proofErr w:type="gramEnd"/>
      <w:r>
        <w:rPr>
          <w:rFonts w:ascii="Consolas" w:hAnsi="Consolas"/>
        </w:rPr>
        <w:t xml:space="preserve"> </w:t>
      </w:r>
      <w:proofErr w:type="spellStart"/>
      <w:r>
        <w:rPr>
          <w:rFonts w:ascii="Consolas" w:hAnsi="Consolas"/>
        </w:rPr>
        <w:t>PerfFwd</w:t>
      </w:r>
      <w:proofErr w:type="spellEnd"/>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template&lt;</w:t>
      </w:r>
      <w:proofErr w:type="spellStart"/>
      <w:proofErr w:type="gramEnd"/>
      <w:r>
        <w:rPr>
          <w:rFonts w:ascii="Consolas" w:hAnsi="Consolas"/>
        </w:rPr>
        <w:t>typename</w:t>
      </w:r>
      <w:proofErr w:type="spellEnd"/>
      <w:r>
        <w:rPr>
          <w:rFonts w:ascii="Consolas" w:hAnsi="Consolas"/>
        </w:rPr>
        <w:t xml:space="preserve"> ... </w:t>
      </w:r>
      <w:proofErr w:type="spellStart"/>
      <w:r>
        <w:rPr>
          <w:rFonts w:ascii="Consolas" w:hAnsi="Consolas"/>
        </w:rPr>
        <w:t>Args</w:t>
      </w:r>
      <w:proofErr w:type="spellEnd"/>
      <w:r>
        <w:rPr>
          <w:rFonts w:ascii="Consolas" w:hAnsi="Consolas"/>
        </w:rPr>
        <w:t>&gt;</w:t>
      </w:r>
    </w:p>
    <w:p w:rsidR="00B93837" w:rsidRDefault="00B93837" w:rsidP="00B93837">
      <w:pPr>
        <w:bidi w:val="0"/>
        <w:jc w:val="left"/>
        <w:rPr>
          <w:rFonts w:ascii="Consolas" w:hAnsi="Consolas"/>
        </w:rPr>
      </w:pPr>
      <w:r>
        <w:rPr>
          <w:rFonts w:ascii="Consolas" w:hAnsi="Consolas"/>
        </w:rPr>
        <w:lastRenderedPageBreak/>
        <w:tab/>
      </w:r>
      <w:proofErr w:type="gramStart"/>
      <w:r>
        <w:rPr>
          <w:rFonts w:ascii="Consolas" w:hAnsi="Consolas"/>
        </w:rPr>
        <w:t>void</w:t>
      </w:r>
      <w:proofErr w:type="gramEnd"/>
      <w:r>
        <w:rPr>
          <w:rFonts w:ascii="Consolas" w:hAnsi="Consolas"/>
        </w:rPr>
        <w:t xml:space="preserve"> </w:t>
      </w:r>
      <w:proofErr w:type="spellStart"/>
      <w:r>
        <w:rPr>
          <w:rFonts w:ascii="Consolas" w:hAnsi="Consolas"/>
        </w:rPr>
        <w:t>AddItem</w:t>
      </w:r>
      <w:proofErr w:type="spellEnd"/>
      <w:r>
        <w:rPr>
          <w:rFonts w:ascii="Consolas" w:hAnsi="Consolas"/>
        </w:rPr>
        <w:t>(</w:t>
      </w:r>
      <w:proofErr w:type="spellStart"/>
      <w:r>
        <w:rPr>
          <w:rFonts w:ascii="Consolas" w:hAnsi="Consolas"/>
        </w:rPr>
        <w:t>Args</w:t>
      </w:r>
      <w:proofErr w:type="spellEnd"/>
      <w:r>
        <w:rPr>
          <w:rFonts w:ascii="Consolas" w:hAnsi="Consolas"/>
        </w:rPr>
        <w:t xml:space="preserve">&amp;&amp; ... </w:t>
      </w:r>
      <w:proofErr w:type="spellStart"/>
      <w:r>
        <w:rPr>
          <w:rFonts w:ascii="Consolas" w:hAnsi="Consolas"/>
        </w:rPr>
        <w:t>args</w:t>
      </w:r>
      <w:proofErr w:type="spellEnd"/>
      <w:r>
        <w:rPr>
          <w:rFonts w:ascii="Consolas" w:hAnsi="Consolas"/>
        </w:rPr>
        <w:t>) {</w:t>
      </w:r>
    </w:p>
    <w:p w:rsidR="00B93837" w:rsidRDefault="00B93837" w:rsidP="00B93837">
      <w:pPr>
        <w:bidi w:val="0"/>
        <w:jc w:val="left"/>
        <w:rPr>
          <w:rFonts w:ascii="Consolas" w:hAnsi="Consolas"/>
        </w:rPr>
      </w:pPr>
      <w:r>
        <w:rPr>
          <w:rFonts w:ascii="Consolas" w:hAnsi="Consolas"/>
        </w:rPr>
        <w:tab/>
      </w:r>
      <w:r>
        <w:rPr>
          <w:rFonts w:ascii="Consolas" w:hAnsi="Consolas"/>
        </w:rPr>
        <w:tab/>
      </w:r>
      <w:proofErr w:type="spellStart"/>
      <w:r>
        <w:rPr>
          <w:rFonts w:ascii="Consolas" w:hAnsi="Consolas"/>
        </w:rPr>
        <w:t>v.emplace_</w:t>
      </w:r>
      <w:proofErr w:type="gramStart"/>
      <w:r>
        <w:rPr>
          <w:rFonts w:ascii="Consolas" w:hAnsi="Consolas"/>
        </w:rPr>
        <w:t>back</w:t>
      </w:r>
      <w:proofErr w:type="spellEnd"/>
      <w:r>
        <w:rPr>
          <w:rFonts w:ascii="Consolas" w:hAnsi="Consolas"/>
        </w:rPr>
        <w:t>(</w:t>
      </w:r>
      <w:proofErr w:type="gramEnd"/>
      <w:r>
        <w:rPr>
          <w:rFonts w:ascii="Consolas" w:hAnsi="Consolas"/>
        </w:rPr>
        <w:t>forward&lt;</w:t>
      </w:r>
      <w:proofErr w:type="spellStart"/>
      <w:r>
        <w:rPr>
          <w:rFonts w:ascii="Consolas" w:hAnsi="Consolas"/>
        </w:rPr>
        <w:t>Args</w:t>
      </w:r>
      <w:proofErr w:type="spellEnd"/>
      <w:r>
        <w:rPr>
          <w:rFonts w:ascii="Consolas" w:hAnsi="Consolas"/>
        </w:rPr>
        <w:t>&gt;(</w:t>
      </w:r>
      <w:proofErr w:type="spellStart"/>
      <w:r>
        <w:rPr>
          <w:rFonts w:ascii="Consolas" w:hAnsi="Consolas"/>
        </w:rPr>
        <w:t>args</w:t>
      </w:r>
      <w:proofErr w:type="spellEnd"/>
      <w:r>
        <w:rPr>
          <w:rFonts w:ascii="Consolas" w:hAnsi="Consolas"/>
        </w:rPr>
        <w: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proofErr w:type="spellStart"/>
      <w:proofErr w:type="gramStart"/>
      <w:r>
        <w:t>std</w:t>
      </w:r>
      <w:proofErr w:type="spellEnd"/>
      <w:r>
        <w:t>::move</w:t>
      </w:r>
      <w:proofErr w:type="gramEnd"/>
      <w:r>
        <w:t xml:space="preserve"> vs </w:t>
      </w:r>
      <w:proofErr w:type="spellStart"/>
      <w:r>
        <w:t>std</w:t>
      </w:r>
      <w:proofErr w:type="spellEnd"/>
      <w:r>
        <w:t>::forward</w:t>
      </w:r>
      <w:bookmarkEnd w:id="7"/>
    </w:p>
    <w:p w:rsidR="00E04160" w:rsidRDefault="00E04160" w:rsidP="00E04160">
      <w:pPr>
        <w:bidi w:val="0"/>
      </w:pPr>
      <w:proofErr w:type="spellStart"/>
      <w:r>
        <w:t>Mayers</w:t>
      </w:r>
      <w:proofErr w:type="spellEnd"/>
      <w:r>
        <w:t>,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proofErr w:type="spellStart"/>
      <w:r>
        <w:t>static_cast</w:t>
      </w:r>
      <w:proofErr w:type="spellEnd"/>
      <w:r>
        <w:t>&lt;”</w:t>
      </w:r>
      <w:proofErr w:type="spellStart"/>
      <w:r>
        <w:t>rvalue</w:t>
      </w:r>
      <w:proofErr w:type="spellEnd"/>
      <w:r>
        <w:t>”&gt;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proofErr w:type="spellStart"/>
      <w:r>
        <w:t>lvalue</w:t>
      </w:r>
      <w:proofErr w:type="spellEnd"/>
      <w:r>
        <w:rPr>
          <w:rFonts w:hint="cs"/>
          <w:rtl/>
        </w:rPr>
        <w:t xml:space="preserve"> (מה שאומר שהוא היה בעברו </w:t>
      </w:r>
      <w:proofErr w:type="spellStart"/>
      <w:r>
        <w:t>rvalue</w:t>
      </w:r>
      <w:proofErr w:type="spellEnd"/>
      <w:r>
        <w:rPr>
          <w:rFonts w:hint="cs"/>
          <w:rtl/>
        </w:rPr>
        <w:t>)</w:t>
      </w:r>
      <w:r w:rsidR="006F5318">
        <w:rPr>
          <w:rFonts w:hint="cs"/>
          <w:rtl/>
        </w:rPr>
        <w:t xml:space="preserve">. </w:t>
      </w:r>
    </w:p>
    <w:p w:rsidR="00C72462" w:rsidRDefault="00C72462" w:rsidP="00E04160">
      <w:pPr>
        <w:rPr>
          <w:rtl/>
        </w:rPr>
      </w:pPr>
      <w:r>
        <w:rPr>
          <w:rFonts w:hint="cs"/>
          <w:rtl/>
        </w:rPr>
        <w:t>זה המימוש (</w:t>
      </w:r>
      <w:proofErr w:type="spellStart"/>
      <w:r>
        <w:rPr>
          <w:rFonts w:hint="cs"/>
          <w:rtl/>
        </w:rPr>
        <w:t>הסכימתי</w:t>
      </w:r>
      <w:proofErr w:type="spellEnd"/>
      <w:r>
        <w:rPr>
          <w:rFonts w:hint="cs"/>
          <w:rtl/>
        </w:rPr>
        <w:t xml:space="preserve">)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proofErr w:type="spellStart"/>
      <w:r>
        <w:t>remove_reference</w:t>
      </w:r>
      <w:r w:rsidRPr="00E0356D">
        <w:rPr>
          <w:b/>
          <w:bCs/>
        </w:rPr>
        <w:t>_t</w:t>
      </w:r>
      <w:proofErr w:type="spellEnd"/>
      <w:r>
        <w:rPr>
          <w:rFonts w:hint="cs"/>
          <w:rtl/>
        </w:rPr>
        <w:t xml:space="preserve"> חוסך את כתיבת </w:t>
      </w:r>
      <w:proofErr w:type="spellStart"/>
      <w:r>
        <w:t>typename</w:t>
      </w:r>
      <w:proofErr w:type="spellEnd"/>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proofErr w:type="spellStart"/>
      <w:r>
        <w:rPr>
          <w:rFonts w:hint="cs"/>
          <w:rtl/>
        </w:rPr>
        <w:t>מיירס</w:t>
      </w:r>
      <w:proofErr w:type="spellEnd"/>
      <w:r>
        <w:rPr>
          <w:rFonts w:hint="cs"/>
          <w:rtl/>
        </w:rPr>
        <w:t xml:space="preserve"> כותב שאולי שם נכון יותר ל </w:t>
      </w:r>
      <w:r>
        <w:t>move</w:t>
      </w:r>
      <w:r>
        <w:rPr>
          <w:rFonts w:hint="cs"/>
          <w:rtl/>
        </w:rPr>
        <w:t xml:space="preserve"> הינו </w:t>
      </w:r>
      <w:proofErr w:type="spellStart"/>
      <w:r>
        <w:t>rvalue_cast</w:t>
      </w:r>
      <w:proofErr w:type="spellEnd"/>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Default="00591188" w:rsidP="00591188">
      <w:pPr>
        <w:rPr>
          <w:rtl/>
        </w:rPr>
      </w:pPr>
    </w:p>
    <w:p w:rsidR="00D145D8" w:rsidRDefault="00D145D8" w:rsidP="00591188">
      <w:pPr>
        <w:rPr>
          <w:rtl/>
        </w:rPr>
      </w:pPr>
      <w:r>
        <w:rPr>
          <w:rFonts w:hint="cs"/>
          <w:rtl/>
        </w:rPr>
        <w:t>נתבונן בקוד הבא</w:t>
      </w:r>
      <w:r w:rsidR="007513A4">
        <w:rPr>
          <w:rFonts w:hint="cs"/>
          <w:rtl/>
        </w:rPr>
        <w:t xml:space="preserve"> (הורץ ב </w:t>
      </w:r>
      <w:r w:rsidR="007513A4">
        <w:t>studio 19</w:t>
      </w:r>
      <w:r w:rsidR="007513A4">
        <w:rPr>
          <w:rFonts w:hint="cs"/>
          <w:rtl/>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GetRes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main()</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145D8" w:rsidRDefault="00D145D8" w:rsidP="00591188">
      <w:pPr>
        <w:rPr>
          <w:rtl/>
        </w:rPr>
      </w:pPr>
    </w:p>
    <w:p w:rsidR="00D145D8" w:rsidRDefault="00D145D8" w:rsidP="00D145D8">
      <w:pPr>
        <w:rPr>
          <w:rtl/>
        </w:rPr>
      </w:pPr>
      <w:r>
        <w:rPr>
          <w:rFonts w:hint="cs"/>
          <w:rtl/>
        </w:rPr>
        <w:t xml:space="preserve">לכאורה הקומפיילר צריך לייצר שני מופעים של המשאב. אחד רגיל והשני בהעתקה אולם לפי הסטנדרט החדש של </w:t>
      </w:r>
      <w:r w:rsidRPr="00D145D8">
        <w:rPr>
          <w:rFonts w:hint="cs"/>
          <w:b/>
          <w:bCs/>
          <w:rtl/>
        </w:rPr>
        <w:t>השפה</w:t>
      </w:r>
      <w:r>
        <w:rPr>
          <w:rFonts w:hint="cs"/>
          <w:rtl/>
        </w:rPr>
        <w:t xml:space="preserve"> הקומפיילר מזהה שאין צורך בשניים ומייצר רק אחד.</w:t>
      </w:r>
      <w:r w:rsidR="00E04003">
        <w:rPr>
          <w:rFonts w:hint="cs"/>
          <w:rtl/>
        </w:rPr>
        <w:t xml:space="preserve"> זה נקרא </w:t>
      </w:r>
      <w:r w:rsidR="00E04003">
        <w:t>Copy Elision</w:t>
      </w:r>
      <w:r w:rsidR="00E04003">
        <w:rPr>
          <w:rFonts w:hint="cs"/>
          <w:rtl/>
        </w:rPr>
        <w:t>.</w:t>
      </w:r>
    </w:p>
    <w:p w:rsidR="007513A4" w:rsidRDefault="007513A4" w:rsidP="007513A4">
      <w:pPr>
        <w:rPr>
          <w:rtl/>
        </w:rPr>
      </w:pPr>
      <w:r>
        <w:rPr>
          <w:rFonts w:hint="cs"/>
          <w:rtl/>
        </w:rPr>
        <w:t>השורה הבאה בעייתית</w:t>
      </w:r>
      <w:r w:rsidR="00624F84">
        <w:rPr>
          <w:rFonts w:hint="cs"/>
          <w:rtl/>
        </w:rPr>
        <w:t xml:space="preserve"> מסיבות מובנות</w:t>
      </w:r>
    </w:p>
    <w:p w:rsidR="007513A4" w:rsidRDefault="007513A4" w:rsidP="007513A4">
      <w:pPr>
        <w:autoSpaceDE w:val="0"/>
        <w:autoSpaceDN w:val="0"/>
        <w:bidi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24F84" w:rsidRDefault="00624F84" w:rsidP="00624F84">
      <w:pPr>
        <w:rPr>
          <w:rtl/>
        </w:rPr>
      </w:pPr>
    </w:p>
    <w:p w:rsidR="00624F84" w:rsidRDefault="00624F84" w:rsidP="00624F84">
      <w:pPr>
        <w:rPr>
          <w:rtl/>
        </w:rPr>
      </w:pPr>
      <w:r>
        <w:rPr>
          <w:rFonts w:hint="cs"/>
          <w:rtl/>
        </w:rPr>
        <w:t>והקומפיילר כלל לא מסכים לקמפל (עם כי בגרסאות קודמות הוא כן הסכים ונתן למתכנת להתמודד עם תוצאות מעשיו...)</w:t>
      </w:r>
    </w:p>
    <w:p w:rsidR="00624F84" w:rsidRDefault="00624F84" w:rsidP="00624F84">
      <w:pPr>
        <w:rPr>
          <w:rtl/>
        </w:rPr>
      </w:pPr>
      <w:r>
        <w:rPr>
          <w:rFonts w:hint="cs"/>
          <w:rtl/>
        </w:rPr>
        <w:t xml:space="preserve">אבל כך </w:t>
      </w:r>
    </w:p>
    <w:p w:rsidR="00624F84" w:rsidRDefault="00624F84" w:rsidP="00624F84">
      <w:pPr>
        <w:autoSpaceDE w:val="0"/>
        <w:autoSpaceDN w:val="0"/>
        <w:bidi w:val="0"/>
        <w:adjustRightInd w:val="0"/>
        <w:spacing w:before="0" w:after="0" w:line="240" w:lineRule="auto"/>
        <w:jc w:val="left"/>
        <w:rPr>
          <w:rFonts w:ascii="Consolas" w:hAnsi="Consolas" w:cs="Consolas"/>
          <w:color w:val="000000"/>
          <w:sz w:val="19"/>
          <w:szCs w:val="19"/>
        </w:rPr>
      </w:pPr>
      <w:proofErr w:type="spellStart"/>
      <w:proofErr w:type="gramStart"/>
      <w:r>
        <w:rPr>
          <w:rFonts w:ascii="Consolas" w:hAnsi="Consolas" w:cs="Consolas"/>
          <w:color w:val="0000FF"/>
          <w:sz w:val="19"/>
          <w:szCs w:val="19"/>
        </w:rPr>
        <w:t>const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GetRes</w:t>
      </w:r>
      <w:proofErr w:type="spellEnd"/>
      <w:r>
        <w:rPr>
          <w:rFonts w:ascii="Consolas" w:hAnsi="Consolas" w:cs="Consolas"/>
          <w:color w:val="000000"/>
          <w:sz w:val="19"/>
          <w:szCs w:val="19"/>
        </w:rPr>
        <w:t>();</w:t>
      </w:r>
    </w:p>
    <w:p w:rsidR="00C904E0" w:rsidRDefault="00C904E0" w:rsidP="00C904E0">
      <w:pPr>
        <w:rPr>
          <w:rtl/>
        </w:rPr>
      </w:pPr>
      <w:r>
        <w:rPr>
          <w:rFonts w:hint="cs"/>
          <w:rtl/>
        </w:rPr>
        <w:t>או גם</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904E0" w:rsidRPr="00C904E0" w:rsidRDefault="00C904E0" w:rsidP="00C904E0">
      <w:pPr>
        <w:bidi w:val="0"/>
      </w:pPr>
    </w:p>
    <w:p w:rsidR="00624F84" w:rsidRDefault="00624F84" w:rsidP="00624F84">
      <w:pPr>
        <w:rPr>
          <w:rtl/>
        </w:rPr>
      </w:pPr>
      <w:r>
        <w:rPr>
          <w:rFonts w:hint="cs"/>
          <w:rtl/>
        </w:rPr>
        <w:t>הוא כן מסכים וזה פלא.</w:t>
      </w:r>
    </w:p>
    <w:p w:rsidR="00B146E8" w:rsidRDefault="00624F84" w:rsidP="00C904E0">
      <w:pPr>
        <w:rPr>
          <w:rtl/>
        </w:rPr>
      </w:pPr>
      <w:r>
        <w:rPr>
          <w:rFonts w:hint="cs"/>
          <w:rtl/>
        </w:rPr>
        <w:t xml:space="preserve">גונן הסביר שהוא מקצה מקום עבור האובייקט </w:t>
      </w:r>
      <w:proofErr w:type="spellStart"/>
      <w:r>
        <w:rPr>
          <w:rFonts w:hint="cs"/>
          <w:rtl/>
        </w:rPr>
        <w:t>איפשהוא</w:t>
      </w:r>
      <w:proofErr w:type="spellEnd"/>
      <w:r>
        <w:rPr>
          <w:rFonts w:hint="cs"/>
          <w:rtl/>
        </w:rPr>
        <w:t xml:space="preserve"> במרחב הגלובלי. אמנם </w:t>
      </w:r>
      <w:r w:rsidR="00C904E0">
        <w:rPr>
          <w:rFonts w:hint="cs"/>
          <w:rtl/>
        </w:rPr>
        <w:t xml:space="preserve">במקרה של </w:t>
      </w:r>
      <w:proofErr w:type="spellStart"/>
      <w:r w:rsidR="00C904E0">
        <w:t>lval</w:t>
      </w:r>
      <w:proofErr w:type="spellEnd"/>
      <w:r w:rsidR="00C904E0">
        <w:t>-ref</w:t>
      </w:r>
      <w:r w:rsidR="00C904E0">
        <w:rPr>
          <w:rFonts w:hint="cs"/>
          <w:rtl/>
        </w:rPr>
        <w:t xml:space="preserve"> צריך לסמן במפורש </w:t>
      </w:r>
      <w:r>
        <w:rPr>
          <w:rFonts w:hint="cs"/>
          <w:rtl/>
        </w:rPr>
        <w:t xml:space="preserve">שהמתכנת </w:t>
      </w:r>
      <w:r w:rsidR="00C904E0">
        <w:rPr>
          <w:rFonts w:hint="cs"/>
          <w:rtl/>
        </w:rPr>
        <w:t xml:space="preserve">לא </w:t>
      </w:r>
      <w:r>
        <w:rPr>
          <w:rFonts w:hint="cs"/>
          <w:rtl/>
        </w:rPr>
        <w:t xml:space="preserve">ישנה את הערך במצב כזה ולכן </w:t>
      </w:r>
      <w:proofErr w:type="spellStart"/>
      <w:r>
        <w:t>const</w:t>
      </w:r>
      <w:proofErr w:type="spellEnd"/>
      <w:r>
        <w:rPr>
          <w:rFonts w:hint="cs"/>
          <w:rtl/>
        </w:rPr>
        <w:t>.</w:t>
      </w:r>
      <w:r w:rsidR="00B146E8">
        <w:rPr>
          <w:rFonts w:hint="cs"/>
          <w:rtl/>
        </w:rPr>
        <w:t xml:space="preserve"> </w:t>
      </w:r>
    </w:p>
    <w:p w:rsidR="00624F84" w:rsidRPr="00624F84" w:rsidRDefault="00B146E8" w:rsidP="00C904E0">
      <w:r>
        <w:rPr>
          <w:rFonts w:hint="cs"/>
          <w:rtl/>
        </w:rPr>
        <w:t xml:space="preserve">אמנם לא הבנתי למה הקומפיילר מאפשר לשנות את </w:t>
      </w:r>
      <w:proofErr w:type="spellStart"/>
      <w:r>
        <w:t>rc</w:t>
      </w:r>
      <w:proofErr w:type="spellEnd"/>
      <w:r>
        <w:rPr>
          <w:rFonts w:hint="cs"/>
          <w:rtl/>
        </w:rPr>
        <w:t xml:space="preserve"> כאשר הוא  </w:t>
      </w:r>
      <w:proofErr w:type="spellStart"/>
      <w:r>
        <w:t>rval</w:t>
      </w:r>
      <w:proofErr w:type="spellEnd"/>
      <w:r>
        <w:t>-ref</w:t>
      </w:r>
      <w:r>
        <w:rPr>
          <w:rFonts w:hint="cs"/>
          <w:rtl/>
        </w:rPr>
        <w:t>.</w:t>
      </w:r>
    </w:p>
    <w:p w:rsidR="007513A4" w:rsidRDefault="00B146E8" w:rsidP="00B146E8">
      <w:pPr>
        <w:rPr>
          <w:rtl/>
        </w:rPr>
      </w:pPr>
      <w:r>
        <w:rPr>
          <w:rFonts w:hint="cs"/>
          <w:rtl/>
        </w:rPr>
        <w:t>מכל מקום,</w:t>
      </w:r>
      <w:r w:rsidR="00C904E0">
        <w:rPr>
          <w:rFonts w:hint="cs"/>
          <w:rtl/>
        </w:rPr>
        <w:t xml:space="preserve"> כאן הקומפיילר מייצר מופע אחד בלבד.</w:t>
      </w:r>
    </w:p>
    <w:p w:rsidR="00C904E0" w:rsidRDefault="00C904E0" w:rsidP="00C904E0">
      <w:pPr>
        <w:rPr>
          <w:rtl/>
        </w:rPr>
      </w:pPr>
    </w:p>
    <w:p w:rsidR="00E017DA" w:rsidRDefault="00E017DA" w:rsidP="00C904E0">
      <w:pPr>
        <w:rPr>
          <w:rtl/>
        </w:rPr>
      </w:pPr>
      <w:r>
        <w:rPr>
          <w:rFonts w:hint="cs"/>
          <w:rtl/>
        </w:rPr>
        <w:t xml:space="preserve">מה אם הפונקציה עצמה מחזירה </w:t>
      </w:r>
      <w:proofErr w:type="spellStart"/>
      <w:r>
        <w:t>lval</w:t>
      </w:r>
      <w:proofErr w:type="spellEnd"/>
      <w:r>
        <w:t>-ref</w:t>
      </w:r>
    </w:p>
    <w:p w:rsidR="00E017DA" w:rsidRDefault="00E017DA" w:rsidP="00E017DA">
      <w:pPr>
        <w:bidi w:val="0"/>
        <w:rPr>
          <w:rFonts w:ascii="Consolas" w:hAnsi="Consolas" w:cs="Consolas"/>
          <w:color w:val="000000"/>
          <w:sz w:val="19"/>
          <w:szCs w:val="19"/>
        </w:rPr>
      </w:pP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&amp; </w:t>
      </w:r>
      <w:proofErr w:type="spellStart"/>
      <w:proofErr w:type="gramStart"/>
      <w:r>
        <w:rPr>
          <w:rFonts w:ascii="Consolas" w:hAnsi="Consolas" w:cs="Consolas"/>
          <w:color w:val="000000"/>
          <w:sz w:val="19"/>
          <w:szCs w:val="19"/>
        </w:rPr>
        <w:t>RefGetRes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w:t>
      </w:r>
    </w:p>
    <w:p w:rsidR="00E017DA" w:rsidRDefault="00E017DA" w:rsidP="00E017DA">
      <w:pPr>
        <w:rPr>
          <w:rtl/>
        </w:rPr>
      </w:pPr>
      <w:r>
        <w:rPr>
          <w:rFonts w:hint="cs"/>
          <w:rtl/>
        </w:rPr>
        <w:t xml:space="preserve">אבל התוצר הולך אל </w:t>
      </w:r>
      <w:proofErr w:type="spellStart"/>
      <w:r>
        <w:t>lval</w:t>
      </w:r>
      <w:proofErr w:type="spellEnd"/>
      <w:r>
        <w:rPr>
          <w:rFonts w:hint="cs"/>
          <w:rtl/>
        </w:rPr>
        <w:t>?</w:t>
      </w:r>
    </w:p>
    <w:p w:rsidR="00E017DA" w:rsidRDefault="00E017DA" w:rsidP="00E017DA">
      <w:pPr>
        <w:autoSpaceDE w:val="0"/>
        <w:autoSpaceDN w:val="0"/>
        <w:bidi w:val="0"/>
        <w:adjustRightInd w:val="0"/>
        <w:spacing w:before="0" w:after="0" w:line="240" w:lineRule="auto"/>
        <w:jc w:val="left"/>
        <w:rPr>
          <w:rFonts w:ascii="Consolas" w:hAnsi="Consolas" w:cs="Consolas"/>
          <w:color w:val="000000"/>
          <w:sz w:val="19"/>
          <w:szCs w:val="19"/>
        </w:rPr>
      </w:pP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RefGetRes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017DA" w:rsidRDefault="00E017DA" w:rsidP="00E017DA">
      <w:pPr>
        <w:rPr>
          <w:rtl/>
        </w:rPr>
      </w:pPr>
    </w:p>
    <w:p w:rsidR="00E017DA" w:rsidRPr="00E017DA" w:rsidRDefault="00E017DA" w:rsidP="00E017DA">
      <w:pPr>
        <w:rPr>
          <w:rtl/>
        </w:rPr>
      </w:pPr>
      <w:r>
        <w:rPr>
          <w:rFonts w:hint="cs"/>
          <w:rtl/>
        </w:rPr>
        <w:t xml:space="preserve">זה ממש חסר יעילות. הקומפיילר מבצע </w:t>
      </w:r>
      <w:r>
        <w:t>cast</w:t>
      </w:r>
      <w:r>
        <w:rPr>
          <w:rFonts w:hint="cs"/>
          <w:rtl/>
        </w:rPr>
        <w:t xml:space="preserve"> מ </w:t>
      </w:r>
      <w:proofErr w:type="spellStart"/>
      <w:r>
        <w:t>lval</w:t>
      </w:r>
      <w:proofErr w:type="spellEnd"/>
      <w:r>
        <w:t>-ref</w:t>
      </w:r>
      <w:r>
        <w:rPr>
          <w:rFonts w:hint="cs"/>
          <w:rtl/>
        </w:rPr>
        <w:t xml:space="preserve"> אל </w:t>
      </w:r>
      <w:proofErr w:type="spellStart"/>
      <w:r>
        <w:t>lval</w:t>
      </w:r>
      <w:proofErr w:type="spellEnd"/>
      <w:r>
        <w:rPr>
          <w:rFonts w:hint="cs"/>
          <w:rtl/>
        </w:rPr>
        <w:t xml:space="preserve"> והתוצאה היא ייצור של שני מופעים של המשאב. אחד רגיל והשני בהעתקה.</w:t>
      </w:r>
    </w:p>
    <w:p w:rsidR="00546624" w:rsidRDefault="00546624" w:rsidP="00D145D8">
      <w:pPr>
        <w:rPr>
          <w:rtl/>
        </w:rPr>
      </w:pPr>
    </w:p>
    <w:p w:rsidR="004F4EE3" w:rsidRDefault="00025CA3" w:rsidP="00D145D8">
      <w:pPr>
        <w:rPr>
          <w:rtl/>
        </w:rPr>
      </w:pPr>
      <w:r>
        <w:rPr>
          <w:rFonts w:hint="cs"/>
          <w:rtl/>
        </w:rPr>
        <w:t xml:space="preserve">אגב, השורה הבאה </w:t>
      </w:r>
    </w:p>
    <w:p w:rsidR="00546624" w:rsidRDefault="00546624" w:rsidP="00D145D8">
      <w:pPr>
        <w:rPr>
          <w:rtl/>
        </w:rPr>
      </w:pPr>
      <w:r>
        <w:rPr>
          <w:rFonts w:hint="cs"/>
          <w:rtl/>
        </w:rPr>
        <w:t>(</w:t>
      </w:r>
      <w:r>
        <w:rPr>
          <w:rFonts w:hint="cs"/>
          <w:rtl/>
        </w:rPr>
        <w:t>במקומות שהקומפיילר כן מסכים לקמפל</w:t>
      </w:r>
      <w:r>
        <w:rPr>
          <w:rFonts w:hint="cs"/>
          <w:rtl/>
        </w:rPr>
        <w:t>)</w:t>
      </w:r>
    </w:p>
    <w:p w:rsidR="00025CA3" w:rsidRDefault="00025CA3" w:rsidP="00025CA3">
      <w:pPr>
        <w:bidi w:val="0"/>
        <w:rPr>
          <w:rFonts w:ascii="Consolas" w:hAnsi="Consolas" w:cs="Consolas"/>
          <w:color w:val="000000"/>
          <w:sz w:val="19"/>
          <w:szCs w:val="19"/>
        </w:rPr>
      </w:pPr>
      <w:proofErr w:type="spellStart"/>
      <w:r>
        <w:rPr>
          <w:rFonts w:ascii="Consolas" w:hAnsi="Consolas" w:cs="Consolas"/>
          <w:color w:val="2B91AF"/>
          <w:sz w:val="19"/>
          <w:szCs w:val="19"/>
        </w:rPr>
        <w:t>ResourceClass</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rc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RefGetRes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25CA3" w:rsidRDefault="00025CA3" w:rsidP="00025CA3">
      <w:pPr>
        <w:bidi w:val="0"/>
      </w:pPr>
      <w:proofErr w:type="spellStart"/>
      <w:r>
        <w:rPr>
          <w:rFonts w:ascii="Consolas" w:hAnsi="Consolas" w:cs="Consolas"/>
          <w:color w:val="000000"/>
          <w:sz w:val="19"/>
          <w:szCs w:val="19"/>
        </w:rPr>
        <w:t>rc.x</w:t>
      </w:r>
      <w:proofErr w:type="spellEnd"/>
      <w:r>
        <w:rPr>
          <w:rFonts w:ascii="Consolas" w:hAnsi="Consolas" w:cs="Consolas"/>
          <w:color w:val="000000"/>
          <w:sz w:val="19"/>
          <w:szCs w:val="19"/>
        </w:rPr>
        <w:t xml:space="preserve"> = 10;</w:t>
      </w:r>
    </w:p>
    <w:p w:rsidR="00025CA3" w:rsidRDefault="00025CA3" w:rsidP="00546624">
      <w:pPr>
        <w:rPr>
          <w:rFonts w:hint="cs"/>
          <w:rtl/>
        </w:rPr>
      </w:pPr>
      <w:r>
        <w:rPr>
          <w:rFonts w:hint="cs"/>
          <w:rtl/>
        </w:rPr>
        <w:t>תביא כמובן לקריסה עקב חריגת זיכרו</w:t>
      </w:r>
      <w:r>
        <w:rPr>
          <w:rFonts w:hint="eastAsia"/>
          <w:rtl/>
        </w:rPr>
        <w:t>ן</w:t>
      </w:r>
      <w:r>
        <w:rPr>
          <w:rFonts w:hint="cs"/>
          <w:rtl/>
        </w:rPr>
        <w:t>, הרי המשאב כבר לא נמצא על המחסנית.</w:t>
      </w:r>
    </w:p>
    <w:p w:rsidR="00025CA3" w:rsidRDefault="00025CA3" w:rsidP="00D145D8">
      <w:pPr>
        <w:rPr>
          <w:rtl/>
        </w:rPr>
      </w:pPr>
    </w:p>
    <w:p w:rsidR="00C3491B" w:rsidRDefault="00C3491B" w:rsidP="006C6539">
      <w:pPr>
        <w:rPr>
          <w:highlight w:val="white"/>
          <w:rtl/>
        </w:rPr>
      </w:pPr>
      <w:r>
        <w:rPr>
          <w:rFonts w:hint="cs"/>
          <w:highlight w:val="white"/>
          <w:rtl/>
        </w:rPr>
        <w:t xml:space="preserve">שאלה: כאשר מופעל </w:t>
      </w:r>
      <w:proofErr w:type="spellStart"/>
      <w:r>
        <w:rPr>
          <w:rFonts w:hint="cs"/>
          <w:highlight w:val="white"/>
          <w:rtl/>
        </w:rPr>
        <w:t>קונסט</w:t>
      </w:r>
      <w:proofErr w:type="spellEnd"/>
      <w:r>
        <w:rPr>
          <w:rFonts w:hint="cs"/>
          <w:highlight w:val="white"/>
          <w:rtl/>
        </w:rPr>
        <w:t xml:space="preserve">' העתקה על קלאס היורש מקלאס אב, איזה </w:t>
      </w:r>
      <w:proofErr w:type="spellStart"/>
      <w:r>
        <w:rPr>
          <w:rFonts w:hint="cs"/>
          <w:highlight w:val="white"/>
          <w:rtl/>
        </w:rPr>
        <w:t>קונסט</w:t>
      </w:r>
      <w:proofErr w:type="spellEnd"/>
      <w:r>
        <w:rPr>
          <w:rFonts w:hint="cs"/>
          <w:highlight w:val="white"/>
          <w:rtl/>
        </w:rPr>
        <w:t xml:space="preserve">' יופעל בקלאס האב? הרגיל או </w:t>
      </w:r>
      <w:proofErr w:type="spellStart"/>
      <w:r>
        <w:rPr>
          <w:rFonts w:hint="cs"/>
          <w:highlight w:val="white"/>
          <w:rtl/>
        </w:rPr>
        <w:t>קונסט</w:t>
      </w:r>
      <w:proofErr w:type="spellEnd"/>
      <w:r>
        <w:rPr>
          <w:rFonts w:hint="cs"/>
          <w:highlight w:val="white"/>
          <w:rtl/>
        </w:rPr>
        <w:t>'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w:t>
      </w:r>
      <w:proofErr w:type="spellStart"/>
      <w:r>
        <w:rPr>
          <w:rFonts w:hint="cs"/>
          <w:highlight w:val="white"/>
          <w:rtl/>
        </w:rPr>
        <w:t>קונסט</w:t>
      </w:r>
      <w:proofErr w:type="spellEnd"/>
      <w:r>
        <w:rPr>
          <w:rFonts w:hint="cs"/>
          <w:highlight w:val="white"/>
          <w:rtl/>
        </w:rPr>
        <w:t xml:space="preserve">' הבן יש קריאה מפורשת </w:t>
      </w:r>
      <w:proofErr w:type="spellStart"/>
      <w:r>
        <w:rPr>
          <w:rFonts w:hint="cs"/>
          <w:highlight w:val="white"/>
          <w:rtl/>
        </w:rPr>
        <w:t>לקונסט</w:t>
      </w:r>
      <w:proofErr w:type="spellEnd"/>
      <w:r>
        <w:rPr>
          <w:rFonts w:hint="cs"/>
          <w:highlight w:val="white"/>
          <w:rtl/>
        </w:rPr>
        <w:t xml:space="preserve">' אב, וחייבת להיות קריאה </w:t>
      </w:r>
      <w:r w:rsidRPr="00F24109">
        <w:rPr>
          <w:rFonts w:hint="cs"/>
          <w:highlight w:val="white"/>
          <w:rtl/>
        </w:rPr>
        <w:t>כזו</w:t>
      </w:r>
      <w:r>
        <w:rPr>
          <w:rFonts w:hint="cs"/>
          <w:highlight w:val="white"/>
          <w:rtl/>
        </w:rPr>
        <w:t xml:space="preserve"> אם יש </w:t>
      </w:r>
      <w:proofErr w:type="spellStart"/>
      <w:r>
        <w:rPr>
          <w:rFonts w:hint="cs"/>
          <w:highlight w:val="white"/>
          <w:rtl/>
        </w:rPr>
        <w:t>לקונסט</w:t>
      </w:r>
      <w:proofErr w:type="spellEnd"/>
      <w:r>
        <w:rPr>
          <w:rFonts w:hint="cs"/>
          <w:highlight w:val="white"/>
          <w:rtl/>
        </w:rPr>
        <w:t xml:space="preserve">' אב ארגומנטים, אז זו קריאה מפורשת אז אותו </w:t>
      </w:r>
      <w:proofErr w:type="spellStart"/>
      <w:r>
        <w:rPr>
          <w:rFonts w:hint="cs"/>
          <w:highlight w:val="white"/>
          <w:rtl/>
        </w:rPr>
        <w:t>קונסט</w:t>
      </w:r>
      <w:proofErr w:type="spellEnd"/>
      <w:r>
        <w:rPr>
          <w:rFonts w:hint="cs"/>
          <w:highlight w:val="white"/>
          <w:rtl/>
        </w:rPr>
        <w:t xml:space="preserve">' שהבן קרא יופעל. אם אין קריאה מפורשת אז בוודאי </w:t>
      </w:r>
      <w:proofErr w:type="spellStart"/>
      <w:r>
        <w:rPr>
          <w:rFonts w:hint="cs"/>
          <w:highlight w:val="white"/>
          <w:rtl/>
        </w:rPr>
        <w:t>שהקונסט</w:t>
      </w:r>
      <w:proofErr w:type="spellEnd"/>
      <w:r>
        <w:rPr>
          <w:rFonts w:hint="cs"/>
          <w:highlight w:val="white"/>
          <w:rtl/>
        </w:rPr>
        <w:t>' הרגיל יופעל שהרי רק הוא ללא ארגומנטים.</w:t>
      </w:r>
    </w:p>
    <w:p w:rsidR="00F63BA1" w:rsidRDefault="00F63BA1" w:rsidP="006C6539">
      <w:pPr>
        <w:pStyle w:val="Heading3"/>
      </w:pPr>
      <w:bookmarkStart w:id="9" w:name="_Toc7956908"/>
      <w:r>
        <w:lastRenderedPageBreak/>
        <w:t xml:space="preserve">Explicit </w:t>
      </w:r>
      <w:proofErr w:type="spellStart"/>
      <w:r>
        <w:t>ctor</w:t>
      </w:r>
      <w:bookmarkEnd w:id="9"/>
      <w:proofErr w:type="spellEnd"/>
    </w:p>
    <w:p w:rsidR="00F63BA1" w:rsidRPr="004F4EE3" w:rsidRDefault="00F63BA1" w:rsidP="006C6539">
      <w:pPr>
        <w:bidi w:val="0"/>
      </w:pPr>
      <w:proofErr w:type="gramStart"/>
      <w:r w:rsidRPr="004F4EE3">
        <w:t>class</w:t>
      </w:r>
      <w:proofErr w:type="gramEnd"/>
      <w:r w:rsidRPr="004F4EE3">
        <w:t xml:space="preserve"> Resource</w:t>
      </w:r>
    </w:p>
    <w:p w:rsidR="00F63BA1" w:rsidRPr="004F4EE3" w:rsidRDefault="00F63BA1" w:rsidP="006C6539">
      <w:pPr>
        <w:bidi w:val="0"/>
      </w:pPr>
      <w:r w:rsidRPr="004F4EE3">
        <w:t>{</w:t>
      </w:r>
    </w:p>
    <w:p w:rsidR="00F63BA1" w:rsidRDefault="00F63BA1" w:rsidP="006C6539">
      <w:pPr>
        <w:bidi w:val="0"/>
      </w:pPr>
      <w:r w:rsidRPr="004F4EE3">
        <w:t xml:space="preserve">    </w:t>
      </w:r>
      <w:proofErr w:type="gramStart"/>
      <w:r w:rsidRPr="004F4EE3">
        <w:t>public</w:t>
      </w:r>
      <w:proofErr w:type="gramEnd"/>
      <w:r w:rsidRPr="004F4EE3">
        <w:t>:</w:t>
      </w:r>
    </w:p>
    <w:p w:rsidR="00F63BA1" w:rsidRPr="004F4EE3" w:rsidRDefault="00F63BA1" w:rsidP="006C6539">
      <w:pPr>
        <w:bidi w:val="0"/>
      </w:pPr>
      <w:r>
        <w:tab/>
      </w:r>
      <w:proofErr w:type="spellStart"/>
      <w:proofErr w:type="gramStart"/>
      <w:r>
        <w:t>Resouces</w:t>
      </w:r>
      <w:proofErr w:type="spellEnd"/>
      <w:r>
        <w:t>(</w:t>
      </w:r>
      <w:proofErr w:type="spellStart"/>
      <w:proofErr w:type="gramEnd"/>
      <w:r>
        <w:t>const</w:t>
      </w:r>
      <w:proofErr w:type="spellEnd"/>
      <w:r>
        <w:t xml:space="preserve"> </w:t>
      </w:r>
      <w:proofErr w:type="spellStart"/>
      <w:r>
        <w:t>int</w:t>
      </w:r>
      <w:proofErr w:type="spellEnd"/>
      <w:r>
        <w:t xml:space="preserve"> size);</w:t>
      </w:r>
    </w:p>
    <w:p w:rsidR="00F63BA1" w:rsidRPr="004F4EE3" w:rsidRDefault="00F63BA1" w:rsidP="006C6539">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proofErr w:type="spellStart"/>
      <w:r>
        <w:t>ctor</w:t>
      </w:r>
      <w:proofErr w:type="spellEnd"/>
      <w:r>
        <w:rPr>
          <w:rFonts w:hint="cs"/>
          <w:rtl/>
        </w:rPr>
        <w:t xml:space="preserve"> אשר מקבל ארגומנט אחד. זה מאפשר אתחול בצורה הבאה:</w:t>
      </w:r>
    </w:p>
    <w:p w:rsidR="00F63BA1" w:rsidRDefault="00F63BA1" w:rsidP="006C6539">
      <w:pPr>
        <w:bidi w:val="0"/>
      </w:pPr>
      <w:proofErr w:type="spellStart"/>
      <w:r>
        <w:t>Resouces</w:t>
      </w:r>
      <w:proofErr w:type="spellEnd"/>
      <w:r>
        <w:t xml:space="preserve"> r = 10;</w:t>
      </w:r>
    </w:p>
    <w:p w:rsidR="00F63BA1" w:rsidRDefault="00091380" w:rsidP="006C6539">
      <w:pPr>
        <w:rPr>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proofErr w:type="spellStart"/>
      <w:r>
        <w:t>Resouces</w:t>
      </w:r>
      <w:proofErr w:type="spellEnd"/>
      <w:r>
        <w:t xml:space="preserve">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proofErr w:type="gramStart"/>
      <w:r w:rsidRPr="004F4EE3">
        <w:t>class</w:t>
      </w:r>
      <w:proofErr w:type="gramEnd"/>
      <w:r w:rsidRPr="004F4EE3">
        <w:t xml:space="preserve"> Resource</w:t>
      </w:r>
    </w:p>
    <w:p w:rsidR="00F63BA1" w:rsidRPr="004F4EE3" w:rsidRDefault="00F63BA1" w:rsidP="006C6539">
      <w:pPr>
        <w:bidi w:val="0"/>
      </w:pPr>
      <w:r w:rsidRPr="004F4EE3">
        <w:t>{</w:t>
      </w:r>
    </w:p>
    <w:p w:rsidR="00F63BA1" w:rsidRDefault="00F63BA1" w:rsidP="006C6539">
      <w:pPr>
        <w:bidi w:val="0"/>
      </w:pPr>
      <w:r w:rsidRPr="004F4EE3">
        <w:t xml:space="preserve">    </w:t>
      </w:r>
      <w:proofErr w:type="gramStart"/>
      <w:r w:rsidRPr="004F4EE3">
        <w:t>public</w:t>
      </w:r>
      <w:proofErr w:type="gramEnd"/>
      <w:r w:rsidRPr="004F4EE3">
        <w:t>:</w:t>
      </w:r>
    </w:p>
    <w:p w:rsidR="00F63BA1" w:rsidRPr="004F4EE3" w:rsidRDefault="00F63BA1" w:rsidP="006C6539">
      <w:pPr>
        <w:bidi w:val="0"/>
      </w:pPr>
      <w:r>
        <w:tab/>
      </w:r>
      <w:proofErr w:type="gramStart"/>
      <w:r w:rsidRPr="00091380">
        <w:rPr>
          <w:b/>
          <w:bCs/>
        </w:rPr>
        <w:t>explicit</w:t>
      </w:r>
      <w:proofErr w:type="gramEnd"/>
      <w:r>
        <w:t xml:space="preserve"> </w:t>
      </w:r>
      <w:proofErr w:type="spellStart"/>
      <w:r>
        <w:t>Resouces</w:t>
      </w:r>
      <w:proofErr w:type="spellEnd"/>
      <w:r>
        <w:t>(</w:t>
      </w:r>
      <w:proofErr w:type="spellStart"/>
      <w:r>
        <w:t>const</w:t>
      </w:r>
      <w:proofErr w:type="spellEnd"/>
      <w:r>
        <w:t xml:space="preserve"> </w:t>
      </w:r>
      <w:proofErr w:type="spellStart"/>
      <w:r>
        <w:t>int</w:t>
      </w:r>
      <w:proofErr w:type="spellEnd"/>
      <w:r>
        <w:t xml:space="preserve"> size);</w:t>
      </w:r>
    </w:p>
    <w:p w:rsidR="00F63BA1" w:rsidRPr="004F4EE3" w:rsidRDefault="00F63BA1" w:rsidP="006C6539">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bookmarkStart w:id="10" w:name="_Toc7956909"/>
      <w:proofErr w:type="spellStart"/>
      <w:r>
        <w:t>Resouces</w:t>
      </w:r>
      <w:proofErr w:type="spellEnd"/>
      <w:r>
        <w:t xml:space="preserve"> r = ‘a’;</w:t>
      </w:r>
    </w:p>
    <w:p w:rsidR="00091380" w:rsidRDefault="00091380" w:rsidP="00091380">
      <w:pPr>
        <w:rPr>
          <w:rtl/>
        </w:rPr>
      </w:pPr>
      <w:r>
        <w:rPr>
          <w:rFonts w:hint="cs"/>
          <w:rtl/>
        </w:rPr>
        <w:t>תגרום לשגיאת קומפילציה.</w:t>
      </w:r>
    </w:p>
    <w:p w:rsidR="002828BC" w:rsidRDefault="002828BC" w:rsidP="00091380">
      <w:pPr>
        <w:rPr>
          <w:rtl/>
        </w:rPr>
      </w:pPr>
      <w:r>
        <w:rPr>
          <w:rFonts w:hint="cs"/>
          <w:rtl/>
        </w:rPr>
        <w:t>והדרך היחידה לאתחל אובייקט היא כך:</w:t>
      </w:r>
    </w:p>
    <w:p w:rsidR="002828BC" w:rsidRDefault="002828BC" w:rsidP="002828BC">
      <w:pPr>
        <w:bidi w:val="0"/>
        <w:rPr>
          <w:rtl/>
        </w:rPr>
      </w:pPr>
      <w:proofErr w:type="spellStart"/>
      <w:r>
        <w:t>Resouces</w:t>
      </w:r>
      <w:proofErr w:type="spellEnd"/>
      <w:r>
        <w:t xml:space="preserve"> r</w:t>
      </w:r>
      <w:r>
        <w:t>(1);</w:t>
      </w:r>
      <w:bookmarkStart w:id="11" w:name="_GoBack"/>
      <w:bookmarkEnd w:id="11"/>
    </w:p>
    <w:p w:rsidR="002828BC" w:rsidRDefault="002828BC" w:rsidP="002828BC">
      <w:pPr>
        <w:pStyle w:val="CodeStyle"/>
      </w:pPr>
    </w:p>
    <w:p w:rsidR="00BC25BE" w:rsidRDefault="00BC25BE" w:rsidP="006C6539">
      <w:pPr>
        <w:pStyle w:val="Heading3"/>
      </w:pPr>
      <w:proofErr w:type="gramStart"/>
      <w:r>
        <w:t>uninform</w:t>
      </w:r>
      <w:proofErr w:type="gramEnd"/>
      <w:r>
        <w:t xml:space="preserve"> initialization</w:t>
      </w:r>
      <w:bookmarkEnd w:id="10"/>
    </w:p>
    <w:p w:rsidR="00BC25BE" w:rsidRDefault="00BC25BE" w:rsidP="006C6539">
      <w:pPr>
        <w:bidi w:val="0"/>
      </w:pPr>
      <w:r>
        <w:t>Also called brace initialization.</w:t>
      </w:r>
    </w:p>
    <w:p w:rsidR="00BC25BE" w:rsidRPr="0043407C" w:rsidRDefault="00BC25BE" w:rsidP="006C6539">
      <w:pPr>
        <w:bidi w:val="0"/>
      </w:pPr>
      <w:proofErr w:type="gramStart"/>
      <w:r w:rsidRPr="0043407C">
        <w:t>see</w:t>
      </w:r>
      <w:proofErr w:type="gramEnd"/>
      <w:r w:rsidRPr="0043407C">
        <w:t xml:space="preserve"> UniformInit.cpp</w:t>
      </w:r>
    </w:p>
    <w:p w:rsidR="00BC25BE" w:rsidRPr="0043407C" w:rsidRDefault="0043407C" w:rsidP="006C6539">
      <w:pPr>
        <w:bidi w:val="0"/>
      </w:pPr>
      <w:r w:rsidRPr="0043407C">
        <w:t>Examples</w:t>
      </w:r>
      <w:r w:rsidR="00BC25BE" w:rsidRPr="0043407C">
        <w:t>:</w:t>
      </w:r>
    </w:p>
    <w:p w:rsidR="00BC25BE" w:rsidRDefault="00BC25BE" w:rsidP="006C6539">
      <w:pPr>
        <w:bidi w:val="0"/>
      </w:pPr>
      <w:proofErr w:type="spellStart"/>
      <w:r>
        <w:t>ResourceWithCtor</w:t>
      </w:r>
      <w:proofErr w:type="spellEnd"/>
      <w:r>
        <w:t xml:space="preserve"> </w:t>
      </w:r>
      <w:proofErr w:type="gramStart"/>
      <w:r>
        <w:t>r</w:t>
      </w:r>
      <w:r>
        <w:rPr>
          <w:rFonts w:cs="Times New Roman"/>
          <w:rtl/>
        </w:rPr>
        <w:t>(</w:t>
      </w:r>
      <w:proofErr w:type="gram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w:t>
      </w:r>
      <w:r>
        <w:rPr>
          <w:rFonts w:cs="Times New Roman"/>
          <w:rtl/>
        </w:rPr>
        <w:tab/>
      </w:r>
      <w:proofErr w:type="spellStart"/>
      <w:r>
        <w:t>ResourceWithCtor</w:t>
      </w:r>
      <w:proofErr w:type="spellEnd"/>
      <w:r>
        <w:t xml:space="preserve"> r1</w:t>
      </w:r>
      <w:r>
        <w:rPr>
          <w:rFonts w:cs="Times New Roman"/>
          <w:rtl/>
        </w:rPr>
        <w:t>{ "" };</w:t>
      </w:r>
    </w:p>
    <w:p w:rsidR="00BC25BE" w:rsidRDefault="00BC25BE" w:rsidP="006C6539">
      <w:pPr>
        <w:bidi w:val="0"/>
      </w:pPr>
      <w:proofErr w:type="spellStart"/>
      <w:r>
        <w:t>ResourceWithoutCtor</w:t>
      </w:r>
      <w:proofErr w:type="spellEnd"/>
      <w:r>
        <w:t xml:space="preserve"> </w:t>
      </w:r>
      <w:proofErr w:type="spellStart"/>
      <w:r>
        <w:t>rwc</w:t>
      </w:r>
      <w:proofErr w:type="spell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 </w:t>
      </w:r>
      <w:r w:rsidR="0043407C">
        <w:rPr>
          <w:rFonts w:cs="Times New Roman"/>
        </w:rPr>
        <w:tab/>
      </w:r>
      <w:proofErr w:type="spellStart"/>
      <w:r>
        <w:t>ResourceWithoutCtor</w:t>
      </w:r>
      <w:proofErr w:type="spellEnd"/>
      <w:r>
        <w:t xml:space="preserve"> </w:t>
      </w:r>
      <w:proofErr w:type="gramStart"/>
      <w:r>
        <w:t>rwc1</w:t>
      </w:r>
      <w:r>
        <w:rPr>
          <w:rFonts w:cs="Times New Roman"/>
          <w:rtl/>
        </w:rPr>
        <w:t>{</w:t>
      </w:r>
      <w:proofErr w:type="gramEnd"/>
      <w:r>
        <w:rPr>
          <w:rFonts w:cs="Times New Roman"/>
          <w:rtl/>
        </w:rPr>
        <w:t>};</w:t>
      </w:r>
    </w:p>
    <w:p w:rsidR="0043407C" w:rsidRDefault="0043407C" w:rsidP="006C6539">
      <w:pPr>
        <w:bidi w:val="0"/>
      </w:pPr>
      <w:proofErr w:type="spellStart"/>
      <w:r>
        <w:t>ResourceWithoutCtor</w:t>
      </w:r>
      <w:proofErr w:type="spellEnd"/>
      <w:r>
        <w:t xml:space="preserve"> rwc1 = {}; </w:t>
      </w:r>
    </w:p>
    <w:p w:rsidR="00BC25BE" w:rsidRPr="0043407C" w:rsidRDefault="00BC25BE" w:rsidP="006C6539">
      <w:pPr>
        <w:bidi w:val="0"/>
      </w:pPr>
      <w:r w:rsidRPr="0043407C">
        <w:t xml:space="preserve"> </w:t>
      </w:r>
      <w:proofErr w:type="spellStart"/>
      <w:proofErr w:type="gramStart"/>
      <w:r w:rsidRPr="0043407C">
        <w:t>init</w:t>
      </w:r>
      <w:proofErr w:type="spellEnd"/>
      <w:proofErr w:type="gramEnd"/>
      <w:r w:rsidRPr="0043407C">
        <w:t xml:space="preserve"> directly public </w:t>
      </w:r>
      <w:proofErr w:type="spellStart"/>
      <w:r w:rsidRPr="0043407C">
        <w:t>vars</w:t>
      </w:r>
      <w:proofErr w:type="spellEnd"/>
      <w:r w:rsidRPr="0043407C">
        <w:t xml:space="preserve"> (can’t be done if </w:t>
      </w:r>
      <w:proofErr w:type="spellStart"/>
      <w:r w:rsidRPr="0043407C">
        <w:t>ctor</w:t>
      </w:r>
      <w:proofErr w:type="spellEnd"/>
      <w:r w:rsidRPr="0043407C">
        <w:t xml:space="preserve"> exists)</w:t>
      </w:r>
    </w:p>
    <w:p w:rsidR="0043407C" w:rsidRDefault="00BC25BE" w:rsidP="006C6539">
      <w:pPr>
        <w:bidi w:val="0"/>
      </w:pPr>
      <w:r>
        <w:t xml:space="preserve">ResourceWithCtor2args { "", </w:t>
      </w:r>
      <w:proofErr w:type="gramStart"/>
      <w:r>
        <w:t>1 }</w:t>
      </w:r>
      <w:proofErr w:type="gramEnd"/>
      <w:r>
        <w:t xml:space="preserve">;  </w:t>
      </w:r>
    </w:p>
    <w:p w:rsidR="00BC25BE" w:rsidRDefault="00BC25BE" w:rsidP="006C6539">
      <w:pPr>
        <w:bidi w:val="0"/>
      </w:pPr>
      <w:proofErr w:type="spellStart"/>
      <w:r>
        <w:t>ResourceWithoutCtor</w:t>
      </w:r>
      <w:proofErr w:type="spellEnd"/>
      <w:r>
        <w:t xml:space="preserve"> rwc3 = { "", 1}; </w:t>
      </w:r>
    </w:p>
    <w:p w:rsidR="00BC25BE" w:rsidRPr="0043407C" w:rsidRDefault="00BC25BE" w:rsidP="006C6539">
      <w:pPr>
        <w:bidi w:val="0"/>
      </w:pPr>
      <w:r w:rsidRPr="0043407C">
        <w:rPr>
          <w:rFonts w:cs="Times New Roman"/>
          <w:rtl/>
        </w:rPr>
        <w:t xml:space="preserve"> </w:t>
      </w:r>
      <w:proofErr w:type="spellStart"/>
      <w:proofErr w:type="gramStart"/>
      <w:r w:rsidRPr="0043407C">
        <w:t>init</w:t>
      </w:r>
      <w:proofErr w:type="spellEnd"/>
      <w:proofErr w:type="gramEnd"/>
      <w:r w:rsidRPr="0043407C">
        <w:t xml:space="preserve"> array</w:t>
      </w:r>
    </w:p>
    <w:p w:rsidR="00BC25BE" w:rsidRDefault="00BC25BE" w:rsidP="006C6539">
      <w:pPr>
        <w:bidi w:val="0"/>
      </w:pPr>
      <w:proofErr w:type="spellStart"/>
      <w:proofErr w:type="gramStart"/>
      <w:r>
        <w:t>int</w:t>
      </w:r>
      <w:proofErr w:type="spellEnd"/>
      <w:proofErr w:type="gramEnd"/>
      <w:r>
        <w:t xml:space="preserve">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proofErr w:type="spellStart"/>
      <w:proofErr w:type="gramStart"/>
      <w:r>
        <w:t>int</w:t>
      </w:r>
      <w:proofErr w:type="spellEnd"/>
      <w:proofErr w:type="gramEnd"/>
      <w:r>
        <w:t xml:space="preserve"> * </w:t>
      </w:r>
      <w:proofErr w:type="spellStart"/>
      <w:r>
        <w:t>vp</w:t>
      </w:r>
      <w:proofErr w:type="spellEnd"/>
      <w:r>
        <w:t xml:space="preserve"> = new </w:t>
      </w:r>
      <w:proofErr w:type="spellStart"/>
      <w:r>
        <w:t>int</w:t>
      </w:r>
      <w:proofErr w:type="spellEnd"/>
      <w:r>
        <w:t>[]{1, 2, 3</w:t>
      </w:r>
      <w:r w:rsidR="0043407C">
        <w:rPr>
          <w:rFonts w:cs="Times New Roman"/>
        </w:rPr>
        <w:t>};</w:t>
      </w:r>
    </w:p>
    <w:p w:rsidR="00F15D1D" w:rsidRDefault="00F15D1D" w:rsidP="006C6539">
      <w:pPr>
        <w:pStyle w:val="Heading3"/>
      </w:pPr>
      <w:bookmarkStart w:id="12" w:name="_Toc7956910"/>
      <w:r>
        <w:t>C++ methods given free by the compiler (Meyers, item 5)</w:t>
      </w:r>
      <w:bookmarkEnd w:id="12"/>
    </w:p>
    <w:p w:rsidR="00F15D1D" w:rsidRDefault="00137089" w:rsidP="006C6539">
      <w:pPr>
        <w:rPr>
          <w:rtl/>
        </w:rPr>
      </w:pPr>
      <w:r>
        <w:rPr>
          <w:rFonts w:hint="cs"/>
          <w:rtl/>
        </w:rPr>
        <w:lastRenderedPageBreak/>
        <w:t>הקומפיילר מייצר "בחינם" את ה:</w:t>
      </w:r>
    </w:p>
    <w:p w:rsidR="00137089" w:rsidRDefault="00137089" w:rsidP="006C6539">
      <w:pPr>
        <w:pStyle w:val="ListParagraph"/>
        <w:numPr>
          <w:ilvl w:val="0"/>
          <w:numId w:val="5"/>
        </w:numPr>
      </w:pPr>
      <w:r>
        <w:t xml:space="preserve">Default </w:t>
      </w:r>
      <w:proofErr w:type="spellStart"/>
      <w:r>
        <w:t>c’tor</w:t>
      </w:r>
      <w:proofErr w:type="spellEnd"/>
    </w:p>
    <w:p w:rsidR="00137089" w:rsidRDefault="00137089" w:rsidP="006C6539">
      <w:pPr>
        <w:pStyle w:val="ListParagraph"/>
        <w:numPr>
          <w:ilvl w:val="0"/>
          <w:numId w:val="5"/>
        </w:numPr>
      </w:pPr>
      <w:r>
        <w:t xml:space="preserve">Copy </w:t>
      </w:r>
      <w:proofErr w:type="spellStart"/>
      <w:r>
        <w:t>c’tor</w:t>
      </w:r>
      <w:proofErr w:type="spellEnd"/>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proofErr w:type="spellStart"/>
      <w:r>
        <w:t>d’tor</w:t>
      </w:r>
      <w:proofErr w:type="spellEnd"/>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proofErr w:type="spellStart"/>
      <w:r w:rsidR="00422656">
        <w:t>const</w:t>
      </w:r>
      <w:proofErr w:type="spellEnd"/>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 xml:space="preserve">את השדות הנ"ל אפשר רק לאתחל בכותרת של </w:t>
      </w:r>
      <w:proofErr w:type="spellStart"/>
      <w:r>
        <w:rPr>
          <w:rFonts w:hint="cs"/>
          <w:rtl/>
        </w:rPr>
        <w:t>הקונסט</w:t>
      </w:r>
      <w:proofErr w:type="spellEnd"/>
      <w:r>
        <w:rPr>
          <w:rFonts w:hint="cs"/>
          <w:rtl/>
        </w:rPr>
        <w:t>', לא ניתן להציב להם ערך חדש.</w:t>
      </w:r>
    </w:p>
    <w:p w:rsidR="00422656" w:rsidRDefault="00422656" w:rsidP="006C6539">
      <w:pPr>
        <w:rPr>
          <w:rtl/>
        </w:rPr>
      </w:pPr>
      <w:r>
        <w:rPr>
          <w:rFonts w:hint="cs"/>
          <w:rtl/>
        </w:rPr>
        <w:t xml:space="preserve">במקרה כזה הקומפיילר לא יכול לייצר בעצמו </w:t>
      </w:r>
      <w:r>
        <w:t xml:space="preserve">assign </w:t>
      </w:r>
      <w:proofErr w:type="spellStart"/>
      <w:r>
        <w:t>oper</w:t>
      </w:r>
      <w:proofErr w:type="spellEnd"/>
      <w:r>
        <w:t>.</w:t>
      </w:r>
      <w:r>
        <w:rPr>
          <w:rFonts w:hint="cs"/>
          <w:rtl/>
        </w:rPr>
        <w:t xml:space="preserve"> ותתקבל שגיאת קומפילציה.</w:t>
      </w:r>
    </w:p>
    <w:p w:rsidR="009A1FDC" w:rsidRDefault="009A1FDC" w:rsidP="006C6539">
      <w:pPr>
        <w:pStyle w:val="Heading3"/>
      </w:pPr>
      <w:bookmarkStart w:id="13" w:name="_Toc7956911"/>
      <w:r w:rsidRPr="009A1FDC">
        <w:t xml:space="preserve">Explicitly disallow the use of compiler-generated functions </w:t>
      </w:r>
      <w:r>
        <w:t>(Meyers, Item 6)</w:t>
      </w:r>
      <w:bookmarkEnd w:id="13"/>
    </w:p>
    <w:p w:rsidR="009A1FDC" w:rsidRDefault="009A1FDC" w:rsidP="006C6539">
      <w:r>
        <w:rPr>
          <w:rFonts w:hint="cs"/>
          <w:rtl/>
        </w:rPr>
        <w:t xml:space="preserve">יצירת קלאס שלא ניתן להעתקה\שכפול מחייב מניעה אקטיבית של </w:t>
      </w:r>
      <w:r>
        <w:t>copy-</w:t>
      </w:r>
      <w:proofErr w:type="spellStart"/>
      <w:r>
        <w:t>const</w:t>
      </w:r>
      <w:proofErr w:type="spellEnd"/>
      <w:r>
        <w:t xml:space="preserve">’, assign </w:t>
      </w:r>
      <w:proofErr w:type="spellStart"/>
      <w:r>
        <w:t>oper</w:t>
      </w:r>
      <w:proofErr w:type="spellEnd"/>
      <w:r>
        <w:t>.</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w:t>
      </w:r>
      <w:proofErr w:type="spellStart"/>
      <w:r>
        <w:rPr>
          <w:rFonts w:hint="cs"/>
          <w:rtl/>
        </w:rPr>
        <w:t>בגרסא</w:t>
      </w:r>
      <w:proofErr w:type="spellEnd"/>
      <w:r>
        <w:rPr>
          <w:rFonts w:hint="cs"/>
          <w:rtl/>
        </w:rPr>
        <w:t xml:space="preserve">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4" w:name="_Toc7956912"/>
      <w:r>
        <w:t xml:space="preserve">Virtual </w:t>
      </w:r>
      <w:proofErr w:type="spellStart"/>
      <w:r>
        <w:t>d'tor</w:t>
      </w:r>
      <w:proofErr w:type="spellEnd"/>
      <w:r>
        <w:t xml:space="preserve"> (Meyers, Item 7)</w:t>
      </w:r>
      <w:bookmarkEnd w:id="14"/>
    </w:p>
    <w:p w:rsidR="00F24C0C" w:rsidRDefault="00F24C0C" w:rsidP="006C6539">
      <w:pPr>
        <w:rPr>
          <w:rtl/>
        </w:rPr>
      </w:pPr>
      <w:r>
        <w:rPr>
          <w:rFonts w:hint="cs"/>
          <w:rtl/>
        </w:rPr>
        <w:t>כלל ידוע בבניי</w:t>
      </w:r>
      <w:r>
        <w:rPr>
          <w:rFonts w:hint="eastAsia"/>
          <w:rtl/>
        </w:rPr>
        <w:t>ת</w:t>
      </w:r>
      <w:r>
        <w:rPr>
          <w:rFonts w:hint="cs"/>
          <w:rtl/>
        </w:rPr>
        <w:t xml:space="preserve"> </w:t>
      </w:r>
      <w:proofErr w:type="spellStart"/>
      <w:r>
        <w:rPr>
          <w:rFonts w:hint="cs"/>
          <w:rtl/>
        </w:rPr>
        <w:t>קלאסים</w:t>
      </w:r>
      <w:proofErr w:type="spellEnd"/>
      <w:r>
        <w:rPr>
          <w:rFonts w:hint="cs"/>
          <w:rtl/>
        </w:rPr>
        <w:t xml:space="preserve"> שעתידים להיות להם יורשים לקבוע את ה </w:t>
      </w:r>
      <w:proofErr w:type="spellStart"/>
      <w:r>
        <w:rPr>
          <w:rFonts w:hint="cs"/>
          <w:rtl/>
        </w:rPr>
        <w:t>דיסטר</w:t>
      </w:r>
      <w:proofErr w:type="spellEnd"/>
      <w:r>
        <w:rPr>
          <w:rFonts w:hint="cs"/>
          <w:rtl/>
        </w:rPr>
        <w:t>' כווירטואל</w:t>
      </w:r>
      <w:r>
        <w:rPr>
          <w:rFonts w:hint="eastAsia"/>
          <w:rtl/>
        </w:rPr>
        <w:t>י</w:t>
      </w:r>
      <w:r>
        <w:rPr>
          <w:rFonts w:hint="cs"/>
          <w:rtl/>
        </w:rPr>
        <w:t xml:space="preserve">, משום שאחרת, מצביע מטיפוס קלאס אב, יפעיל את </w:t>
      </w:r>
      <w:proofErr w:type="spellStart"/>
      <w:r>
        <w:rPr>
          <w:rFonts w:hint="cs"/>
          <w:rtl/>
        </w:rPr>
        <w:t>הדיסט</w:t>
      </w:r>
      <w:proofErr w:type="spellEnd"/>
      <w:r>
        <w:rPr>
          <w:rFonts w:hint="cs"/>
          <w:rtl/>
        </w:rPr>
        <w:t>'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w:t>
      </w:r>
      <w:proofErr w:type="spellStart"/>
      <w:r>
        <w:rPr>
          <w:rFonts w:hint="cs"/>
          <w:rtl/>
        </w:rPr>
        <w:t>בקלאסים</w:t>
      </w:r>
      <w:proofErr w:type="spellEnd"/>
      <w:r>
        <w:rPr>
          <w:rFonts w:hint="cs"/>
          <w:rtl/>
        </w:rPr>
        <w:t xml:space="preserve"> שלא צפויים להיות להם יורשים, משום שזה מעמיס את </w:t>
      </w:r>
      <w:proofErr w:type="spellStart"/>
      <w:r>
        <w:rPr>
          <w:rFonts w:hint="cs"/>
          <w:rtl/>
        </w:rPr>
        <w:t>הישום</w:t>
      </w:r>
      <w:proofErr w:type="spellEnd"/>
      <w:r>
        <w:rPr>
          <w:rFonts w:hint="cs"/>
          <w:rtl/>
        </w:rPr>
        <w:t xml:space="preserve"> של הקלאס ללא צורך. קלאס עם מתודה וירטואלית מקבל שדה (נסתר) בשם </w:t>
      </w:r>
      <w:proofErr w:type="spellStart"/>
      <w:r>
        <w:t>vptr</w:t>
      </w:r>
      <w:proofErr w:type="spellEnd"/>
      <w:r>
        <w:rPr>
          <w:rFonts w:hint="cs"/>
          <w:rtl/>
        </w:rPr>
        <w:t xml:space="preserve"> אשר מצביע לטבלה וירטואלית </w:t>
      </w:r>
      <w:proofErr w:type="spellStart"/>
      <w:r>
        <w:t>vtable</w:t>
      </w:r>
      <w:proofErr w:type="spellEnd"/>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 xml:space="preserve">אם רוצים להגדיר קלאס כאבסטרקטי אבל אין מתודה ספציפית לצורך כך, הבחירה הטבעית היא </w:t>
      </w:r>
      <w:proofErr w:type="spellStart"/>
      <w:r>
        <w:rPr>
          <w:rFonts w:hint="cs"/>
          <w:rtl/>
        </w:rPr>
        <w:t>הדיסט</w:t>
      </w:r>
      <w:proofErr w:type="spellEnd"/>
      <w:r>
        <w:rPr>
          <w:rFonts w:hint="cs"/>
          <w:rtl/>
        </w:rPr>
        <w:t>'.</w:t>
      </w:r>
    </w:p>
    <w:p w:rsidR="00CA4E20" w:rsidRDefault="00CA4E20" w:rsidP="006C6539">
      <w:pPr>
        <w:pStyle w:val="Heading3"/>
      </w:pPr>
      <w:bookmarkStart w:id="15" w:name="_Toc7956913"/>
      <w:r>
        <w:rPr>
          <w:rFonts w:hint="cs"/>
        </w:rPr>
        <w:t>D</w:t>
      </w:r>
      <w:r>
        <w:t xml:space="preserve">on't allow </w:t>
      </w:r>
      <w:r w:rsidR="00777A3A">
        <w:t>destructors to throw exceptions (Meyers, item 8)</w:t>
      </w:r>
      <w:bookmarkEnd w:id="15"/>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proofErr w:type="spellStart"/>
      <w:r>
        <w:t>ctor</w:t>
      </w:r>
      <w:proofErr w:type="spellEnd"/>
    </w:p>
    <w:p w:rsidR="00ED50CD" w:rsidRDefault="00ED50CD" w:rsidP="00ED50CD">
      <w:pPr>
        <w:rPr>
          <w:rtl/>
        </w:rPr>
      </w:pPr>
      <w:r>
        <w:rPr>
          <w:rFonts w:hint="cs"/>
          <w:rtl/>
        </w:rPr>
        <w:t>דוגמא</w:t>
      </w:r>
    </w:p>
    <w:p w:rsidR="00ED50CD" w:rsidRDefault="00ED50CD" w:rsidP="00ED50CD">
      <w:pPr>
        <w:bidi w:val="0"/>
        <w:rPr>
          <w:rFonts w:ascii="Consolas" w:hAnsi="Consolas"/>
        </w:rPr>
      </w:pPr>
      <w:proofErr w:type="spellStart"/>
      <w:proofErr w:type="gramStart"/>
      <w:r>
        <w:rPr>
          <w:rFonts w:ascii="Consolas" w:hAnsi="Consolas"/>
        </w:rPr>
        <w:t>struct</w:t>
      </w:r>
      <w:proofErr w:type="spellEnd"/>
      <w:proofErr w:type="gramEnd"/>
      <w:r>
        <w:rPr>
          <w:rFonts w:ascii="Consolas" w:hAnsi="Consolas"/>
        </w:rPr>
        <w:t xml:space="preserve"> </w:t>
      </w:r>
      <w:proofErr w:type="spellStart"/>
      <w:r>
        <w:rPr>
          <w:rFonts w:ascii="Consolas" w:hAnsi="Consolas"/>
        </w:rPr>
        <w:t>MyClass</w:t>
      </w:r>
      <w:proofErr w:type="spellEnd"/>
      <w:r>
        <w:rPr>
          <w:rFonts w:ascii="Consolas" w:hAnsi="Consolas"/>
        </w:rPr>
        <w:t xml:space="preserve"> {</w:t>
      </w:r>
    </w:p>
    <w:p w:rsidR="00ED50CD" w:rsidRDefault="00ED50CD" w:rsidP="00ED50CD">
      <w:pPr>
        <w:bidi w:val="0"/>
        <w:rPr>
          <w:rFonts w:ascii="Consolas" w:hAnsi="Consolas"/>
        </w:rPr>
      </w:pPr>
      <w:r>
        <w:rPr>
          <w:rFonts w:ascii="Consolas" w:hAnsi="Consolas"/>
        </w:rPr>
        <w:tab/>
      </w:r>
      <w:proofErr w:type="spellStart"/>
      <w:proofErr w:type="gramStart"/>
      <w:r>
        <w:rPr>
          <w:rFonts w:ascii="Consolas" w:hAnsi="Consolas"/>
        </w:rPr>
        <w:t>MyClass</w:t>
      </w:r>
      <w:proofErr w:type="spellEnd"/>
      <w:r>
        <w:rPr>
          <w:rFonts w:ascii="Consolas" w:hAnsi="Consolas"/>
        </w:rPr>
        <w:t>(</w:t>
      </w:r>
      <w:proofErr w:type="gramEnd"/>
      <w:r>
        <w:rPr>
          <w:rFonts w:ascii="Consolas" w:hAnsi="Consolas"/>
        </w:rPr>
        <w:t>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lastRenderedPageBreak/>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proofErr w:type="spellStart"/>
      <w:r>
        <w:rPr>
          <w:rFonts w:ascii="Consolas" w:hAnsi="Consolas"/>
        </w:rPr>
        <w:t>ctor</w:t>
      </w:r>
      <w:proofErr w:type="spellEnd"/>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6" w:name="_Toc7956914"/>
      <w:r>
        <w:t>T</w:t>
      </w:r>
      <w:r w:rsidR="007875AF">
        <w:t>emplates</w:t>
      </w:r>
      <w:bookmarkEnd w:id="16"/>
    </w:p>
    <w:p w:rsidR="007902E0" w:rsidRDefault="00BC25BE" w:rsidP="006C6539">
      <w:pPr>
        <w:pStyle w:val="Heading3"/>
      </w:pPr>
      <w:bookmarkStart w:id="17" w:name="_Toc7956915"/>
      <w:r>
        <w:t>Using an existing template</w:t>
      </w:r>
      <w:bookmarkEnd w:id="17"/>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proofErr w:type="gramStart"/>
      <w:r>
        <w:t>using</w:t>
      </w:r>
      <w:proofErr w:type="gramEnd"/>
      <w:r>
        <w:t xml:space="preserve"> </w:t>
      </w:r>
      <w:proofErr w:type="spellStart"/>
      <w:r>
        <w:t>std</w:t>
      </w:r>
      <w:proofErr w:type="spellEnd"/>
      <w:r>
        <w:t>::pair;</w:t>
      </w:r>
    </w:p>
    <w:p w:rsidR="00B95D3F" w:rsidRDefault="00B95D3F" w:rsidP="006C6539">
      <w:pPr>
        <w:bidi w:val="0"/>
      </w:pPr>
      <w:proofErr w:type="gramStart"/>
      <w:r>
        <w:t>using</w:t>
      </w:r>
      <w:proofErr w:type="gramEnd"/>
      <w:r>
        <w:t xml:space="preserve"> </w:t>
      </w:r>
      <w:proofErr w:type="spellStart"/>
      <w:r>
        <w:t>std</w:t>
      </w:r>
      <w:proofErr w:type="spellEnd"/>
      <w:r>
        <w:t>::string;</w:t>
      </w:r>
    </w:p>
    <w:p w:rsidR="00B95D3F" w:rsidRDefault="00B95D3F" w:rsidP="006C6539">
      <w:pPr>
        <w:bidi w:val="0"/>
      </w:pPr>
      <w:proofErr w:type="gramStart"/>
      <w:r>
        <w:t>pair&lt;</w:t>
      </w:r>
      <w:proofErr w:type="spellStart"/>
      <w:proofErr w:type="gramEnd"/>
      <w:r>
        <w:t>int</w:t>
      </w:r>
      <w:proofErr w:type="spellEnd"/>
      <w:r>
        <w:t xml:space="preserve">, string&gt; </w:t>
      </w:r>
      <w:proofErr w:type="spellStart"/>
      <w:r>
        <w:t>ValueToString</w:t>
      </w:r>
      <w:proofErr w:type="spellEnd"/>
      <w:r>
        <w:t>(</w:t>
      </w:r>
      <w:proofErr w:type="spellStart"/>
      <w:r>
        <w:t>int</w:t>
      </w:r>
      <w:proofErr w:type="spellEnd"/>
      <w:r>
        <w:t xml:space="preserve"> </w:t>
      </w:r>
      <w:proofErr w:type="spellStart"/>
      <w:r>
        <w:t>val</w:t>
      </w:r>
      <w:proofErr w:type="spellEnd"/>
      <w:r>
        <w:t>)</w:t>
      </w:r>
    </w:p>
    <w:p w:rsidR="00B95D3F" w:rsidRDefault="00B95D3F" w:rsidP="006C6539">
      <w:pPr>
        <w:bidi w:val="0"/>
        <w:rPr>
          <w:rtl/>
        </w:rPr>
      </w:pPr>
      <w:r>
        <w:t>{</w:t>
      </w:r>
    </w:p>
    <w:p w:rsidR="00B95D3F" w:rsidRDefault="00B95D3F" w:rsidP="006C6539">
      <w:pPr>
        <w:bidi w:val="0"/>
      </w:pPr>
      <w:r>
        <w:t xml:space="preserve">    </w:t>
      </w:r>
      <w:proofErr w:type="gramStart"/>
      <w:r>
        <w:t>string</w:t>
      </w:r>
      <w:proofErr w:type="gramEnd"/>
      <w:r>
        <w:t xml:space="preserve"> s = "</w:t>
      </w:r>
      <w:proofErr w:type="spellStart"/>
      <w:r>
        <w:t>someString</w:t>
      </w:r>
      <w:proofErr w:type="spellEnd"/>
      <w:r>
        <w:t>";</w:t>
      </w:r>
    </w:p>
    <w:p w:rsidR="00B95D3F" w:rsidRDefault="00B95D3F" w:rsidP="006C6539">
      <w:pPr>
        <w:bidi w:val="0"/>
      </w:pPr>
      <w:r>
        <w:t xml:space="preserve">    </w:t>
      </w:r>
      <w:proofErr w:type="gramStart"/>
      <w:r>
        <w:t>return</w:t>
      </w:r>
      <w:proofErr w:type="gramEnd"/>
      <w:r>
        <w:t xml:space="preserve"> pair&lt;</w:t>
      </w:r>
      <w:proofErr w:type="spellStart"/>
      <w:r>
        <w:t>int</w:t>
      </w:r>
      <w:proofErr w:type="spellEnd"/>
      <w:r>
        <w:t>, string&gt;(</w:t>
      </w:r>
      <w:proofErr w:type="spellStart"/>
      <w:r>
        <w:t>val</w:t>
      </w:r>
      <w:proofErr w:type="spellEnd"/>
      <w:r>
        <w:t>,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proofErr w:type="spellStart"/>
      <w:r>
        <w:t>variadic</w:t>
      </w:r>
      <w:proofErr w:type="spellEnd"/>
      <w:r>
        <w:t xml:space="preserve">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 xml:space="preserve">כאן נכנס כתיב </w:t>
      </w:r>
      <w:proofErr w:type="spellStart"/>
      <w:r>
        <w:rPr>
          <w:rFonts w:hint="cs"/>
          <w:rtl/>
        </w:rPr>
        <w:t>יחודי</w:t>
      </w:r>
      <w:proofErr w:type="spellEnd"/>
      <w:r>
        <w:rPr>
          <w:rFonts w:hint="cs"/>
          <w:rtl/>
        </w:rPr>
        <w:t xml:space="preserve">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5"/>
                    <a:stretch>
                      <a:fillRect/>
                    </a:stretch>
                  </pic:blipFill>
                  <pic:spPr>
                    <a:xfrm>
                      <a:off x="0" y="0"/>
                      <a:ext cx="2759359" cy="708373"/>
                    </a:xfrm>
                    <a:prstGeom prst="rect">
                      <a:avLst/>
                    </a:prstGeom>
                  </pic:spPr>
                </pic:pic>
              </a:graphicData>
            </a:graphic>
          </wp:inline>
        </w:drawing>
      </w:r>
    </w:p>
    <w:p w:rsidR="009F1B0A" w:rsidRDefault="00A724FA" w:rsidP="006C6539">
      <w:pPr>
        <w:rPr>
          <w:rtl/>
        </w:rPr>
      </w:pPr>
      <w:r>
        <w:t>Get&lt;0&gt;</w:t>
      </w:r>
      <w:r w:rsidR="00172C3A">
        <w:rPr>
          <w:rFonts w:hint="cs"/>
          <w:rtl/>
        </w:rPr>
        <w:t xml:space="preserve"> מחזיר את הארגומנט הראשון.</w:t>
      </w:r>
    </w:p>
    <w:p w:rsidR="00172C3A" w:rsidRDefault="00172C3A" w:rsidP="00172C3A">
      <w:pPr>
        <w:pStyle w:val="Heading3"/>
        <w:bidi/>
        <w:rPr>
          <w:rtl/>
        </w:rPr>
      </w:pPr>
      <w:r>
        <w:t>Class templates</w:t>
      </w:r>
    </w:p>
    <w:p w:rsidR="00172C3A" w:rsidRDefault="00172C3A" w:rsidP="00172C3A">
      <w:pPr>
        <w:rPr>
          <w:rtl/>
        </w:rPr>
      </w:pPr>
      <w:r>
        <w:rPr>
          <w:rFonts w:hint="cs"/>
          <w:rtl/>
        </w:rPr>
        <w:t>דוגמא</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spellStart"/>
      <w:proofErr w:type="gramEnd"/>
      <w:r>
        <w:rPr>
          <w:rFonts w:ascii="Consolas" w:hAnsi="Consolas" w:cs="Consolas"/>
          <w:color w:val="0000FF"/>
          <w:sz w:val="19"/>
          <w:szCs w:val="19"/>
        </w:rPr>
        <w:t>typename</w:t>
      </w:r>
      <w:proofErr w:type="spellEnd"/>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Point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Point(</w:t>
      </w:r>
      <w:proofErr w:type="gramEnd"/>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rPr>
          <w:rtl/>
        </w:rPr>
      </w:pPr>
    </w:p>
    <w:p w:rsidR="00172C3A" w:rsidRDefault="00D11B5C" w:rsidP="00172C3A">
      <w:pPr>
        <w:rPr>
          <w:rtl/>
        </w:rPr>
      </w:pPr>
      <w:r>
        <w:rPr>
          <w:rFonts w:hint="cs"/>
          <w:rtl/>
        </w:rPr>
        <w:t>ו</w:t>
      </w:r>
      <w:r w:rsidR="00172C3A">
        <w:rPr>
          <w:rFonts w:hint="cs"/>
          <w:rtl/>
        </w:rPr>
        <w:t>שימוש:</w:t>
      </w:r>
    </w:p>
    <w:p w:rsidR="00172C3A" w:rsidRDefault="00172C3A" w:rsidP="00172C3A">
      <w:pPr>
        <w:bidi w:val="0"/>
      </w:pPr>
      <w:r>
        <w:t>Point&lt;</w:t>
      </w:r>
      <w:proofErr w:type="spellStart"/>
      <w:r>
        <w:t>int</w:t>
      </w:r>
      <w:proofErr w:type="spellEnd"/>
      <w:r>
        <w:t xml:space="preserve">&gt; </w:t>
      </w:r>
      <w:proofErr w:type="gramStart"/>
      <w:r>
        <w:t>p1(</w:t>
      </w:r>
      <w:proofErr w:type="gramEnd"/>
      <w:r>
        <w:t>10, 11);</w:t>
      </w:r>
    </w:p>
    <w:p w:rsidR="00172C3A" w:rsidRDefault="00172C3A" w:rsidP="00172C3A">
      <w:pPr>
        <w:bidi w:val="0"/>
      </w:pPr>
      <w:r>
        <w:t xml:space="preserve">Point&lt;double&gt; </w:t>
      </w:r>
      <w:proofErr w:type="gramStart"/>
      <w:r>
        <w:t>p1(</w:t>
      </w:r>
      <w:proofErr w:type="gramEnd"/>
      <w:r>
        <w:t>0.1, 0.2);</w:t>
      </w:r>
    </w:p>
    <w:p w:rsidR="00E04003" w:rsidRDefault="00E04003" w:rsidP="00E04003">
      <w:pPr>
        <w:bidi w:val="0"/>
      </w:pPr>
    </w:p>
    <w:p w:rsidR="00D11B5C" w:rsidRDefault="00D11B5C" w:rsidP="00E04003">
      <w:pPr>
        <w:pStyle w:val="ListParagraph"/>
        <w:numPr>
          <w:ilvl w:val="0"/>
          <w:numId w:val="12"/>
        </w:numPr>
        <w:rPr>
          <w:rtl/>
        </w:rPr>
      </w:pPr>
      <w:r>
        <w:rPr>
          <w:rFonts w:hint="cs"/>
          <w:rtl/>
        </w:rPr>
        <w:t xml:space="preserve">מבחינת הקומפיילר מדובר כאן בשני </w:t>
      </w:r>
      <w:proofErr w:type="spellStart"/>
      <w:r>
        <w:rPr>
          <w:rFonts w:hint="cs"/>
          <w:rtl/>
        </w:rPr>
        <w:t>קלאסים</w:t>
      </w:r>
      <w:proofErr w:type="spellEnd"/>
      <w:r>
        <w:rPr>
          <w:rFonts w:hint="cs"/>
          <w:rtl/>
        </w:rPr>
        <w:t xml:space="preserve"> שונים - הטיפוס הוא חלק מהחותמת של הקלאס.</w:t>
      </w:r>
    </w:p>
    <w:p w:rsidR="00D11B5C" w:rsidRDefault="00D11B5C" w:rsidP="00E04003">
      <w:pPr>
        <w:pStyle w:val="ListParagraph"/>
        <w:numPr>
          <w:ilvl w:val="0"/>
          <w:numId w:val="12"/>
        </w:numPr>
        <w:rPr>
          <w:rtl/>
        </w:rPr>
      </w:pPr>
      <w:r>
        <w:rPr>
          <w:rFonts w:hint="cs"/>
          <w:rtl/>
        </w:rPr>
        <w:t xml:space="preserve">הרחבת התבנית קצת דומה למה שעושה </w:t>
      </w:r>
      <w:r>
        <w:t>include</w:t>
      </w:r>
      <w:r>
        <w:rPr>
          <w:rFonts w:hint="cs"/>
          <w:rtl/>
        </w:rPr>
        <w:t xml:space="preserve"> אלא שכאן הקומפיילר מייצר את הקוד ישירות ב </w:t>
      </w:r>
      <w:proofErr w:type="spellStart"/>
      <w:r>
        <w:t>obj</w:t>
      </w:r>
      <w:proofErr w:type="spellEnd"/>
      <w:r>
        <w:rPr>
          <w:rFonts w:hint="cs"/>
          <w:rtl/>
        </w:rPr>
        <w:t>.</w:t>
      </w:r>
    </w:p>
    <w:p w:rsidR="00D11B5C" w:rsidRDefault="00D11B5C" w:rsidP="00E04003">
      <w:pPr>
        <w:pStyle w:val="ListParagraph"/>
        <w:numPr>
          <w:ilvl w:val="0"/>
          <w:numId w:val="12"/>
        </w:numPr>
      </w:pPr>
      <w:r>
        <w:rPr>
          <w:rFonts w:hint="cs"/>
          <w:rtl/>
        </w:rPr>
        <w:t xml:space="preserve">נמצא אם כן שהקוד הנ"ל גרם ליצור של שני </w:t>
      </w:r>
      <w:proofErr w:type="spellStart"/>
      <w:r>
        <w:rPr>
          <w:rFonts w:hint="cs"/>
          <w:rtl/>
        </w:rPr>
        <w:t>קלאסים</w:t>
      </w:r>
      <w:proofErr w:type="spellEnd"/>
      <w:r>
        <w:rPr>
          <w:rFonts w:hint="cs"/>
          <w:rtl/>
        </w:rPr>
        <w:t xml:space="preserve"> ואם שני קבצי </w:t>
      </w:r>
      <w:proofErr w:type="spellStart"/>
      <w:r>
        <w:t>cpp</w:t>
      </w:r>
      <w:proofErr w:type="spellEnd"/>
      <w:r>
        <w:rPr>
          <w:rFonts w:hint="cs"/>
          <w:rtl/>
        </w:rPr>
        <w:t xml:space="preserve"> השתמשו בתבנית </w:t>
      </w:r>
      <w:r w:rsidR="005455BE">
        <w:rPr>
          <w:rFonts w:hint="cs"/>
          <w:rtl/>
        </w:rPr>
        <w:t xml:space="preserve">עם אותו טיפוס </w:t>
      </w:r>
      <w:r>
        <w:rPr>
          <w:rFonts w:hint="cs"/>
          <w:rtl/>
        </w:rPr>
        <w:t xml:space="preserve">אז לכל אחד מהם יש הרחבה משלו שנמצאת ב </w:t>
      </w:r>
      <w:proofErr w:type="spellStart"/>
      <w:r>
        <w:t>obj</w:t>
      </w:r>
      <w:proofErr w:type="spellEnd"/>
      <w:r>
        <w:rPr>
          <w:rFonts w:hint="cs"/>
          <w:rtl/>
        </w:rPr>
        <w:t xml:space="preserve"> שלו. מעשית </w:t>
      </w:r>
      <w:proofErr w:type="spellStart"/>
      <w:r>
        <w:rPr>
          <w:rFonts w:hint="cs"/>
          <w:rtl/>
        </w:rPr>
        <w:t>הלינקר</w:t>
      </w:r>
      <w:proofErr w:type="spellEnd"/>
      <w:r>
        <w:rPr>
          <w:rFonts w:hint="cs"/>
          <w:rtl/>
        </w:rPr>
        <w:t xml:space="preserve"> יודע לזהות זאת ולא צועק על התנגשות בשמות. </w:t>
      </w:r>
      <w:r w:rsidR="005455BE">
        <w:rPr>
          <w:rFonts w:hint="cs"/>
          <w:rtl/>
        </w:rPr>
        <w:t xml:space="preserve">אפשר להשתמש במילת </w:t>
      </w:r>
      <w:r w:rsidR="005455BE">
        <w:t xml:space="preserve">extern </w:t>
      </w:r>
      <w:r w:rsidR="005455BE">
        <w:rPr>
          <w:rFonts w:hint="cs"/>
          <w:rtl/>
        </w:rPr>
        <w:t xml:space="preserve">   כדי לחסוך </w:t>
      </w:r>
      <w:r>
        <w:rPr>
          <w:rFonts w:hint="cs"/>
          <w:rtl/>
        </w:rPr>
        <w:t>הרחבות כפולות.</w:t>
      </w:r>
    </w:p>
    <w:p w:rsidR="00E04003" w:rsidRDefault="00E04003" w:rsidP="00E04003">
      <w:pPr>
        <w:pStyle w:val="ListParagraph"/>
        <w:numPr>
          <w:ilvl w:val="0"/>
          <w:numId w:val="12"/>
        </w:numPr>
        <w:rPr>
          <w:rtl/>
        </w:rPr>
      </w:pPr>
      <w:r>
        <w:rPr>
          <w:rFonts w:hint="cs"/>
          <w:rtl/>
        </w:rPr>
        <w:lastRenderedPageBreak/>
        <w:t>אם לא משתמשים בתבנית אז הקומפיילר כלל לא מייצר עבורו קוד, כלומר לא מקמפל</w:t>
      </w:r>
      <w:r>
        <w:rPr>
          <w:rStyle w:val="FootnoteReference"/>
          <w:rtl/>
        </w:rPr>
        <w:footnoteReference w:id="1"/>
      </w:r>
      <w:r>
        <w:rPr>
          <w:rFonts w:hint="cs"/>
          <w:rtl/>
        </w:rPr>
        <w:t xml:space="preserve"> אותו (אין שגיאות קומפילציה). כדי לאלץ קומפילציה צריך לעשות פשוט שימוש בתבנית או להשתמש בתכונה חדשה של השפה, ההצהרה : </w:t>
      </w:r>
      <w:r>
        <w:t>explicit Point&lt;in&gt;</w:t>
      </w:r>
      <w:r>
        <w:rPr>
          <w:rFonts w:hint="cs"/>
          <w:rtl/>
        </w:rPr>
        <w:t xml:space="preserve"> תאלץ את הקומפיילר לקמפל ולמצוא טעויות.</w:t>
      </w:r>
    </w:p>
    <w:p w:rsidR="00E04003" w:rsidRPr="00D11B5C" w:rsidRDefault="00E04003" w:rsidP="005455BE">
      <w:pPr>
        <w:rPr>
          <w:rtl/>
        </w:rPr>
      </w:pPr>
    </w:p>
    <w:p w:rsidR="008B5EA9" w:rsidRDefault="00547391" w:rsidP="006C6539">
      <w:pPr>
        <w:pStyle w:val="Heading3"/>
      </w:pPr>
      <w:bookmarkStart w:id="18" w:name="_Toc7956916"/>
      <w:r>
        <w:t>F</w:t>
      </w:r>
      <w:r w:rsidR="00BC25BE">
        <w:t>unction template</w:t>
      </w:r>
      <w:r>
        <w:t>s</w:t>
      </w:r>
      <w:bookmarkEnd w:id="18"/>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6"/>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5455BE">
      <w:pPr>
        <w:pStyle w:val="CodeStyle"/>
        <w:rPr>
          <w:rtl/>
        </w:rPr>
      </w:pPr>
      <w:proofErr w:type="gramStart"/>
      <w:r>
        <w:t>max&lt;</w:t>
      </w:r>
      <w:proofErr w:type="gramEnd"/>
      <w:r>
        <w:t>double&gt;(10, 10.1)</w:t>
      </w:r>
    </w:p>
    <w:p w:rsidR="00576D02" w:rsidRDefault="00A724FA" w:rsidP="006C6539">
      <w:r>
        <w:rPr>
          <w:rFonts w:hint="cs"/>
          <w:rtl/>
        </w:rPr>
        <w:t>כאן, 10 יומר לדבל.</w:t>
      </w:r>
      <w:r w:rsidR="007E6326">
        <w:t xml:space="preserve"> </w:t>
      </w:r>
    </w:p>
    <w:p w:rsidR="00793BC3" w:rsidRDefault="00576D02" w:rsidP="0025075D">
      <w:pPr>
        <w:rPr>
          <w:rtl/>
        </w:rPr>
      </w:pPr>
      <w:r>
        <w:rPr>
          <w:rFonts w:hint="cs"/>
          <w:rtl/>
        </w:rPr>
        <w:t xml:space="preserve">שים לב לשימוש ב </w:t>
      </w:r>
      <w:r w:rsidR="00A724FA">
        <w:rPr>
          <w:rFonts w:hint="cs"/>
          <w:rtl/>
        </w:rPr>
        <w:t xml:space="preserve"> </w:t>
      </w:r>
      <w:proofErr w:type="spellStart"/>
      <w:r w:rsidR="00A724FA">
        <w:t>decltype</w:t>
      </w:r>
      <w:proofErr w:type="spellEnd"/>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25075D">
        <w:rPr>
          <w:rFonts w:hint="cs"/>
          <w:rtl/>
        </w:rPr>
        <w:t>(</w:t>
      </w:r>
      <w:r w:rsidR="00A724FA">
        <w:rPr>
          <w:rFonts w:hint="cs"/>
          <w:rtl/>
        </w:rPr>
        <w:t>אמנם היה אפשר לה</w:t>
      </w:r>
      <w:r>
        <w:rPr>
          <w:rFonts w:hint="cs"/>
          <w:rtl/>
        </w:rPr>
        <w:t>שתמש בשורה שבהערה, אולם יש מקומות ש</w:t>
      </w:r>
      <w:r w:rsidR="0025075D">
        <w:rPr>
          <w:rFonts w:hint="cs"/>
          <w:rtl/>
        </w:rPr>
        <w:t>נדרש לומר במפורש).</w:t>
      </w:r>
    </w:p>
    <w:p w:rsidR="00172C3A" w:rsidRDefault="00172C3A" w:rsidP="006C6539">
      <w:pPr>
        <w:rPr>
          <w:rtl/>
        </w:rPr>
      </w:pPr>
    </w:p>
    <w:p w:rsidR="00793BC3" w:rsidRDefault="00A724FA" w:rsidP="006C6539">
      <w:pPr>
        <w:rPr>
          <w:rtl/>
        </w:rPr>
      </w:pPr>
      <w:r>
        <w:rPr>
          <w:rFonts w:hint="cs"/>
          <w:rtl/>
        </w:rPr>
        <w:t>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pPr>
      <w:bookmarkStart w:id="19" w:name="_Toc7956917"/>
      <w:r>
        <w:t>Class</w:t>
      </w:r>
      <w:r w:rsidR="00C61FEB">
        <w:t xml:space="preserve"> templates</w:t>
      </w:r>
      <w:bookmarkEnd w:id="19"/>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להכנ</w:t>
      </w:r>
      <w:r w:rsidR="00172C3A">
        <w:rPr>
          <w:rFonts w:hint="cs"/>
          <w:rtl/>
        </w:rPr>
        <w:t>יס את גוף המתודות במקום הגדרתם.</w:t>
      </w:r>
    </w:p>
    <w:p w:rsidR="00576D02" w:rsidRDefault="00576D02" w:rsidP="006C6539">
      <w:pPr>
        <w:pStyle w:val="Heading3"/>
      </w:pPr>
      <w:bookmarkStart w:id="20" w:name="_Toc7956918"/>
      <w:r>
        <w:t>Template specialization</w:t>
      </w:r>
      <w:bookmarkEnd w:id="20"/>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proofErr w:type="gramStart"/>
      <w:r>
        <w:t>template</w:t>
      </w:r>
      <w:proofErr w:type="gramEnd"/>
      <w:r>
        <w:t xml:space="preserve"> &lt;</w:t>
      </w:r>
      <w:proofErr w:type="spellStart"/>
      <w:r>
        <w:t>typename</w:t>
      </w:r>
      <w:proofErr w:type="spellEnd"/>
      <w:r>
        <w:t xml:space="preserve"> T&gt;</w:t>
      </w:r>
    </w:p>
    <w:p w:rsidR="00576D02" w:rsidRDefault="00576D02" w:rsidP="006C6539">
      <w:pPr>
        <w:pStyle w:val="NoSpacing"/>
        <w:bidi w:val="0"/>
      </w:pPr>
      <w:proofErr w:type="gramStart"/>
      <w:r>
        <w:t>class</w:t>
      </w:r>
      <w:proofErr w:type="gramEnd"/>
      <w:r>
        <w:t xml:space="preserve"> Number</w:t>
      </w:r>
    </w:p>
    <w:p w:rsidR="00576D02" w:rsidRDefault="00576D02" w:rsidP="006C6539">
      <w:pPr>
        <w:pStyle w:val="NoSpacing"/>
        <w:bidi w:val="0"/>
      </w:pPr>
      <w:r>
        <w:t>{</w:t>
      </w:r>
    </w:p>
    <w:p w:rsidR="00576D02" w:rsidRDefault="00576D02" w:rsidP="006C6539">
      <w:pPr>
        <w:pStyle w:val="NoSpacing"/>
        <w:bidi w:val="0"/>
      </w:pPr>
      <w:r>
        <w:tab/>
      </w:r>
      <w:proofErr w:type="gramStart"/>
      <w:r>
        <w:t>Number(</w:t>
      </w:r>
      <w:proofErr w:type="gramEnd"/>
      <w:r>
        <w:t>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w:t>
      </w:r>
      <w:proofErr w:type="spellStart"/>
      <w:r>
        <w:t>std</w:t>
      </w:r>
      <w:proofErr w:type="spellEnd"/>
      <w:r>
        <w:t>::string&gt;</w:t>
      </w:r>
    </w:p>
    <w:p w:rsidR="00576D02" w:rsidRDefault="00576D02" w:rsidP="006C6539">
      <w:pPr>
        <w:pStyle w:val="NoSpacing"/>
        <w:bidi w:val="0"/>
      </w:pPr>
      <w:r>
        <w:t>{</w:t>
      </w:r>
    </w:p>
    <w:p w:rsidR="00576D02" w:rsidRDefault="00576D02" w:rsidP="006C6539">
      <w:pPr>
        <w:pStyle w:val="NoSpacing"/>
        <w:bidi w:val="0"/>
      </w:pPr>
      <w:r>
        <w:tab/>
      </w:r>
      <w:proofErr w:type="gramStart"/>
      <w:r>
        <w:t>Number(</w:t>
      </w:r>
      <w:proofErr w:type="spellStart"/>
      <w:proofErr w:type="gramEnd"/>
      <w:r>
        <w:t>std</w:t>
      </w:r>
      <w:proofErr w:type="spellEnd"/>
      <w:r>
        <w:t>::string s){}</w:t>
      </w:r>
    </w:p>
    <w:p w:rsidR="00576D02" w:rsidRPr="00576D02" w:rsidRDefault="00576D02" w:rsidP="006C6539">
      <w:pPr>
        <w:pStyle w:val="NoSpacing"/>
        <w:bidi w:val="0"/>
      </w:pPr>
      <w:r>
        <w:t>}</w:t>
      </w:r>
    </w:p>
    <w:p w:rsidR="00576D02" w:rsidRDefault="00576D02" w:rsidP="006C6539">
      <w:pPr>
        <w:rPr>
          <w:rtl/>
        </w:rPr>
      </w:pPr>
      <w:r>
        <w:rPr>
          <w:rFonts w:hint="cs"/>
          <w:rtl/>
        </w:rPr>
        <w:t xml:space="preserve">כאשר הקומפיילר יראה שכתוב   </w:t>
      </w:r>
      <w:r>
        <w:t>Number&lt;</w:t>
      </w:r>
      <w:proofErr w:type="spellStart"/>
      <w:r>
        <w:t>std</w:t>
      </w:r>
      <w:proofErr w:type="spellEnd"/>
      <w:r>
        <w:t>::string&gt;</w:t>
      </w:r>
      <w:r>
        <w:rPr>
          <w:rFonts w:hint="cs"/>
          <w:rtl/>
        </w:rPr>
        <w:t xml:space="preserve"> הוא ידע להתייחס לקלאס הספציפי ולא לכללי.</w:t>
      </w:r>
    </w:p>
    <w:p w:rsidR="00FB519F" w:rsidRDefault="00FB519F" w:rsidP="00FB519F">
      <w:pPr>
        <w:pStyle w:val="Heading3"/>
        <w:bidi/>
        <w:rPr>
          <w:rtl/>
        </w:rPr>
      </w:pPr>
      <w:proofErr w:type="spellStart"/>
      <w:r>
        <w:lastRenderedPageBreak/>
        <w:t>Variadic</w:t>
      </w:r>
      <w:proofErr w:type="spellEnd"/>
      <w:r>
        <w:t xml:space="preserve"> Templates</w:t>
      </w:r>
    </w:p>
    <w:p w:rsidR="00FB519F" w:rsidRDefault="00FB519F" w:rsidP="00FB519F">
      <w:pPr>
        <w:rPr>
          <w:rtl/>
        </w:rPr>
      </w:pPr>
      <w:r>
        <w:rPr>
          <w:rFonts w:hint="cs"/>
          <w:rtl/>
        </w:rPr>
        <w:t>תבנית שמקבלת מספר לא מוגדר מראש של ארגומנטים.</w:t>
      </w:r>
    </w:p>
    <w:p w:rsidR="00FB519F" w:rsidRDefault="00FB519F" w:rsidP="00C7724C">
      <w:pPr>
        <w:rPr>
          <w:rtl/>
        </w:rPr>
      </w:pPr>
      <w:r>
        <w:rPr>
          <w:rFonts w:hint="cs"/>
          <w:rtl/>
        </w:rPr>
        <w:t>הדוגמא הבאה מחשבת מינימום</w:t>
      </w:r>
      <w:r w:rsidR="00C7724C">
        <w:rPr>
          <w:rFonts w:hint="cs"/>
          <w:rtl/>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spellStart"/>
      <w:proofErr w:type="gramEnd"/>
      <w:r>
        <w:rPr>
          <w:rFonts w:ascii="Consolas" w:hAnsi="Consolas" w:cs="Consolas"/>
          <w:color w:val="0000FF"/>
          <w:sz w:val="19"/>
          <w:szCs w:val="19"/>
        </w:rPr>
        <w:t>typename</w:t>
      </w:r>
      <w:proofErr w:type="spellEnd"/>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roofErr w:type="spellStart"/>
      <w:proofErr w:type="gramStart"/>
      <w:r>
        <w:rPr>
          <w:rFonts w:ascii="Consolas" w:hAnsi="Consolas" w:cs="Consolas"/>
          <w:color w:val="0000FF"/>
          <w:sz w:val="19"/>
          <w:szCs w:val="19"/>
        </w:rPr>
        <w:t>constexpr</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minElement</w:t>
      </w:r>
      <w:proofErr w:type="spellEnd"/>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spellStart"/>
      <w:proofErr w:type="gramEnd"/>
      <w:r>
        <w:rPr>
          <w:rFonts w:ascii="Consolas" w:hAnsi="Consolas" w:cs="Consolas"/>
          <w:color w:val="0000FF"/>
          <w:sz w:val="19"/>
          <w:szCs w:val="19"/>
        </w:rPr>
        <w:t>typename</w:t>
      </w:r>
      <w:proofErr w:type="spellEnd"/>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typename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Args</w:t>
      </w:r>
      <w:proofErr w:type="spellEnd"/>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roofErr w:type="spellStart"/>
      <w:proofErr w:type="gramStart"/>
      <w:r>
        <w:rPr>
          <w:rFonts w:ascii="Consolas" w:hAnsi="Consolas" w:cs="Consolas"/>
          <w:color w:val="0000FF"/>
          <w:sz w:val="19"/>
          <w:szCs w:val="19"/>
        </w:rPr>
        <w:t>constexpr</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minElement</w:t>
      </w:r>
      <w:proofErr w:type="spellEnd"/>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 xml:space="preserve">, </w:t>
      </w:r>
      <w:proofErr w:type="spellStart"/>
      <w:r>
        <w:rPr>
          <w:rFonts w:ascii="Consolas" w:hAnsi="Consolas" w:cs="Consolas"/>
          <w:color w:val="2B91AF"/>
          <w:sz w:val="19"/>
          <w:szCs w:val="19"/>
        </w:rPr>
        <w:t>Args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args</w:t>
      </w:r>
      <w:proofErr w:type="spellEnd"/>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auto</w:t>
      </w:r>
      <w:proofErr w:type="gramEnd"/>
      <w:r>
        <w:rPr>
          <w:rFonts w:ascii="Consolas" w:hAnsi="Consolas" w:cs="Consolas"/>
          <w:color w:val="000000"/>
          <w:sz w:val="19"/>
          <w:szCs w:val="19"/>
        </w:rPr>
        <w:t xml:space="preserve"> m = </w:t>
      </w:r>
      <w:proofErr w:type="spellStart"/>
      <w:r>
        <w:rPr>
          <w:rFonts w:ascii="Consolas" w:hAnsi="Consolas" w:cs="Consolas"/>
          <w:color w:val="000000"/>
          <w:sz w:val="19"/>
          <w:szCs w:val="19"/>
        </w:rPr>
        <w:t>minElement</w:t>
      </w:r>
      <w:proofErr w:type="spellEnd"/>
      <w:r>
        <w:rPr>
          <w:rFonts w:ascii="Consolas" w:hAnsi="Consolas" w:cs="Consolas"/>
          <w:color w:val="000000"/>
          <w:sz w:val="19"/>
          <w:szCs w:val="19"/>
        </w:rPr>
        <w:t>(</w:t>
      </w:r>
      <w:proofErr w:type="spellStart"/>
      <w:r>
        <w:rPr>
          <w:rFonts w:ascii="Consolas" w:hAnsi="Consolas" w:cs="Consolas"/>
          <w:color w:val="808080"/>
          <w:sz w:val="19"/>
          <w:szCs w:val="19"/>
        </w:rPr>
        <w:t>args</w:t>
      </w:r>
      <w:proofErr w:type="spellEnd"/>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 &lt;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m;</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pStyle w:val="ListParagraph"/>
        <w:numPr>
          <w:ilvl w:val="0"/>
          <w:numId w:val="11"/>
        </w:numPr>
        <w:bidi w:val="0"/>
      </w:pPr>
      <w:proofErr w:type="spellStart"/>
      <w:proofErr w:type="gramStart"/>
      <w:r w:rsidRPr="00AA67C0">
        <w:t>typename</w:t>
      </w:r>
      <w:proofErr w:type="spellEnd"/>
      <w:proofErr w:type="gramEnd"/>
      <w:r w:rsidRPr="00AA67C0">
        <w:t>... </w:t>
      </w:r>
      <w:proofErr w:type="spellStart"/>
      <w:r w:rsidRPr="00AA67C0">
        <w:t>Args</w:t>
      </w:r>
      <w:proofErr w:type="spellEnd"/>
      <w:r w:rsidRPr="00AA67C0">
        <w:t xml:space="preserve"> is called a template parameter pack, </w:t>
      </w:r>
    </w:p>
    <w:p w:rsidR="00AA67C0" w:rsidRDefault="00AA67C0" w:rsidP="00AA67C0">
      <w:pPr>
        <w:pStyle w:val="ListParagraph"/>
        <w:numPr>
          <w:ilvl w:val="0"/>
          <w:numId w:val="11"/>
        </w:numPr>
        <w:bidi w:val="0"/>
      </w:pPr>
      <w:proofErr w:type="spellStart"/>
      <w:r w:rsidRPr="00AA67C0">
        <w:t>Args</w:t>
      </w:r>
      <w:proofErr w:type="spellEnd"/>
      <w:r w:rsidRPr="00AA67C0">
        <w:t>... </w:t>
      </w:r>
      <w:proofErr w:type="spellStart"/>
      <w:r w:rsidRPr="00AA67C0">
        <w:t>args</w:t>
      </w:r>
      <w:proofErr w:type="spellEnd"/>
      <w:r w:rsidRPr="00AA67C0">
        <w:t> is called a function parameter pack </w:t>
      </w:r>
    </w:p>
    <w:p w:rsidR="00AA67C0" w:rsidRPr="00AA67C0" w:rsidRDefault="00AA67C0" w:rsidP="00AA67C0">
      <w:pPr>
        <w:pStyle w:val="ListParagraph"/>
        <w:numPr>
          <w:ilvl w:val="0"/>
          <w:numId w:val="11"/>
        </w:numPr>
        <w:bidi w:val="0"/>
        <w:rPr>
          <w:rtl/>
        </w:rPr>
      </w:pPr>
      <w:r w:rsidRPr="00AA67C0">
        <w:t>(</w:t>
      </w:r>
      <w:proofErr w:type="spellStart"/>
      <w:r w:rsidRPr="00AA67C0">
        <w:t>Args</w:t>
      </w:r>
      <w:proofErr w:type="spellEnd"/>
      <w:r w:rsidRPr="00AA67C0">
        <w:t> is, of course, a completely arbitrary name and could be anything else)</w:t>
      </w:r>
    </w:p>
    <w:p w:rsidR="00AA67C0" w:rsidRDefault="00AA67C0" w:rsidP="00AA67C0">
      <w:pPr>
        <w:rPr>
          <w:rtl/>
        </w:rPr>
      </w:pPr>
      <w:r>
        <w:rPr>
          <w:rFonts w:hint="cs"/>
          <w:rtl/>
        </w:rPr>
        <w:t>הערות לגבי קוד זה:</w:t>
      </w:r>
    </w:p>
    <w:p w:rsidR="00AA67C0" w:rsidRDefault="00AA67C0" w:rsidP="00AA67C0">
      <w:pPr>
        <w:pStyle w:val="ListParagraph"/>
        <w:numPr>
          <w:ilvl w:val="0"/>
          <w:numId w:val="10"/>
        </w:numPr>
      </w:pPr>
      <w:r>
        <w:rPr>
          <w:rFonts w:hint="cs"/>
          <w:rtl/>
        </w:rPr>
        <w:t>כל הארגומנטים מאותו טיפוס [משמע שאין אפשרות אחרת]</w:t>
      </w:r>
    </w:p>
    <w:p w:rsidR="00AA67C0" w:rsidRDefault="00AA67C0" w:rsidP="00AA67C0">
      <w:pPr>
        <w:pStyle w:val="ListParagraph"/>
        <w:numPr>
          <w:ilvl w:val="0"/>
          <w:numId w:val="10"/>
        </w:numPr>
      </w:pPr>
      <w:r>
        <w:rPr>
          <w:rFonts w:hint="cs"/>
          <w:rtl/>
        </w:rPr>
        <w:t xml:space="preserve">הרקורסיה בדוגמא הנ"ל מתבצעת בזמן </w:t>
      </w:r>
      <w:r w:rsidRPr="00AA67C0">
        <w:rPr>
          <w:rFonts w:hint="cs"/>
          <w:b/>
          <w:bCs/>
          <w:rtl/>
        </w:rPr>
        <w:t>קומפילציה</w:t>
      </w:r>
      <w:r>
        <w:rPr>
          <w:rFonts w:hint="cs"/>
          <w:rtl/>
        </w:rPr>
        <w:t>.</w:t>
      </w:r>
    </w:p>
    <w:p w:rsidR="00AA67C0" w:rsidRDefault="00AA67C0" w:rsidP="00AA67C0">
      <w:pPr>
        <w:pStyle w:val="ListParagraph"/>
        <w:numPr>
          <w:ilvl w:val="0"/>
          <w:numId w:val="10"/>
        </w:numPr>
      </w:pPr>
      <w:r>
        <w:rPr>
          <w:rFonts w:hint="cs"/>
          <w:rtl/>
        </w:rPr>
        <w:t>כאשר יש ארגומנט אחד בלבד, הקומפיילר יעדיף את התבנית אשר מכילה ארגומנט אחד בלבד (כלומר את הראשונה בדוגמא הנ"ל).</w:t>
      </w:r>
    </w:p>
    <w:p w:rsidR="00390584" w:rsidRDefault="00390584" w:rsidP="00390584">
      <w:pPr>
        <w:pStyle w:val="ListParagraph"/>
        <w:rPr>
          <w:rtl/>
        </w:rPr>
      </w:pPr>
    </w:p>
    <w:p w:rsidR="00390584" w:rsidRPr="00390584" w:rsidRDefault="00390584" w:rsidP="00390584">
      <w:r>
        <w:rPr>
          <w:rFonts w:hint="cs"/>
          <w:rtl/>
        </w:rPr>
        <w:t xml:space="preserve">דרך נוספת לשימוש ב </w:t>
      </w:r>
      <w:proofErr w:type="spellStart"/>
      <w:r>
        <w:t>var</w:t>
      </w:r>
      <w:proofErr w:type="spellEnd"/>
      <w:r>
        <w:t>-temp</w:t>
      </w:r>
      <w:r>
        <w:rPr>
          <w:rFonts w:hint="cs"/>
          <w:rtl/>
        </w:rPr>
        <w:t xml:space="preserve"> אבל ללא רקורסיה מודגם בפרויקט </w:t>
      </w:r>
      <w:r>
        <w:t>varTemplates.sln</w:t>
      </w:r>
    </w:p>
    <w:p w:rsidR="0086530C" w:rsidRDefault="0086530C" w:rsidP="006C6539">
      <w:pPr>
        <w:pStyle w:val="Heading3"/>
      </w:pPr>
      <w:bookmarkStart w:id="21" w:name="_Toc7956919"/>
      <w:r>
        <w:t>Special usage templates</w:t>
      </w:r>
      <w:bookmarkEnd w:id="21"/>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proofErr w:type="spellStart"/>
      <w:r>
        <w:t>std</w:t>
      </w:r>
      <w:proofErr w:type="spellEnd"/>
      <w:r>
        <w:t>::</w:t>
      </w:r>
      <w:proofErr w:type="spellStart"/>
      <w:r>
        <w:t>is_floating_point</w:t>
      </w:r>
      <w:proofErr w:type="spellEnd"/>
      <w:r>
        <w:t>&lt;T&gt;:</w:t>
      </w:r>
      <w:proofErr w:type="gramStart"/>
      <w:r>
        <w:t>:value</w:t>
      </w:r>
      <w:proofErr w:type="gramEnd"/>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proofErr w:type="gramStart"/>
      <w:r>
        <w:t>using</w:t>
      </w:r>
      <w:proofErr w:type="gramEnd"/>
      <w:r w:rsidR="0086530C">
        <w:t xml:space="preserve"> </w:t>
      </w:r>
      <w:r>
        <w:tab/>
      </w:r>
      <w:proofErr w:type="spellStart"/>
      <w:r w:rsidR="0086530C">
        <w:t>xType</w:t>
      </w:r>
      <w:proofErr w:type="spellEnd"/>
      <w:r w:rsidR="0086530C">
        <w:t xml:space="preserve"> </w:t>
      </w:r>
      <w:r>
        <w:t xml:space="preserve"> </w:t>
      </w:r>
      <w:r w:rsidR="0086530C">
        <w:t xml:space="preserve">= </w:t>
      </w:r>
      <w:r>
        <w:t xml:space="preserve"> </w:t>
      </w:r>
      <w:proofErr w:type="spellStart"/>
      <w:r>
        <w:t>typename</w:t>
      </w:r>
      <w:proofErr w:type="spellEnd"/>
      <w:r w:rsidR="00053459">
        <w:rPr>
          <w:rStyle w:val="FootnoteReference"/>
        </w:rPr>
        <w:footnoteReference w:id="2"/>
      </w:r>
      <w:r>
        <w:t xml:space="preserve"> </w:t>
      </w:r>
      <w:proofErr w:type="spellStart"/>
      <w:r w:rsidR="0086530C">
        <w:t>std</w:t>
      </w:r>
      <w:proofErr w:type="spellEnd"/>
      <w:r w:rsidR="0086530C">
        <w:t xml:space="preserve">::conditional&lt;bool, </w:t>
      </w:r>
      <w:proofErr w:type="spellStart"/>
      <w:r w:rsidR="0086530C">
        <w:t>TypeA</w:t>
      </w:r>
      <w:proofErr w:type="spellEnd"/>
      <w:r w:rsidR="0086530C">
        <w:t xml:space="preserve">, </w:t>
      </w:r>
      <w:proofErr w:type="spellStart"/>
      <w:r w:rsidR="0086530C">
        <w:t>TypeB</w:t>
      </w:r>
      <w:proofErr w:type="spellEnd"/>
      <w:r w:rsidR="0086530C">
        <w:t>&gt;::type</w:t>
      </w:r>
    </w:p>
    <w:p w:rsidR="00620711" w:rsidRDefault="00620711" w:rsidP="00620711">
      <w:pPr>
        <w:bidi w:val="0"/>
      </w:pPr>
      <w:proofErr w:type="spellStart"/>
      <w:proofErr w:type="gramStart"/>
      <w:r>
        <w:t>xType</w:t>
      </w:r>
      <w:proofErr w:type="spellEnd"/>
      <w:proofErr w:type="gramEnd"/>
      <w:r>
        <w:t xml:space="preserve"> shall be </w:t>
      </w:r>
      <w:proofErr w:type="spellStart"/>
      <w:r>
        <w:t>TypeA</w:t>
      </w:r>
      <w:proofErr w:type="spellEnd"/>
      <w:r>
        <w:t xml:space="preserve"> or </w:t>
      </w:r>
      <w:proofErr w:type="spellStart"/>
      <w:r>
        <w:t>TypeB</w:t>
      </w:r>
      <w:proofErr w:type="spellEnd"/>
      <w:r>
        <w:t>,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 xml:space="preserve">long, </w:t>
      </w:r>
      <w:proofErr w:type="spellStart"/>
      <w:r w:rsidR="00721911" w:rsidRPr="00620711">
        <w:rPr>
          <w:u w:val="single"/>
        </w:rPr>
        <w:t>int</w:t>
      </w:r>
      <w:proofErr w:type="spellEnd"/>
      <w:r w:rsidR="00721911" w:rsidRPr="00620711">
        <w:rPr>
          <w:u w:val="single"/>
        </w:rPr>
        <w: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 </w:t>
      </w:r>
      <w:r>
        <w:t>&gt;</w:t>
      </w:r>
      <w:r w:rsidR="00C14DBC">
        <w:t xml:space="preserve"> </w:t>
      </w:r>
      <w:r>
        <w:t xml:space="preserve">string </w:t>
      </w:r>
      <w:proofErr w:type="spellStart"/>
      <w:r>
        <w:t>FormatNumber</w:t>
      </w:r>
      <w:proofErr w:type="spellEnd"/>
      <w:r>
        <w:t>(T number</w:t>
      </w:r>
      <w:r w:rsidR="00C14DBC">
        <w:t xml:space="preserve">, </w:t>
      </w:r>
      <w:proofErr w:type="spellStart"/>
      <w:r w:rsidR="00C14DBC">
        <w:t>CLong</w:t>
      </w:r>
      <w:proofErr w:type="spellEnd"/>
      <w:r>
        <w:t>)</w:t>
      </w:r>
      <w:r w:rsidR="00C14DBC">
        <w:t xml:space="preserve"> {}</w:t>
      </w:r>
    </w:p>
    <w:p w:rsidR="00721911" w:rsidRDefault="00C14DBC"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 </w:t>
      </w:r>
      <w:r w:rsidR="00721911">
        <w:t>&gt;</w:t>
      </w:r>
      <w:r>
        <w:t xml:space="preserve"> </w:t>
      </w:r>
      <w:r w:rsidR="00721911">
        <w:t xml:space="preserve">string </w:t>
      </w:r>
      <w:proofErr w:type="spellStart"/>
      <w:r w:rsidR="00721911">
        <w:t>FormatNumber</w:t>
      </w:r>
      <w:proofErr w:type="spellEnd"/>
      <w:r w:rsidR="00721911">
        <w:t>(T number</w:t>
      </w:r>
      <w:r>
        <w:t xml:space="preserve">, </w:t>
      </w:r>
      <w:proofErr w:type="spellStart"/>
      <w:r>
        <w:t>CInt</w:t>
      </w:r>
      <w:proofErr w:type="spellEnd"/>
      <w:r w:rsidR="00721911">
        <w:t>)</w:t>
      </w:r>
      <w:r>
        <w:t>{}</w:t>
      </w:r>
    </w:p>
    <w:p w:rsidR="00721911" w:rsidRDefault="00721911"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w:t>
      </w:r>
      <w:r w:rsidR="00C14DBC">
        <w:t xml:space="preserve"> </w:t>
      </w:r>
      <w:r>
        <w:t>&gt;</w:t>
      </w:r>
      <w:r w:rsidR="00C14DBC">
        <w:t xml:space="preserve"> </w:t>
      </w:r>
      <w:r>
        <w:t xml:space="preserve">string </w:t>
      </w:r>
      <w:proofErr w:type="spellStart"/>
      <w:r>
        <w:t>FormatNumber</w:t>
      </w:r>
      <w:proofErr w:type="spellEnd"/>
      <w:r>
        <w:t>(T number</w:t>
      </w:r>
      <w:r w:rsidR="00C14DBC">
        <w:t xml:space="preserve">, </w:t>
      </w:r>
      <w:proofErr w:type="spellStart"/>
      <w:r w:rsidR="00C14DBC">
        <w:t>CShort</w:t>
      </w:r>
      <w:proofErr w:type="spellEnd"/>
      <w:r>
        <w:t>)</w:t>
      </w:r>
      <w:r w:rsidR="00C14DBC">
        <w:t>{}</w:t>
      </w:r>
    </w:p>
    <w:p w:rsidR="00620711" w:rsidRDefault="00620711" w:rsidP="00620711">
      <w:pPr>
        <w:rPr>
          <w:rtl/>
        </w:rPr>
      </w:pPr>
    </w:p>
    <w:p w:rsidR="00C14DBC" w:rsidRDefault="00620711" w:rsidP="00620711">
      <w:pPr>
        <w:rPr>
          <w:rtl/>
        </w:rPr>
      </w:pPr>
      <w:r>
        <w:rPr>
          <w:rFonts w:hint="cs"/>
          <w:rtl/>
        </w:rPr>
        <w:lastRenderedPageBreak/>
        <w:t xml:space="preserve">אין קוד אופרטיבי ל </w:t>
      </w:r>
      <w:proofErr w:type="spellStart"/>
      <w:r>
        <w:t>CLong</w:t>
      </w:r>
      <w:proofErr w:type="spellEnd"/>
      <w:r>
        <w:rPr>
          <w:rFonts w:hint="cs"/>
          <w:rtl/>
        </w:rPr>
        <w:t xml:space="preserve"> וחבריו. הם נועדו רק לתמוך בבחירת התבנית המתאימה</w:t>
      </w:r>
    </w:p>
    <w:p w:rsidR="00721911" w:rsidRDefault="00721911" w:rsidP="006C6539">
      <w:pPr>
        <w:bidi w:val="0"/>
      </w:pPr>
      <w:proofErr w:type="gramStart"/>
      <w:r>
        <w:t>template&lt;</w:t>
      </w:r>
      <w:proofErr w:type="spellStart"/>
      <w:proofErr w:type="gramEnd"/>
      <w:r>
        <w:t>typename</w:t>
      </w:r>
      <w:proofErr w:type="spellEnd"/>
      <w:r>
        <w:t xml:space="preserve"> T&gt;</w:t>
      </w:r>
    </w:p>
    <w:p w:rsidR="00721911" w:rsidRDefault="00721911" w:rsidP="006C6539">
      <w:pPr>
        <w:bidi w:val="0"/>
      </w:pPr>
      <w:proofErr w:type="gramStart"/>
      <w:r>
        <w:t>string</w:t>
      </w:r>
      <w:proofErr w:type="gramEnd"/>
      <w:r>
        <w:t xml:space="preserve"> </w:t>
      </w:r>
      <w:proofErr w:type="spellStart"/>
      <w:r>
        <w:t>FormatNumber</w:t>
      </w:r>
      <w:proofErr w:type="spellEnd"/>
      <w:r>
        <w:t>(T number)</w:t>
      </w:r>
    </w:p>
    <w:p w:rsidR="00721911" w:rsidRDefault="00721911" w:rsidP="006C6539">
      <w:pPr>
        <w:bidi w:val="0"/>
      </w:pPr>
      <w:r>
        <w:t>{</w:t>
      </w:r>
    </w:p>
    <w:p w:rsidR="00C14DBC" w:rsidRDefault="00C14DBC" w:rsidP="006C6539">
      <w:pPr>
        <w:bidi w:val="0"/>
      </w:pPr>
      <w:r>
        <w:t xml:space="preserve">    If (</w:t>
      </w:r>
      <w:proofErr w:type="spellStart"/>
      <w:proofErr w:type="gramStart"/>
      <w:r>
        <w:t>sizeof</w:t>
      </w:r>
      <w:proofErr w:type="spellEnd"/>
      <w:r>
        <w:t>(</w:t>
      </w:r>
      <w:proofErr w:type="gramEnd"/>
      <w:r>
        <w:t xml:space="preserve">T)==8)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CLong</w:t>
      </w:r>
      <w:proofErr w:type="spellEnd"/>
      <w:r>
        <w:t>());</w:t>
      </w:r>
    </w:p>
    <w:p w:rsidR="00C14DBC" w:rsidRDefault="00C14DBC" w:rsidP="006C6539">
      <w:pPr>
        <w:bidi w:val="0"/>
      </w:pPr>
      <w:r>
        <w:t xml:space="preserve">    If (</w:t>
      </w:r>
      <w:proofErr w:type="spellStart"/>
      <w:proofErr w:type="gramStart"/>
      <w:r>
        <w:t>sizeof</w:t>
      </w:r>
      <w:proofErr w:type="spellEnd"/>
      <w:r>
        <w:t>(</w:t>
      </w:r>
      <w:proofErr w:type="gramEnd"/>
      <w:r>
        <w:t xml:space="preserve">T)==4)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CInt</w:t>
      </w:r>
      <w:proofErr w:type="spellEnd"/>
      <w:r>
        <w:t>());</w:t>
      </w:r>
    </w:p>
    <w:p w:rsidR="00C14DBC" w:rsidRDefault="00C14DBC" w:rsidP="006C6539">
      <w:pPr>
        <w:bidi w:val="0"/>
      </w:pPr>
      <w:r>
        <w:t xml:space="preserve">    If (</w:t>
      </w:r>
      <w:proofErr w:type="spellStart"/>
      <w:proofErr w:type="gramStart"/>
      <w:r>
        <w:t>sizeof</w:t>
      </w:r>
      <w:proofErr w:type="spellEnd"/>
      <w:r>
        <w:t>(</w:t>
      </w:r>
      <w:proofErr w:type="gramEnd"/>
      <w:r>
        <w:t xml:space="preserve">T)==1)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CChar</w:t>
      </w:r>
      <w:proofErr w:type="spellEnd"/>
      <w:r>
        <w:t>());</w:t>
      </w:r>
    </w:p>
    <w:p w:rsidR="00C14DBC" w:rsidRDefault="00C14DBC" w:rsidP="006C6539">
      <w:pPr>
        <w:bidi w:val="0"/>
      </w:pPr>
      <w:r>
        <w:t>}</w:t>
      </w:r>
    </w:p>
    <w:p w:rsidR="00613B9D" w:rsidRDefault="00613B9D" w:rsidP="00613B9D">
      <w:pPr>
        <w:rPr>
          <w:rtl/>
        </w:rPr>
      </w:pPr>
      <w:r>
        <w:rPr>
          <w:rFonts w:hint="cs"/>
          <w:rtl/>
        </w:rPr>
        <w:t xml:space="preserve">זו דרך </w:t>
      </w:r>
      <w:proofErr w:type="spellStart"/>
      <w:r>
        <w:rPr>
          <w:rFonts w:hint="cs"/>
          <w:rtl/>
        </w:rPr>
        <w:t>מיידית</w:t>
      </w:r>
      <w:proofErr w:type="spellEnd"/>
      <w:r>
        <w:rPr>
          <w:rFonts w:hint="cs"/>
          <w:rtl/>
        </w:rPr>
        <w:t xml:space="preserve">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proofErr w:type="spellStart"/>
      <w:r w:rsidR="00546C07">
        <w:t>std</w:t>
      </w:r>
      <w:proofErr w:type="spellEnd"/>
      <w:r w:rsidR="00546C07">
        <w:t>::conditional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proofErr w:type="spellStart"/>
      <w:r>
        <w:t>int</w:t>
      </w:r>
      <w:proofErr w:type="spellEnd"/>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proofErr w:type="gramStart"/>
      <w:r w:rsidRPr="00231D5E">
        <w:rPr>
          <w:rFonts w:ascii="Consolas" w:hAnsi="Consolas"/>
        </w:rPr>
        <w:t>template&lt;</w:t>
      </w:r>
      <w:proofErr w:type="spellStart"/>
      <w:proofErr w:type="gramEnd"/>
      <w:r w:rsidRPr="00231D5E">
        <w:rPr>
          <w:rFonts w:ascii="Consolas" w:hAnsi="Consolas"/>
        </w:rPr>
        <w:t>typename</w:t>
      </w:r>
      <w:proofErr w:type="spellEnd"/>
      <w:r w:rsidRPr="00231D5E">
        <w:rPr>
          <w:rFonts w:ascii="Consolas" w:hAnsi="Consolas"/>
        </w:rPr>
        <w:t xml:space="preserve"> T&gt;</w:t>
      </w:r>
    </w:p>
    <w:p w:rsidR="00231D5E" w:rsidRPr="00231D5E" w:rsidRDefault="00231D5E" w:rsidP="00231D5E">
      <w:pPr>
        <w:bidi w:val="0"/>
        <w:rPr>
          <w:rFonts w:ascii="Consolas" w:hAnsi="Consolas"/>
        </w:rPr>
      </w:pPr>
      <w:proofErr w:type="gramStart"/>
      <w:r w:rsidRPr="00231D5E">
        <w:rPr>
          <w:rFonts w:ascii="Consolas" w:hAnsi="Consolas"/>
        </w:rPr>
        <w:t>bool</w:t>
      </w:r>
      <w:proofErr w:type="gramEnd"/>
      <w:r w:rsidRPr="00231D5E">
        <w:rPr>
          <w:rFonts w:ascii="Consolas" w:hAnsi="Consolas"/>
        </w:rPr>
        <w:t xml:space="preserve"> </w:t>
      </w:r>
      <w:proofErr w:type="spellStart"/>
      <w:r w:rsidRPr="00231D5E">
        <w:rPr>
          <w:rFonts w:ascii="Consolas" w:hAnsi="Consolas"/>
        </w:rPr>
        <w:t>IsEqual</w:t>
      </w:r>
      <w:proofErr w:type="spellEnd"/>
      <w:r w:rsidRPr="00231D5E">
        <w:rPr>
          <w:rFonts w:ascii="Consolas" w:hAnsi="Consolas"/>
        </w:rPr>
        <w:t xml:space="preserve">(T lhs, T </w:t>
      </w:r>
      <w:proofErr w:type="spellStart"/>
      <w:r w:rsidRPr="00231D5E">
        <w:rPr>
          <w:rFonts w:ascii="Consolas" w:hAnsi="Consolas"/>
        </w:rPr>
        <w:t>rhs</w:t>
      </w:r>
      <w:proofErr w:type="spellEnd"/>
      <w:r w:rsidRPr="00231D5E">
        <w:rPr>
          <w:rFonts w:ascii="Consolas" w:hAnsi="Consolas"/>
        </w:rPr>
        <w:t xml:space="preserve">, </w:t>
      </w:r>
      <w:proofErr w:type="spellStart"/>
      <w:r w:rsidRPr="00231D5E">
        <w:rPr>
          <w:rFonts w:ascii="Consolas" w:hAnsi="Consolas"/>
        </w:rPr>
        <w:t>true_type</w:t>
      </w:r>
      <w:proofErr w:type="spellEnd"/>
      <w:r w:rsidRPr="00231D5E">
        <w:rPr>
          <w:rFonts w:ascii="Consolas" w:hAnsi="Consolas"/>
        </w:rPr>
        <w:t>)</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r>
      <w:proofErr w:type="gramStart"/>
      <w:r w:rsidRPr="00231D5E">
        <w:rPr>
          <w:rFonts w:ascii="Consolas" w:hAnsi="Consolas"/>
        </w:rPr>
        <w:t>return</w:t>
      </w:r>
      <w:proofErr w:type="gramEnd"/>
      <w:r w:rsidRPr="00231D5E">
        <w:rPr>
          <w:rFonts w:ascii="Consolas" w:hAnsi="Consolas"/>
        </w:rPr>
        <w:t xml:space="preserve">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proofErr w:type="gramStart"/>
      <w:r w:rsidRPr="00231D5E">
        <w:rPr>
          <w:rFonts w:ascii="Consolas" w:hAnsi="Consolas"/>
        </w:rPr>
        <w:t>template&lt;</w:t>
      </w:r>
      <w:proofErr w:type="spellStart"/>
      <w:proofErr w:type="gramEnd"/>
      <w:r w:rsidRPr="00231D5E">
        <w:rPr>
          <w:rFonts w:ascii="Consolas" w:hAnsi="Consolas"/>
        </w:rPr>
        <w:t>typename</w:t>
      </w:r>
      <w:proofErr w:type="spellEnd"/>
      <w:r w:rsidRPr="00231D5E">
        <w:rPr>
          <w:rFonts w:ascii="Consolas" w:hAnsi="Consolas"/>
        </w:rPr>
        <w:t xml:space="preserve"> T&gt;</w:t>
      </w:r>
    </w:p>
    <w:p w:rsidR="00231D5E" w:rsidRPr="00231D5E" w:rsidRDefault="00231D5E" w:rsidP="00231D5E">
      <w:pPr>
        <w:bidi w:val="0"/>
        <w:rPr>
          <w:rFonts w:ascii="Consolas" w:hAnsi="Consolas"/>
        </w:rPr>
      </w:pPr>
      <w:proofErr w:type="gramStart"/>
      <w:r w:rsidRPr="00231D5E">
        <w:rPr>
          <w:rFonts w:ascii="Consolas" w:hAnsi="Consolas"/>
        </w:rPr>
        <w:t>bool</w:t>
      </w:r>
      <w:proofErr w:type="gramEnd"/>
      <w:r w:rsidRPr="00231D5E">
        <w:rPr>
          <w:rFonts w:ascii="Consolas" w:hAnsi="Consolas"/>
        </w:rPr>
        <w:t xml:space="preserve"> </w:t>
      </w:r>
      <w:proofErr w:type="spellStart"/>
      <w:r w:rsidRPr="00231D5E">
        <w:rPr>
          <w:rFonts w:ascii="Consolas" w:hAnsi="Consolas"/>
        </w:rPr>
        <w:t>IsEqual</w:t>
      </w:r>
      <w:proofErr w:type="spellEnd"/>
      <w:r w:rsidRPr="00231D5E">
        <w:rPr>
          <w:rFonts w:ascii="Consolas" w:hAnsi="Consolas"/>
        </w:rPr>
        <w:t xml:space="preserve">(T lhs, T </w:t>
      </w:r>
      <w:proofErr w:type="spellStart"/>
      <w:r w:rsidRPr="00231D5E">
        <w:rPr>
          <w:rFonts w:ascii="Consolas" w:hAnsi="Consolas"/>
        </w:rPr>
        <w:t>rhs</w:t>
      </w:r>
      <w:proofErr w:type="spellEnd"/>
      <w:r w:rsidRPr="00231D5E">
        <w:rPr>
          <w:rFonts w:ascii="Consolas" w:hAnsi="Consolas"/>
        </w:rPr>
        <w:t xml:space="preserve">, </w:t>
      </w:r>
      <w:proofErr w:type="spellStart"/>
      <w:r w:rsidRPr="00231D5E">
        <w:rPr>
          <w:rFonts w:ascii="Consolas" w:hAnsi="Consolas"/>
        </w:rPr>
        <w:t>false_type</w:t>
      </w:r>
      <w:proofErr w:type="spellEnd"/>
      <w:r w:rsidRPr="00231D5E">
        <w:rPr>
          <w:rFonts w:ascii="Consolas" w:hAnsi="Consolas"/>
        </w:rPr>
        <w:t>)</w:t>
      </w:r>
      <w:r>
        <w:rPr>
          <w:rFonts w:ascii="Consolas" w:hAnsi="Consolas"/>
        </w:rPr>
        <w:t xml:space="preserve"> // check </w:t>
      </w:r>
      <w:proofErr w:type="spellStart"/>
      <w:r>
        <w:rPr>
          <w:rFonts w:ascii="Consolas" w:hAnsi="Consolas"/>
        </w:rPr>
        <w:t>int</w:t>
      </w:r>
      <w:proofErr w:type="spellEnd"/>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r>
      <w:proofErr w:type="gramStart"/>
      <w:r w:rsidRPr="00231D5E">
        <w:rPr>
          <w:rFonts w:ascii="Consolas" w:hAnsi="Consolas"/>
        </w:rPr>
        <w:t>return</w:t>
      </w:r>
      <w:proofErr w:type="gramEnd"/>
      <w:r w:rsidRPr="00231D5E">
        <w:rPr>
          <w:rFonts w:ascii="Consolas" w:hAnsi="Consolas"/>
        </w:rPr>
        <w:t xml:space="preserve">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proofErr w:type="gramStart"/>
      <w:r w:rsidRPr="00231D5E">
        <w:rPr>
          <w:rFonts w:ascii="Consolas" w:hAnsi="Consolas"/>
          <w:sz w:val="18"/>
          <w:szCs w:val="18"/>
        </w:rPr>
        <w:t>template&lt;</w:t>
      </w:r>
      <w:proofErr w:type="spellStart"/>
      <w:proofErr w:type="gramEnd"/>
      <w:r w:rsidRPr="00231D5E">
        <w:rPr>
          <w:rFonts w:ascii="Consolas" w:hAnsi="Consolas"/>
          <w:sz w:val="18"/>
          <w:szCs w:val="18"/>
        </w:rPr>
        <w:t>typename</w:t>
      </w:r>
      <w:proofErr w:type="spellEnd"/>
      <w:r w:rsidRPr="00231D5E">
        <w:rPr>
          <w:rFonts w:ascii="Consolas" w:hAnsi="Consolas"/>
          <w:sz w:val="18"/>
          <w:szCs w:val="18"/>
        </w:rPr>
        <w:t xml:space="preserv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proofErr w:type="gramStart"/>
      <w:r w:rsidRPr="00231D5E">
        <w:rPr>
          <w:rFonts w:ascii="Consolas" w:hAnsi="Consolas"/>
          <w:sz w:val="18"/>
          <w:szCs w:val="18"/>
        </w:rPr>
        <w:t>bool</w:t>
      </w:r>
      <w:proofErr w:type="gramEnd"/>
      <w:r w:rsidRPr="00231D5E">
        <w:rPr>
          <w:rFonts w:ascii="Consolas" w:hAnsi="Consolas"/>
          <w:sz w:val="18"/>
          <w:szCs w:val="18"/>
        </w:rPr>
        <w:t xml:space="preserve"> </w:t>
      </w:r>
      <w:proofErr w:type="spellStart"/>
      <w:r w:rsidRPr="00231D5E">
        <w:rPr>
          <w:rFonts w:ascii="Consolas" w:hAnsi="Consolas"/>
          <w:sz w:val="18"/>
          <w:szCs w:val="18"/>
        </w:rPr>
        <w:t>IsEqual</w:t>
      </w:r>
      <w:proofErr w:type="spellEnd"/>
      <w:r w:rsidRPr="00231D5E">
        <w:rPr>
          <w:rFonts w:ascii="Consolas" w:hAnsi="Consolas"/>
          <w:sz w:val="18"/>
          <w:szCs w:val="18"/>
        </w:rPr>
        <w:t xml:space="preserve">(T lhs, T </w:t>
      </w:r>
      <w:proofErr w:type="spellStart"/>
      <w:r w:rsidRPr="00231D5E">
        <w:rPr>
          <w:rFonts w:ascii="Consolas" w:hAnsi="Consolas"/>
          <w:sz w:val="18"/>
          <w:szCs w:val="18"/>
        </w:rPr>
        <w:t>rhs</w:t>
      </w:r>
      <w:proofErr w:type="spellEnd"/>
      <w:r w:rsidRPr="00231D5E">
        <w:rPr>
          <w:rFonts w:ascii="Consolas" w:hAnsi="Consolas"/>
          <w:sz w:val="18"/>
          <w:szCs w:val="18"/>
        </w:rPr>
        <w:t>)</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proofErr w:type="gramStart"/>
      <w:r>
        <w:t>according</w:t>
      </w:r>
      <w:proofErr w:type="gramEnd"/>
      <w:r>
        <w:t xml:space="preserve"> to </w:t>
      </w:r>
      <w:proofErr w:type="spellStart"/>
      <w:r w:rsidR="00D961BB" w:rsidRPr="00231D5E">
        <w:t>is_floating_point</w:t>
      </w:r>
      <w:proofErr w:type="spellEnd"/>
      <w:r w:rsidR="00D961BB">
        <w:t xml:space="preserve">, the operator </w:t>
      </w:r>
      <w:proofErr w:type="spellStart"/>
      <w:r w:rsidR="00D961BB">
        <w:t>conditional_t</w:t>
      </w:r>
      <w:proofErr w:type="spellEnd"/>
      <w:r w:rsidR="00D961BB">
        <w:t xml:space="preserve"> shall select which type (</w:t>
      </w:r>
      <w:proofErr w:type="spellStart"/>
      <w:r w:rsidR="00D961BB">
        <w:t>true_type</w:t>
      </w:r>
      <w:proofErr w:type="spellEnd"/>
      <w:r w:rsidR="00D961BB">
        <w:t xml:space="preserve">, </w:t>
      </w:r>
      <w:proofErr w:type="spellStart"/>
      <w:r w:rsidR="00D961BB">
        <w:t>false_type</w:t>
      </w:r>
      <w:proofErr w:type="spellEnd"/>
      <w:r w:rsidR="00D961BB">
        <w:t>) will be forwarded as third argument, and the compiler shall select the appropriate template.</w:t>
      </w:r>
    </w:p>
    <w:p w:rsidR="00231D5E" w:rsidRDefault="00231D5E" w:rsidP="00613B9D">
      <w:pPr>
        <w:rPr>
          <w:rtl/>
        </w:rPr>
      </w:pPr>
    </w:p>
    <w:p w:rsidR="00546C07" w:rsidRDefault="002D3BBB" w:rsidP="006C6539">
      <w:pPr>
        <w:rPr>
          <w:rtl/>
        </w:rPr>
      </w:pPr>
      <w:hyperlink r:id="rId17"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w:t>
      </w:r>
      <w:proofErr w:type="spellStart"/>
      <w:r>
        <w:rPr>
          <w:rFonts w:hint="cs"/>
          <w:rtl/>
        </w:rPr>
        <w:t>ביוטיוב</w:t>
      </w:r>
      <w:proofErr w:type="spellEnd"/>
      <w:r>
        <w:rPr>
          <w:rFonts w:hint="cs"/>
          <w:rtl/>
        </w:rPr>
        <w:t xml:space="preserve">: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proofErr w:type="spellStart"/>
      <w:r>
        <w:t>learnTemplates</w:t>
      </w:r>
      <w:proofErr w:type="spellEnd"/>
    </w:p>
    <w:p w:rsidR="00A54E9A" w:rsidRDefault="00A54E9A" w:rsidP="006C6539">
      <w:pPr>
        <w:bidi w:val="0"/>
        <w:rPr>
          <w:highlight w:val="white"/>
        </w:rPr>
      </w:pPr>
    </w:p>
    <w:p w:rsidR="00805720" w:rsidRPr="00805720" w:rsidRDefault="00805720" w:rsidP="00A76522">
      <w:pPr>
        <w:rPr>
          <w:highlight w:val="white"/>
        </w:rPr>
      </w:pPr>
      <w:proofErr w:type="gramStart"/>
      <w:r w:rsidRPr="00805720">
        <w:rPr>
          <w:color w:val="0000FF"/>
          <w:highlight w:val="white"/>
        </w:rPr>
        <w:t>return</w:t>
      </w:r>
      <w:proofErr w:type="gramEnd"/>
      <w:r w:rsidRPr="00805720">
        <w:rPr>
          <w:highlight w:val="white"/>
        </w:rPr>
        <w:t xml:space="preserve"> </w:t>
      </w:r>
      <w:proofErr w:type="spellStart"/>
      <w:r w:rsidRPr="00805720">
        <w:rPr>
          <w:highlight w:val="white"/>
        </w:rPr>
        <w:t>IsEqual</w:t>
      </w:r>
      <w:proofErr w:type="spellEnd"/>
      <w:r w:rsidRPr="00805720">
        <w:rPr>
          <w:highlight w:val="white"/>
        </w:rPr>
        <w:t xml:space="preserve">(lhs, </w:t>
      </w:r>
      <w:proofErr w:type="spellStart"/>
      <w:r w:rsidRPr="00805720">
        <w:rPr>
          <w:highlight w:val="white"/>
        </w:rPr>
        <w:t>rhs</w:t>
      </w:r>
      <w:proofErr w:type="spellEnd"/>
      <w:r w:rsidRPr="00805720">
        <w:rPr>
          <w:highlight w:val="white"/>
        </w:rPr>
        <w:t xml:space="preserve">, </w:t>
      </w:r>
      <w:proofErr w:type="spellStart"/>
      <w:r w:rsidRPr="00805720">
        <w:rPr>
          <w:highlight w:val="white"/>
        </w:rPr>
        <w:t>conditional_t</w:t>
      </w:r>
      <w:proofErr w:type="spellEnd"/>
      <w:r w:rsidRPr="00805720">
        <w:rPr>
          <w:highlight w:val="white"/>
        </w:rPr>
        <w:t>&lt;</w:t>
      </w:r>
      <w:proofErr w:type="spellStart"/>
      <w:r w:rsidRPr="00805720">
        <w:rPr>
          <w:highlight w:val="white"/>
        </w:rPr>
        <w:t>is_floating_point</w:t>
      </w:r>
      <w:proofErr w:type="spellEnd"/>
      <w:r w:rsidRPr="00805720">
        <w:rPr>
          <w:highlight w:val="white"/>
        </w:rPr>
        <w:t xml:space="preserve">&lt;T&gt;::value, </w:t>
      </w:r>
      <w:proofErr w:type="spellStart"/>
      <w:r w:rsidRPr="00805720">
        <w:rPr>
          <w:highlight w:val="white"/>
        </w:rPr>
        <w:t>true_type</w:t>
      </w:r>
      <w:proofErr w:type="spellEnd"/>
      <w:r w:rsidRPr="00805720">
        <w:rPr>
          <w:highlight w:val="white"/>
        </w:rPr>
        <w:t xml:space="preserve">, </w:t>
      </w:r>
      <w:proofErr w:type="spellStart"/>
      <w:r w:rsidRPr="00805720">
        <w:rPr>
          <w:highlight w:val="white"/>
        </w:rPr>
        <w:t>false_type</w:t>
      </w:r>
      <w:proofErr w:type="spellEnd"/>
      <w:r w:rsidRPr="00805720">
        <w:rPr>
          <w:highlight w:val="white"/>
        </w:rPr>
        <w:t>&gt;{});</w:t>
      </w:r>
    </w:p>
    <w:p w:rsidR="00805720" w:rsidRPr="00805720" w:rsidRDefault="00805720" w:rsidP="006C6539">
      <w:pPr>
        <w:bidi w:val="0"/>
        <w:rPr>
          <w:highlight w:val="white"/>
        </w:rPr>
      </w:pPr>
    </w:p>
    <w:p w:rsidR="00805720" w:rsidRDefault="00805720" w:rsidP="00053459">
      <w:pPr>
        <w:bidi w:val="0"/>
        <w:jc w:val="left"/>
        <w:rPr>
          <w:highlight w:val="white"/>
        </w:rPr>
      </w:pPr>
      <w:proofErr w:type="gramStart"/>
      <w:r w:rsidRPr="00805720">
        <w:rPr>
          <w:color w:val="0000FF"/>
          <w:highlight w:val="white"/>
        </w:rPr>
        <w:t>return</w:t>
      </w:r>
      <w:proofErr w:type="gramEnd"/>
      <w:r w:rsidRPr="00805720">
        <w:rPr>
          <w:highlight w:val="white"/>
        </w:rPr>
        <w:t xml:space="preserve"> </w:t>
      </w:r>
      <w:proofErr w:type="spellStart"/>
      <w:r w:rsidRPr="00805720">
        <w:rPr>
          <w:highlight w:val="white"/>
        </w:rPr>
        <w:t>IsEqual</w:t>
      </w:r>
      <w:proofErr w:type="spellEnd"/>
      <w:r w:rsidRPr="00805720">
        <w:rPr>
          <w:highlight w:val="white"/>
        </w:rPr>
        <w:t xml:space="preserve">(lhs, </w:t>
      </w:r>
      <w:proofErr w:type="spellStart"/>
      <w:r w:rsidRPr="00805720">
        <w:rPr>
          <w:highlight w:val="white"/>
        </w:rPr>
        <w:t>rhs</w:t>
      </w:r>
      <w:proofErr w:type="spellEnd"/>
      <w:r w:rsidRPr="00805720">
        <w:rPr>
          <w:highlight w:val="white"/>
        </w:rPr>
        <w:t xml:space="preserve">, </w:t>
      </w:r>
      <w:proofErr w:type="spellStart"/>
      <w:r w:rsidRPr="00805720">
        <w:rPr>
          <w:color w:val="0000FF"/>
          <w:highlight w:val="white"/>
        </w:rPr>
        <w:t>typename</w:t>
      </w:r>
      <w:proofErr w:type="spellEnd"/>
      <w:r w:rsidRPr="00805720">
        <w:rPr>
          <w:highlight w:val="white"/>
        </w:rPr>
        <w:t xml:space="preserve"> conditional&lt;</w:t>
      </w:r>
      <w:proofErr w:type="spellStart"/>
      <w:r w:rsidRPr="00805720">
        <w:rPr>
          <w:highlight w:val="white"/>
        </w:rPr>
        <w:t>is_floating_point</w:t>
      </w:r>
      <w:proofErr w:type="spellEnd"/>
      <w:r w:rsidRPr="00805720">
        <w:rPr>
          <w:highlight w:val="white"/>
        </w:rPr>
        <w:t xml:space="preserve">&lt;T&gt;::value, </w:t>
      </w:r>
      <w:proofErr w:type="spellStart"/>
      <w:r w:rsidRPr="00805720">
        <w:rPr>
          <w:highlight w:val="white"/>
        </w:rPr>
        <w:t>true_type</w:t>
      </w:r>
      <w:proofErr w:type="spellEnd"/>
      <w:r w:rsidRPr="00805720">
        <w:rPr>
          <w:highlight w:val="white"/>
        </w:rPr>
        <w:t>,</w:t>
      </w:r>
      <w:r>
        <w:rPr>
          <w:highlight w:val="white"/>
        </w:rPr>
        <w:t xml:space="preserve"> </w:t>
      </w:r>
      <w:proofErr w:type="spellStart"/>
      <w:r w:rsidRPr="00805720">
        <w:rPr>
          <w:highlight w:val="white"/>
        </w:rPr>
        <w:t>false_type</w:t>
      </w:r>
      <w:proofErr w:type="spellEnd"/>
      <w:r w:rsidRPr="00805720">
        <w:rPr>
          <w:highlight w:val="white"/>
        </w:rPr>
        <w:t>&gt;::type{});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2" w:name="_Toc7956920"/>
      <w:proofErr w:type="spellStart"/>
      <w:proofErr w:type="gramStart"/>
      <w:r w:rsidRPr="0038005E">
        <w:rPr>
          <w:highlight w:val="white"/>
        </w:rPr>
        <w:t>typename</w:t>
      </w:r>
      <w:proofErr w:type="spellEnd"/>
      <w:proofErr w:type="gramEnd"/>
      <w:r w:rsidRPr="0038005E">
        <w:rPr>
          <w:highlight w:val="white"/>
        </w:rPr>
        <w:t xml:space="preserve"> keyword</w:t>
      </w:r>
      <w:bookmarkEnd w:id="22"/>
    </w:p>
    <w:p w:rsidR="00B158D9" w:rsidRDefault="002D3BBB" w:rsidP="00B158D9">
      <w:pPr>
        <w:bidi w:val="0"/>
        <w:rPr>
          <w:highlight w:val="white"/>
        </w:rPr>
      </w:pPr>
      <w:hyperlink r:id="rId18"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proofErr w:type="spellStart"/>
      <w:r>
        <w:rPr>
          <w:highlight w:val="white"/>
        </w:rPr>
        <w:t>typename</w:t>
      </w:r>
      <w:proofErr w:type="spellEnd"/>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proofErr w:type="gramStart"/>
      <w:r w:rsidRPr="00733717">
        <w:rPr>
          <w:rFonts w:ascii="Consolas" w:hAnsi="Consolas" w:cs="Courier New"/>
        </w:rPr>
        <w:lastRenderedPageBreak/>
        <w:t>template</w:t>
      </w:r>
      <w:proofErr w:type="gramEnd"/>
      <w:r w:rsidRPr="00733717">
        <w:rPr>
          <w:rFonts w:ascii="Consolas" w:hAnsi="Consolas" w:cs="Courier New"/>
        </w:rPr>
        <w:t xml:space="preserve"> &lt;</w:t>
      </w:r>
      <w:proofErr w:type="spellStart"/>
      <w:r w:rsidRPr="00733717">
        <w:rPr>
          <w:rFonts w:ascii="Consolas" w:hAnsi="Consolas" w:cs="Courier New"/>
        </w:rPr>
        <w:t>typename</w:t>
      </w:r>
      <w:proofErr w:type="spellEnd"/>
      <w:r w:rsidRPr="00733717">
        <w:rPr>
          <w:rFonts w:ascii="Consolas" w:hAnsi="Consolas" w:cs="Courier New"/>
        </w:rPr>
        <w:t xml:space="preserve"> T&gt;</w:t>
      </w:r>
    </w:p>
    <w:p w:rsidR="0098136F" w:rsidRPr="00733717" w:rsidRDefault="0098136F" w:rsidP="0098136F">
      <w:pPr>
        <w:bidi w:val="0"/>
        <w:rPr>
          <w:rFonts w:ascii="Consolas" w:hAnsi="Consolas" w:cs="Courier New"/>
        </w:rPr>
      </w:pPr>
      <w:proofErr w:type="gramStart"/>
      <w:r w:rsidRPr="00733717">
        <w:rPr>
          <w:rFonts w:ascii="Consolas" w:hAnsi="Consolas" w:cs="Courier New"/>
        </w:rPr>
        <w:t>void</w:t>
      </w:r>
      <w:proofErr w:type="gramEnd"/>
      <w:r w:rsidRPr="00733717">
        <w:rPr>
          <w:rFonts w:ascii="Consolas" w:hAnsi="Consolas" w:cs="Courier New"/>
        </w:rPr>
        <w:t xml:space="preserve"> foo(</w:t>
      </w:r>
      <w:proofErr w:type="spellStart"/>
      <w:r w:rsidRPr="00733717">
        <w:rPr>
          <w:rFonts w:ascii="Consolas" w:hAnsi="Consolas" w:cs="Courier New"/>
        </w:rPr>
        <w:t>const</w:t>
      </w:r>
      <w:proofErr w:type="spellEnd"/>
      <w:r w:rsidRPr="00733717">
        <w:rPr>
          <w:rFonts w:ascii="Consolas" w:hAnsi="Consolas" w:cs="Courier New"/>
        </w:rPr>
        <w:t xml:space="preserve">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proofErr w:type="spellStart"/>
      <w:proofErr w:type="gramStart"/>
      <w:r w:rsidRPr="00733717">
        <w:rPr>
          <w:rFonts w:ascii="Consolas" w:hAnsi="Consolas" w:cs="Courier New"/>
        </w:rPr>
        <w:t>struct</w:t>
      </w:r>
      <w:proofErr w:type="spellEnd"/>
      <w:proofErr w:type="gramEnd"/>
      <w:r w:rsidRPr="00733717">
        <w:rPr>
          <w:rFonts w:ascii="Consolas" w:hAnsi="Consolas" w:cs="Courier New"/>
        </w:rPr>
        <w:t xml:space="preserve"> </w:t>
      </w:r>
      <w:proofErr w:type="spellStart"/>
      <w:r w:rsidRPr="00733717">
        <w:rPr>
          <w:rFonts w:ascii="Consolas" w:hAnsi="Consolas" w:cs="Courier New"/>
        </w:rPr>
        <w:t>StructWithBarAsType</w:t>
      </w:r>
      <w:proofErr w:type="spellEnd"/>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w:t>
      </w:r>
      <w:proofErr w:type="spellStart"/>
      <w:proofErr w:type="gramStart"/>
      <w:r w:rsidRPr="00733717">
        <w:rPr>
          <w:rFonts w:ascii="Consolas" w:hAnsi="Consolas" w:cs="Courier New"/>
        </w:rPr>
        <w:t>typedef</w:t>
      </w:r>
      <w:proofErr w:type="spellEnd"/>
      <w:proofErr w:type="gramEnd"/>
      <w:r w:rsidRPr="00733717">
        <w:rPr>
          <w:rFonts w:ascii="Consolas" w:hAnsi="Consolas" w:cs="Courier New"/>
        </w:rPr>
        <w:t xml:space="preserve"> </w:t>
      </w:r>
      <w:proofErr w:type="spellStart"/>
      <w:r w:rsidRPr="00733717">
        <w:rPr>
          <w:rFonts w:ascii="Consolas" w:hAnsi="Consolas" w:cs="Courier New"/>
        </w:rPr>
        <w:t>int</w:t>
      </w:r>
      <w:proofErr w:type="spellEnd"/>
      <w:r w:rsidRPr="00733717">
        <w:rPr>
          <w:rFonts w:ascii="Consolas" w:hAnsi="Consolas" w:cs="Courier New"/>
        </w:rPr>
        <w:t xml:space="preserve">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proofErr w:type="spellStart"/>
      <w:r>
        <w:t>int</w:t>
      </w:r>
      <w:proofErr w:type="spellEnd"/>
    </w:p>
    <w:p w:rsidR="00C9100E" w:rsidRPr="00733717" w:rsidRDefault="00C9100E" w:rsidP="00D0398C">
      <w:pPr>
        <w:bidi w:val="0"/>
        <w:rPr>
          <w:rFonts w:ascii="Consolas" w:hAnsi="Consolas" w:cs="Courier New"/>
        </w:rPr>
      </w:pPr>
      <w:proofErr w:type="spellStart"/>
      <w:proofErr w:type="gramStart"/>
      <w:r w:rsidRPr="00733717">
        <w:rPr>
          <w:rFonts w:ascii="Consolas" w:hAnsi="Consolas" w:cs="Courier New"/>
        </w:rPr>
        <w:t>int</w:t>
      </w:r>
      <w:proofErr w:type="spellEnd"/>
      <w:proofErr w:type="gramEnd"/>
      <w:r w:rsidRPr="00733717">
        <w:rPr>
          <w:rFonts w:ascii="Consolas" w:hAnsi="Consolas" w:cs="Courier New"/>
        </w:rPr>
        <w:t xml:space="preserve">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proofErr w:type="spellStart"/>
      <w:r w:rsidRPr="00733717">
        <w:rPr>
          <w:rFonts w:ascii="Consolas" w:hAnsi="Consolas" w:cs="Courier New"/>
        </w:rPr>
        <w:t>StructWithBarAsType</w:t>
      </w:r>
      <w:proofErr w:type="spellEnd"/>
      <w:r w:rsidRPr="00733717">
        <w:rPr>
          <w:rFonts w:ascii="Consolas" w:hAnsi="Consolas" w:cs="Courier New"/>
        </w:rPr>
        <w:t xml:space="preserv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proofErr w:type="gramStart"/>
      <w:r w:rsidRPr="00733717">
        <w:rPr>
          <w:rFonts w:ascii="Consolas" w:hAnsi="Consolas" w:cs="Courier New"/>
        </w:rPr>
        <w:t>foo(</w:t>
      </w:r>
      <w:proofErr w:type="gramEnd"/>
      <w:r w:rsidRPr="00733717">
        <w:rPr>
          <w:rFonts w:ascii="Consolas" w:hAnsi="Consolas" w:cs="Courier New"/>
        </w:rPr>
        <w:t>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proofErr w:type="spellStart"/>
      <w:r w:rsidR="006F0715">
        <w:rPr>
          <w:highlight w:val="white"/>
        </w:rPr>
        <w:t>typename</w:t>
      </w:r>
      <w:proofErr w:type="spellEnd"/>
      <w:r w:rsidR="006F0715">
        <w:rPr>
          <w:rFonts w:hint="cs"/>
          <w:highlight w:val="white"/>
          <w:rtl/>
        </w:rPr>
        <w:t>.</w:t>
      </w:r>
    </w:p>
    <w:p w:rsidR="00463A2B" w:rsidRPr="00733717" w:rsidRDefault="00463A2B" w:rsidP="00463A2B">
      <w:pPr>
        <w:bidi w:val="0"/>
        <w:rPr>
          <w:rFonts w:ascii="Consolas" w:hAnsi="Consolas" w:cs="Courier New"/>
        </w:rPr>
      </w:pPr>
      <w:proofErr w:type="spellStart"/>
      <w:proofErr w:type="gramStart"/>
      <w:r w:rsidRPr="00733717">
        <w:rPr>
          <w:rFonts w:ascii="Consolas" w:hAnsi="Consolas" w:cs="Courier New"/>
          <w:b/>
          <w:bCs/>
        </w:rPr>
        <w:t>typename</w:t>
      </w:r>
      <w:proofErr w:type="spellEnd"/>
      <w:proofErr w:type="gramEnd"/>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proofErr w:type="spellStart"/>
      <w:r>
        <w:rPr>
          <w:highlight w:val="white"/>
        </w:rPr>
        <w:t>typename</w:t>
      </w:r>
      <w:proofErr w:type="spellEnd"/>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proofErr w:type="gramStart"/>
      <w:r w:rsidRPr="00374159">
        <w:rPr>
          <w:rFonts w:ascii="Consolas" w:hAnsi="Consolas"/>
        </w:rPr>
        <w:t>template</w:t>
      </w:r>
      <w:proofErr w:type="gramEnd"/>
      <w:r w:rsidRPr="00374159">
        <w:rPr>
          <w:rFonts w:ascii="Consolas" w:hAnsi="Consolas"/>
        </w:rPr>
        <w:t xml:space="preserve"> &lt;</w:t>
      </w:r>
      <w:proofErr w:type="spellStart"/>
      <w:r w:rsidRPr="00374159">
        <w:rPr>
          <w:rFonts w:ascii="Consolas" w:hAnsi="Consolas"/>
        </w:rPr>
        <w:t>typename</w:t>
      </w:r>
      <w:proofErr w:type="spellEnd"/>
      <w:r w:rsidRPr="00374159">
        <w:rPr>
          <w:rFonts w:ascii="Consolas" w:hAnsi="Consolas"/>
        </w:rPr>
        <w:t xml:space="preserve"> T&gt;</w:t>
      </w:r>
    </w:p>
    <w:p w:rsidR="00374159" w:rsidRPr="00374159" w:rsidRDefault="00374159" w:rsidP="00374159">
      <w:pPr>
        <w:bidi w:val="0"/>
        <w:rPr>
          <w:rFonts w:ascii="Consolas" w:hAnsi="Consolas"/>
        </w:rPr>
      </w:pPr>
      <w:proofErr w:type="gramStart"/>
      <w:r w:rsidRPr="00374159">
        <w:rPr>
          <w:rFonts w:ascii="Consolas" w:hAnsi="Consolas"/>
        </w:rPr>
        <w:t>void</w:t>
      </w:r>
      <w:proofErr w:type="gramEnd"/>
      <w:r w:rsidRPr="00374159">
        <w:rPr>
          <w:rFonts w:ascii="Consolas" w:hAnsi="Consolas"/>
        </w:rPr>
        <w:t xml:space="preserve">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w:t>
      </w:r>
      <w:proofErr w:type="gramStart"/>
      <w:r w:rsidRPr="00374159">
        <w:rPr>
          <w:rFonts w:ascii="Consolas" w:hAnsi="Consolas"/>
        </w:rPr>
        <w:t>x</w:t>
      </w:r>
      <w:proofErr w:type="gramEnd"/>
      <w:r w:rsidRPr="00374159">
        <w:rPr>
          <w:rFonts w:ascii="Consolas" w:hAnsi="Consolas"/>
        </w:rPr>
        <w:t>++</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proofErr w:type="spellStart"/>
      <w:proofErr w:type="gramStart"/>
      <w:r w:rsidRPr="00374159">
        <w:rPr>
          <w:rFonts w:ascii="Consolas" w:hAnsi="Consolas"/>
        </w:rPr>
        <w:t>int</w:t>
      </w:r>
      <w:proofErr w:type="spellEnd"/>
      <w:proofErr w:type="gramEnd"/>
      <w:r w:rsidRPr="00374159">
        <w:rPr>
          <w:rFonts w:ascii="Consolas" w:hAnsi="Consolas"/>
        </w:rPr>
        <w:t xml:space="preserve">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w:t>
      </w:r>
      <w:proofErr w:type="spellStart"/>
      <w:proofErr w:type="gramStart"/>
      <w:r w:rsidRPr="00374159">
        <w:rPr>
          <w:rFonts w:ascii="Consolas" w:hAnsi="Consolas"/>
        </w:rPr>
        <w:t>int</w:t>
      </w:r>
      <w:proofErr w:type="spellEnd"/>
      <w:proofErr w:type="gramEnd"/>
      <w:r w:rsidRPr="00374159">
        <w:rPr>
          <w:rFonts w:ascii="Consolas" w:hAnsi="Consolas"/>
        </w:rPr>
        <w:t xml:space="preserve"> </w:t>
      </w:r>
      <w:proofErr w:type="spellStart"/>
      <w:r w:rsidRPr="00374159">
        <w:rPr>
          <w:rFonts w:ascii="Consolas" w:hAnsi="Consolas"/>
        </w:rPr>
        <w:t>const</w:t>
      </w:r>
      <w:proofErr w:type="spellEnd"/>
      <w:r w:rsidRPr="00374159">
        <w:rPr>
          <w:rFonts w:ascii="Consolas" w:hAnsi="Consolas"/>
        </w:rPr>
        <w:t xml:space="preserve"> a = 0;</w:t>
      </w:r>
    </w:p>
    <w:p w:rsidR="00374159" w:rsidRPr="00374159" w:rsidRDefault="00374159" w:rsidP="00374159">
      <w:pPr>
        <w:bidi w:val="0"/>
        <w:rPr>
          <w:rFonts w:ascii="Consolas" w:hAnsi="Consolas"/>
        </w:rPr>
      </w:pPr>
      <w:r w:rsidRPr="00374159">
        <w:rPr>
          <w:rFonts w:ascii="Consolas" w:hAnsi="Consolas"/>
        </w:rPr>
        <w:t xml:space="preserve">    </w:t>
      </w:r>
      <w:proofErr w:type="gramStart"/>
      <w:r w:rsidRPr="00374159">
        <w:rPr>
          <w:rFonts w:ascii="Consolas" w:hAnsi="Consolas"/>
        </w:rPr>
        <w:t>Foo(</w:t>
      </w:r>
      <w:proofErr w:type="gramEnd"/>
      <w:r w:rsidRPr="00374159">
        <w:rPr>
          <w:rFonts w:ascii="Consolas" w:hAnsi="Consolas"/>
        </w:rPr>
        <w:t>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proofErr w:type="spellStart"/>
      <w:r>
        <w:rPr>
          <w:rFonts w:ascii="Consolas" w:hAnsi="Consolas"/>
        </w:rPr>
        <w:t>int</w:t>
      </w:r>
      <w:proofErr w:type="spellEnd"/>
      <w:r>
        <w:rPr>
          <w:rFonts w:ascii="Consolas" w:hAnsi="Consolas"/>
        </w:rPr>
        <w: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 xml:space="preserve">T = </w:t>
      </w:r>
      <w:proofErr w:type="spellStart"/>
      <w:r>
        <w:rPr>
          <w:rFonts w:ascii="Consolas" w:hAnsi="Consolas"/>
        </w:rPr>
        <w:t>const</w:t>
      </w:r>
      <w:proofErr w:type="spellEnd"/>
      <w:r>
        <w:rPr>
          <w:rFonts w:ascii="Consolas" w:hAnsi="Consolas" w:hint="cs"/>
          <w:rtl/>
        </w:rPr>
        <w:t xml:space="preserve"> </w:t>
      </w:r>
      <w:proofErr w:type="spellStart"/>
      <w:r>
        <w:rPr>
          <w:rFonts w:ascii="Consolas" w:hAnsi="Consolas"/>
        </w:rPr>
        <w:t>int</w:t>
      </w:r>
      <w:proofErr w:type="spellEnd"/>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proofErr w:type="spellStart"/>
      <w:proofErr w:type="gramStart"/>
      <w:r>
        <w:rPr>
          <w:rFonts w:ascii="Consolas" w:hAnsi="Consolas"/>
        </w:rPr>
        <w:t>typeof</w:t>
      </w:r>
      <w:proofErr w:type="spellEnd"/>
      <w:proofErr w:type="gramEnd"/>
      <w:r>
        <w:rPr>
          <w:rFonts w:ascii="Consolas" w:hAnsi="Consolas"/>
        </w:rPr>
        <w:t xml:space="preserve"> (t) = </w:t>
      </w:r>
      <w:proofErr w:type="spellStart"/>
      <w:r>
        <w:rPr>
          <w:rFonts w:ascii="Consolas" w:hAnsi="Consolas"/>
        </w:rPr>
        <w:t>const</w:t>
      </w:r>
      <w:proofErr w:type="spellEnd"/>
      <w:r>
        <w:rPr>
          <w:rFonts w:ascii="Consolas" w:hAnsi="Consolas"/>
        </w:rPr>
        <w:t xml:space="preserve"> </w:t>
      </w:r>
      <w:proofErr w:type="spellStart"/>
      <w:r>
        <w:rPr>
          <w:rFonts w:ascii="Consolas" w:hAnsi="Consolas"/>
        </w:rPr>
        <w:t>int</w:t>
      </w:r>
      <w:proofErr w:type="spellEnd"/>
      <w:r>
        <w:rPr>
          <w:rFonts w:ascii="Consolas" w:hAnsi="Consolas"/>
        </w:rPr>
        <w:t xml:space="preserve"> &amp;</w:t>
      </w:r>
    </w:p>
    <w:p w:rsidR="00374159" w:rsidRDefault="00374159" w:rsidP="00374159">
      <w:pPr>
        <w:rPr>
          <w:rFonts w:ascii="Consolas" w:hAnsi="Consolas"/>
          <w:rtl/>
        </w:rPr>
      </w:pPr>
      <w:r>
        <w:rPr>
          <w:rFonts w:ascii="Consolas" w:hAnsi="Consolas" w:hint="cs"/>
          <w:rtl/>
        </w:rPr>
        <w:t xml:space="preserve">אם הכותרת של הפונקציה </w:t>
      </w:r>
      <w:proofErr w:type="spellStart"/>
      <w:r>
        <w:rPr>
          <w:rFonts w:ascii="Consolas" w:hAnsi="Consolas" w:hint="cs"/>
          <w:rtl/>
        </w:rPr>
        <w:t>היתה</w:t>
      </w:r>
      <w:proofErr w:type="spellEnd"/>
      <w:r>
        <w:rPr>
          <w:rFonts w:ascii="Consolas" w:hAnsi="Consolas" w:hint="cs"/>
          <w:rtl/>
        </w:rPr>
        <w:t xml:space="preserve"> כזו:</w:t>
      </w:r>
    </w:p>
    <w:p w:rsidR="00374159" w:rsidRDefault="00374159" w:rsidP="00374159">
      <w:pPr>
        <w:bidi w:val="0"/>
        <w:rPr>
          <w:rFonts w:ascii="Consolas" w:hAnsi="Consolas"/>
        </w:rPr>
      </w:pPr>
      <w:proofErr w:type="gramStart"/>
      <w:r w:rsidRPr="00374159">
        <w:rPr>
          <w:rFonts w:ascii="Consolas" w:hAnsi="Consolas"/>
        </w:rPr>
        <w:t>void</w:t>
      </w:r>
      <w:proofErr w:type="gramEnd"/>
      <w:r w:rsidRPr="00374159">
        <w:rPr>
          <w:rFonts w:ascii="Consolas" w:hAnsi="Consolas"/>
        </w:rPr>
        <w:t xml:space="preserve"> Foo(T</w:t>
      </w:r>
      <w:r>
        <w:rPr>
          <w:rFonts w:ascii="Consolas" w:hAnsi="Consolas" w:hint="cs"/>
          <w:rtl/>
        </w:rPr>
        <w:t xml:space="preserve"> </w:t>
      </w:r>
      <w:proofErr w:type="spellStart"/>
      <w:r>
        <w:rPr>
          <w:rFonts w:ascii="Consolas" w:hAnsi="Consolas"/>
        </w:rPr>
        <w:t>const</w:t>
      </w:r>
      <w:proofErr w:type="spellEnd"/>
      <w:r>
        <w:rPr>
          <w:rFonts w:ascii="Consolas" w:hAnsi="Consolas"/>
        </w:rPr>
        <w:t xml:space="preserve">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lastRenderedPageBreak/>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proofErr w:type="spellStart"/>
      <w:r>
        <w:rPr>
          <w:rFonts w:ascii="Consolas" w:hAnsi="Consolas"/>
        </w:rPr>
        <w:t>int</w:t>
      </w:r>
      <w:proofErr w:type="spellEnd"/>
      <w:r>
        <w:rPr>
          <w:rFonts w:ascii="Consolas" w:hAnsi="Consolas" w:hint="cs"/>
          <w:rtl/>
        </w:rPr>
        <w:t>.</w:t>
      </w:r>
    </w:p>
    <w:p w:rsidR="00BE7BA8" w:rsidRDefault="00BE7BA8" w:rsidP="00BE7BA8">
      <w:pPr>
        <w:pStyle w:val="Heading2"/>
        <w:bidi w:val="0"/>
      </w:pPr>
      <w:bookmarkStart w:id="23" w:name="_Toc7956921"/>
      <w:proofErr w:type="spellStart"/>
      <w:r>
        <w:t>Containters</w:t>
      </w:r>
      <w:bookmarkEnd w:id="23"/>
      <w:proofErr w:type="spellEnd"/>
    </w:p>
    <w:p w:rsidR="00A27E41" w:rsidRDefault="00DA2815" w:rsidP="006C6539">
      <w:pPr>
        <w:pStyle w:val="Heading3"/>
      </w:pPr>
      <w:bookmarkStart w:id="24" w:name="_Toc7956922"/>
      <w:r>
        <w:t xml:space="preserve">Standard </w:t>
      </w:r>
      <w:proofErr w:type="spellStart"/>
      <w:r>
        <w:t>containters</w:t>
      </w:r>
      <w:bookmarkEnd w:id="24"/>
      <w:proofErr w:type="spellEnd"/>
    </w:p>
    <w:p w:rsidR="00DA2815" w:rsidRDefault="00DA2815" w:rsidP="006C6539">
      <w:pPr>
        <w:bidi w:val="0"/>
        <w:rPr>
          <w:rtl/>
        </w:rPr>
      </w:pPr>
      <w:r w:rsidRPr="00DA2815">
        <w:t>PS: C++ Advanced Topics</w:t>
      </w:r>
      <w:proofErr w:type="gramStart"/>
      <w:r w:rsidRPr="00DA2815">
        <w:t>;  Kate</w:t>
      </w:r>
      <w:proofErr w:type="gramEnd"/>
      <w:r w:rsidRPr="00DA2815">
        <w:t xml:space="preserv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proofErr w:type="gramStart"/>
      <w:r>
        <w:t>vector</w:t>
      </w:r>
      <w:bookmarkEnd w:id="25"/>
      <w:proofErr w:type="gramEnd"/>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r>
      <w:proofErr w:type="spellStart"/>
      <w:r w:rsidRPr="00C91256">
        <w:rPr>
          <w:rFonts w:ascii="Consolas" w:hAnsi="Consolas"/>
          <w:highlight w:val="white"/>
        </w:rPr>
        <w:t>std</w:t>
      </w:r>
      <w:proofErr w:type="spellEnd"/>
      <w:r w:rsidRPr="00C91256">
        <w:rPr>
          <w:rFonts w:ascii="Consolas" w:hAnsi="Consolas"/>
          <w:highlight w:val="white"/>
        </w:rPr>
        <w:t xml:space="preserve">::vector&lt;Resource&gt; </w:t>
      </w:r>
      <w:proofErr w:type="spellStart"/>
      <w:proofErr w:type="gramStart"/>
      <w:r w:rsidRPr="00C91256">
        <w:rPr>
          <w:rFonts w:ascii="Consolas" w:hAnsi="Consolas"/>
          <w:highlight w:val="white"/>
        </w:rPr>
        <w:t>vp</w:t>
      </w:r>
      <w:proofErr w:type="spellEnd"/>
      <w:proofErr w:type="gramEnd"/>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w:t>
      </w:r>
      <w:proofErr w:type="gramStart"/>
      <w:r w:rsidRPr="00C91256">
        <w:rPr>
          <w:rFonts w:ascii="Consolas" w:hAnsi="Consolas"/>
          <w:highlight w:val="white"/>
        </w:rPr>
        <w:t>r(</w:t>
      </w:r>
      <w:proofErr w:type="gramEnd"/>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proofErr w:type="spellStart"/>
      <w:r w:rsidRPr="00C91256">
        <w:rPr>
          <w:rFonts w:ascii="Consolas" w:hAnsi="Consolas"/>
          <w:highlight w:val="white"/>
        </w:rPr>
        <w:t>vp.push_back</w:t>
      </w:r>
      <w:proofErr w:type="spellEnd"/>
      <w:r w:rsidRPr="00C91256">
        <w:rPr>
          <w:rFonts w:ascii="Consolas" w:hAnsi="Consolas"/>
          <w:highlight w:val="white"/>
        </w:rPr>
        <w:t>(r);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proofErr w:type="gramStart"/>
      <w:r>
        <w:t>r</w:t>
      </w:r>
      <w:proofErr w:type="gramEnd"/>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proofErr w:type="spellStart"/>
      <w:r w:rsidR="00F8153F">
        <w:rPr>
          <w:rFonts w:hint="cs"/>
          <w:rtl/>
        </w:rPr>
        <w:t>קונסט</w:t>
      </w:r>
      <w:proofErr w:type="spellEnd"/>
      <w:r w:rsidR="00F8153F">
        <w:rPr>
          <w:rFonts w:hint="cs"/>
          <w:rtl/>
        </w:rPr>
        <w:t>'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proofErr w:type="spellStart"/>
      <w:r w:rsidR="00CC068D">
        <w:t>unique_ptr</w:t>
      </w:r>
      <w:proofErr w:type="spellEnd"/>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proofErr w:type="gramStart"/>
      <w:r w:rsidRPr="00A01D99">
        <w:rPr>
          <w:rFonts w:ascii="Consolas" w:hAnsi="Consolas"/>
          <w:highlight w:val="white"/>
        </w:rPr>
        <w:t>vector&lt;</w:t>
      </w:r>
      <w:proofErr w:type="spellStart"/>
      <w:proofErr w:type="gramEnd"/>
      <w:r w:rsidRPr="00A01D99">
        <w:rPr>
          <w:rFonts w:ascii="Consolas" w:hAnsi="Consolas"/>
          <w:highlight w:val="white"/>
        </w:rPr>
        <w:t>unique_ptr</w:t>
      </w:r>
      <w:proofErr w:type="spellEnd"/>
      <w:r w:rsidRPr="00A01D99">
        <w:rPr>
          <w:rFonts w:ascii="Consolas" w:hAnsi="Consolas"/>
          <w:highlight w:val="white"/>
        </w:rPr>
        <w:t>&lt;Resource&gt;&gt; vp1;</w:t>
      </w:r>
    </w:p>
    <w:p w:rsidR="00B82566" w:rsidRDefault="00A724FA" w:rsidP="00A01D99">
      <w:pPr>
        <w:bidi w:val="0"/>
        <w:rPr>
          <w:highlight w:val="white"/>
          <w:rtl/>
        </w:rPr>
      </w:pPr>
      <w:r w:rsidRPr="00A01D99">
        <w:rPr>
          <w:rFonts w:ascii="Consolas" w:hAnsi="Consolas"/>
          <w:highlight w:val="white"/>
        </w:rPr>
        <w:t>vp1.push_</w:t>
      </w:r>
      <w:proofErr w:type="gramStart"/>
      <w:r w:rsidRPr="00A01D99">
        <w:rPr>
          <w:rFonts w:ascii="Consolas" w:hAnsi="Consolas"/>
          <w:highlight w:val="white"/>
        </w:rPr>
        <w:t>back(</w:t>
      </w:r>
      <w:proofErr w:type="spellStart"/>
      <w:proofErr w:type="gramEnd"/>
      <w:r w:rsidRPr="00A01D99">
        <w:rPr>
          <w:rFonts w:ascii="Consolas" w:hAnsi="Consolas"/>
          <w:highlight w:val="white"/>
        </w:rPr>
        <w:t>unique_ptr</w:t>
      </w:r>
      <w:proofErr w:type="spellEnd"/>
      <w:r w:rsidRPr="00A01D99">
        <w:rPr>
          <w:rFonts w:ascii="Consolas" w:hAnsi="Consolas"/>
          <w:highlight w:val="white"/>
        </w:rPr>
        <w:t>&lt;Resource&gt;(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 xml:space="preserve">ק את שני האיברים הקיימים מהישן אל החדש. כמובן </w:t>
      </w:r>
      <w:proofErr w:type="spellStart"/>
      <w:r w:rsidR="00F55D0F">
        <w:rPr>
          <w:rFonts w:hint="cs"/>
          <w:rtl/>
        </w:rPr>
        <w:t>שקונסט</w:t>
      </w:r>
      <w:proofErr w:type="spellEnd"/>
      <w:r w:rsidR="00F55D0F">
        <w:rPr>
          <w:rFonts w:hint="cs"/>
          <w:rtl/>
        </w:rPr>
        <w:t xml:space="preserve">' העתקה יופעלו כאן ובאחריות המתכנת לדאוג לבנות </w:t>
      </w:r>
      <w:proofErr w:type="spellStart"/>
      <w:r w:rsidR="00F55D0F">
        <w:rPr>
          <w:rFonts w:hint="cs"/>
          <w:rtl/>
        </w:rPr>
        <w:t>קונסט</w:t>
      </w:r>
      <w:proofErr w:type="spellEnd"/>
      <w:r w:rsidR="00F55D0F">
        <w:rPr>
          <w:rFonts w:hint="cs"/>
          <w:rtl/>
        </w:rPr>
        <w:t>'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proofErr w:type="spellStart"/>
      <w:proofErr w:type="gramStart"/>
      <w:r>
        <w:rPr>
          <w:rFonts w:ascii="Consolas" w:hAnsi="Consolas" w:cs="Consolas"/>
          <w:color w:val="000000"/>
          <w:sz w:val="19"/>
          <w:szCs w:val="19"/>
          <w:highlight w:val="white"/>
        </w:rPr>
        <w:t>v.reserve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proofErr w:type="gramStart"/>
      <w:r w:rsidRPr="00A54E9A">
        <w:t>adv-cpp\materials\advcpp-03-containers-exercise-files\Demo\Begin\ListAndVector</w:t>
      </w:r>
      <w:proofErr w:type="gramEnd"/>
      <w:r w:rsidRPr="00A54E9A">
        <w:t>\</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w:t>
      </w:r>
      <w:proofErr w:type="spellStart"/>
      <w:r>
        <w:rPr>
          <w:rFonts w:hint="cs"/>
          <w:rtl/>
        </w:rPr>
        <w:t>טריוואלי</w:t>
      </w:r>
      <w:proofErr w:type="spellEnd"/>
      <w:r>
        <w:rPr>
          <w:rFonts w:hint="cs"/>
          <w:rtl/>
        </w:rPr>
        <w:t xml:space="preserve">. </w:t>
      </w:r>
      <w:proofErr w:type="spellStart"/>
      <w:r>
        <w:rPr>
          <w:rFonts w:hint="cs"/>
          <w:rtl/>
        </w:rPr>
        <w:t>החסרון</w:t>
      </w:r>
      <w:proofErr w:type="spellEnd"/>
      <w:r>
        <w:rPr>
          <w:rFonts w:hint="cs"/>
          <w:rtl/>
        </w:rPr>
        <w:t xml:space="preserve">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w:t>
      </w:r>
      <w:proofErr w:type="spellStart"/>
      <w:r w:rsidR="00BA72F7">
        <w:t>ctor</w:t>
      </w:r>
      <w:proofErr w:type="spellEnd"/>
      <w:r w:rsidR="00BA72F7">
        <w:rPr>
          <w:rFonts w:hint="cs"/>
          <w:rtl/>
        </w:rPr>
        <w:t xml:space="preserve"> של כל אלמנט </w:t>
      </w:r>
      <w:proofErr w:type="spellStart"/>
      <w:r w:rsidR="00BA72F7">
        <w:rPr>
          <w:rFonts w:hint="cs"/>
          <w:rtl/>
        </w:rPr>
        <w:t>וכו</w:t>
      </w:r>
      <w:proofErr w:type="spellEnd"/>
      <w:r w:rsidR="00BA72F7">
        <w:rPr>
          <w:rFonts w:hint="cs"/>
          <w:rtl/>
        </w:rPr>
        <w:t>'.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xml:space="preserve">, האיברים אינם רצופים </w:t>
      </w:r>
      <w:proofErr w:type="spellStart"/>
      <w:r w:rsidR="00BA72F7">
        <w:rPr>
          <w:rFonts w:hint="cs"/>
          <w:rtl/>
        </w:rPr>
        <w:t>בזכרון</w:t>
      </w:r>
      <w:proofErr w:type="spellEnd"/>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w:t>
      </w:r>
      <w:proofErr w:type="gramStart"/>
      <w:r w:rsidRPr="00A01D99">
        <w:rPr>
          <w:rFonts w:ascii="Consolas" w:hAnsi="Consolas"/>
        </w:rPr>
        <w:t>vector&lt;</w:t>
      </w:r>
      <w:proofErr w:type="gramEnd"/>
      <w:r w:rsidRPr="00A01D99">
        <w:rPr>
          <w:rFonts w:ascii="Consolas" w:hAnsi="Consolas"/>
        </w:rPr>
        <w:t>string&gt; v = {"one", "two", "three"};</w:t>
      </w:r>
    </w:p>
    <w:p w:rsidR="005E36CD" w:rsidRPr="00A01D99" w:rsidRDefault="00DE439C" w:rsidP="00A01D99">
      <w:pPr>
        <w:bidi w:val="0"/>
        <w:rPr>
          <w:rFonts w:ascii="Consolas" w:hAnsi="Consolas"/>
        </w:rPr>
      </w:pPr>
      <w:r w:rsidRPr="00A01D99">
        <w:rPr>
          <w:rFonts w:ascii="Consolas" w:hAnsi="Consolas"/>
        </w:rPr>
        <w:t xml:space="preserve">    </w:t>
      </w:r>
      <w:proofErr w:type="gramStart"/>
      <w:r w:rsidRPr="00A01D99">
        <w:rPr>
          <w:rFonts w:ascii="Consolas" w:hAnsi="Consolas"/>
        </w:rPr>
        <w:t>for(</w:t>
      </w:r>
      <w:proofErr w:type="gramEnd"/>
      <w:r w:rsidRPr="00A01D99">
        <w:rPr>
          <w:rFonts w:ascii="Consolas" w:hAnsi="Consolas"/>
        </w:rPr>
        <w:t>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proofErr w:type="spellStart"/>
      <w:proofErr w:type="gramStart"/>
      <w:r w:rsidRPr="00A01D99">
        <w:rPr>
          <w:rFonts w:ascii="Consolas" w:hAnsi="Consolas"/>
        </w:rPr>
        <w:t>cout</w:t>
      </w:r>
      <w:proofErr w:type="spellEnd"/>
      <w:proofErr w:type="gramEnd"/>
      <w:r w:rsidRPr="00A01D99">
        <w:rPr>
          <w:rFonts w:ascii="Consolas" w:hAnsi="Consolas"/>
        </w:rPr>
        <w:t xml:space="preserve">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w:t>
      </w:r>
      <w:proofErr w:type="spellStart"/>
      <w:r>
        <w:rPr>
          <w:rFonts w:hint="cs"/>
          <w:rtl/>
        </w:rPr>
        <w:t>איטרציה</w:t>
      </w:r>
      <w:proofErr w:type="spellEnd"/>
      <w:r>
        <w:rPr>
          <w:rFonts w:hint="cs"/>
          <w:rtl/>
        </w:rPr>
        <w:t xml:space="preserve"> בכוון ההפוך בעזרת </w:t>
      </w:r>
      <w:proofErr w:type="spellStart"/>
      <w:r>
        <w:t>rbegin</w:t>
      </w:r>
      <w:proofErr w:type="spellEnd"/>
      <w:r>
        <w:t>(),rend();</w:t>
      </w:r>
    </w:p>
    <w:p w:rsidR="00A76522" w:rsidRPr="005E36CD" w:rsidRDefault="0024036E" w:rsidP="0024036E">
      <w:r>
        <w:rPr>
          <w:rFonts w:hint="cs"/>
          <w:rtl/>
        </w:rPr>
        <w:t xml:space="preserve">או </w:t>
      </w:r>
      <w:proofErr w:type="spellStart"/>
      <w:r w:rsidR="00A76522">
        <w:t>cbegin</w:t>
      </w:r>
      <w:proofErr w:type="spellEnd"/>
      <w:r w:rsidR="00A76522">
        <w:t>(),</w:t>
      </w:r>
      <w:proofErr w:type="spellStart"/>
      <w:r w:rsidR="00A76522">
        <w:t>cend</w:t>
      </w:r>
      <w:proofErr w:type="spellEnd"/>
      <w:r w:rsidR="00A76522">
        <w:t>();</w:t>
      </w:r>
      <w:r w:rsidR="00A76522">
        <w:rPr>
          <w:rFonts w:hint="cs"/>
          <w:rtl/>
        </w:rPr>
        <w:t xml:space="preserve"> </w:t>
      </w:r>
      <w:r>
        <w:rPr>
          <w:rFonts w:hint="cs"/>
          <w:rtl/>
        </w:rPr>
        <w:t xml:space="preserve">כאשר </w:t>
      </w:r>
      <w:r>
        <w:t>c</w:t>
      </w:r>
      <w:r>
        <w:rPr>
          <w:rFonts w:hint="cs"/>
          <w:rtl/>
        </w:rPr>
        <w:t xml:space="preserve"> עומד עבור </w:t>
      </w:r>
      <w:proofErr w:type="spellStart"/>
      <w:r>
        <w:t>const</w:t>
      </w:r>
      <w:proofErr w:type="spellEnd"/>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proofErr w:type="spellStart"/>
      <w:r w:rsidR="00A76522">
        <w:t>const</w:t>
      </w:r>
      <w:proofErr w:type="spellEnd"/>
    </w:p>
    <w:p w:rsidR="005E36CD" w:rsidRDefault="0024036E" w:rsidP="005E36CD">
      <w:pPr>
        <w:rPr>
          <w:rtl/>
        </w:rPr>
      </w:pPr>
      <w:r>
        <w:rPr>
          <w:rFonts w:hint="cs"/>
          <w:rtl/>
        </w:rPr>
        <w:t xml:space="preserve">בשפה התחדש כתיב מקוצר (קצת דומה ל </w:t>
      </w:r>
      <w:proofErr w:type="spellStart"/>
      <w:r>
        <w:t>foreach</w:t>
      </w:r>
      <w:proofErr w:type="spellEnd"/>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proofErr w:type="gramStart"/>
      <w:r w:rsidRPr="00A01D99">
        <w:rPr>
          <w:rFonts w:ascii="Consolas" w:hAnsi="Consolas"/>
          <w:color w:val="0000FF"/>
          <w:highlight w:val="white"/>
        </w:rPr>
        <w:t>for</w:t>
      </w:r>
      <w:proofErr w:type="gramEnd"/>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r>
      <w:proofErr w:type="spellStart"/>
      <w:r w:rsidRPr="00A01D99">
        <w:rPr>
          <w:rFonts w:ascii="Consolas" w:hAnsi="Consolas"/>
          <w:highlight w:val="white"/>
        </w:rPr>
        <w:t>std</w:t>
      </w:r>
      <w:proofErr w:type="spellEnd"/>
      <w:r w:rsidRPr="00A01D99">
        <w:rPr>
          <w:rFonts w:ascii="Consolas" w:hAnsi="Consolas"/>
          <w:highlight w:val="white"/>
        </w:rPr>
        <w:t>::</w:t>
      </w:r>
      <w:proofErr w:type="spellStart"/>
      <w:r w:rsidRPr="00A01D99">
        <w:rPr>
          <w:rFonts w:ascii="Consolas" w:hAnsi="Consolas"/>
          <w:highlight w:val="white"/>
        </w:rPr>
        <w:t>cout</w:t>
      </w:r>
      <w:proofErr w:type="spellEnd"/>
      <w:r w:rsidRPr="00A01D99">
        <w:rPr>
          <w:rFonts w:ascii="Consolas" w:hAnsi="Consolas"/>
          <w:highlight w:val="white"/>
        </w:rPr>
        <w:t xml:space="preserve"> </w:t>
      </w:r>
      <w:r w:rsidRPr="00A01D99">
        <w:rPr>
          <w:rFonts w:ascii="Consolas" w:hAnsi="Consolas"/>
          <w:color w:val="008080"/>
          <w:highlight w:val="white"/>
        </w:rPr>
        <w:t>&lt;&lt;</w:t>
      </w:r>
      <w:r w:rsidRPr="00A01D99">
        <w:rPr>
          <w:rFonts w:ascii="Consolas" w:hAnsi="Consolas"/>
          <w:highlight w:val="white"/>
        </w:rPr>
        <w:t xml:space="preserve"> </w:t>
      </w:r>
      <w:proofErr w:type="spellStart"/>
      <w:proofErr w:type="gramStart"/>
      <w:r w:rsidRPr="00A01D99">
        <w:rPr>
          <w:rFonts w:ascii="Consolas" w:hAnsi="Consolas"/>
          <w:highlight w:val="white"/>
        </w:rPr>
        <w:t>a.GetId</w:t>
      </w:r>
      <w:proofErr w:type="spellEnd"/>
      <w:r w:rsidRPr="00A01D99">
        <w:rPr>
          <w:rFonts w:ascii="Consolas" w:hAnsi="Consolas"/>
          <w:highlight w:val="white"/>
        </w:rPr>
        <w:t>(</w:t>
      </w:r>
      <w:proofErr w:type="gramEnd"/>
      <w:r w:rsidRPr="00A01D99">
        <w:rPr>
          <w:rFonts w:ascii="Consolas" w:hAnsi="Consolas"/>
          <w:highlight w:val="white"/>
        </w:rPr>
        <w:t xml:space="preserve">)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w:t>
      </w:r>
      <w:proofErr w:type="spellStart"/>
      <w:r>
        <w:rPr>
          <w:highlight w:val="white"/>
        </w:rPr>
        <w:t>seq</w:t>
      </w:r>
      <w:proofErr w:type="spellEnd"/>
      <w:r>
        <w:rPr>
          <w:highlight w:val="white"/>
        </w:rPr>
        <w:t>)</w:t>
      </w:r>
      <w:r>
        <w:rPr>
          <w:rFonts w:hint="cs"/>
          <w:highlight w:val="white"/>
          <w:rtl/>
        </w:rPr>
        <w:t xml:space="preserve"> אז נבחרת האפשרות </w:t>
      </w:r>
      <w:proofErr w:type="spellStart"/>
      <w:r>
        <w:rPr>
          <w:rFonts w:hint="cs"/>
          <w:highlight w:val="white"/>
          <w:rtl/>
        </w:rPr>
        <w:t>השניה</w:t>
      </w:r>
      <w:proofErr w:type="spellEnd"/>
      <w:r>
        <w:rPr>
          <w:rFonts w:hint="cs"/>
          <w:highlight w:val="white"/>
          <w:rtl/>
        </w:rPr>
        <w:t>)</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w:t>
      </w:r>
      <w:proofErr w:type="spellStart"/>
      <w:r>
        <w:rPr>
          <w:highlight w:val="white"/>
        </w:rPr>
        <w:t>ctor</w:t>
      </w:r>
      <w:proofErr w:type="spellEnd"/>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3"/>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proofErr w:type="gramStart"/>
      <w:r>
        <w:rPr>
          <w:color w:val="0000FF"/>
          <w:highlight w:val="white"/>
        </w:rPr>
        <w:t>for</w:t>
      </w:r>
      <w:proofErr w:type="gramEnd"/>
      <w:r>
        <w:rPr>
          <w:highlight w:val="white"/>
        </w:rPr>
        <w:t xml:space="preserve"> (</w:t>
      </w:r>
      <w:r>
        <w:rPr>
          <w:color w:val="0000FF"/>
          <w:highlight w:val="white"/>
        </w:rPr>
        <w:t>auto</w:t>
      </w:r>
      <w:r>
        <w:rPr>
          <w:highlight w:val="white"/>
        </w:rPr>
        <w:t xml:space="preserve"> a = begin(</w:t>
      </w:r>
      <w:proofErr w:type="spellStart"/>
      <w:r w:rsidRPr="00A76522">
        <w:rPr>
          <w:highlight w:val="white"/>
        </w:rPr>
        <w:t>arr</w:t>
      </w:r>
      <w:proofErr w:type="spellEnd"/>
      <w:r>
        <w:rPr>
          <w:highlight w:val="white"/>
        </w:rPr>
        <w:t>); a != end(</w:t>
      </w:r>
      <w:proofErr w:type="spellStart"/>
      <w:r>
        <w:rPr>
          <w:highlight w:val="white"/>
        </w:rPr>
        <w:t>arr</w:t>
      </w:r>
      <w:proofErr w:type="spellEnd"/>
      <w:r>
        <w:rPr>
          <w:highlight w:val="white"/>
        </w:rPr>
        <w:t>);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xml:space="preserve">, </w:t>
      </w:r>
      <w:proofErr w:type="spellStart"/>
      <w:r>
        <w:t>Kate.G</w:t>
      </w:r>
      <w:proofErr w:type="spellEnd"/>
    </w:p>
    <w:p w:rsidR="00927798" w:rsidRDefault="00927798" w:rsidP="00927798">
      <w:pPr>
        <w:rPr>
          <w:rtl/>
        </w:rPr>
      </w:pPr>
      <w:r>
        <w:rPr>
          <w:rFonts w:hint="cs"/>
          <w:rtl/>
        </w:rPr>
        <w:t xml:space="preserve">כתיב חדש, קצת דומה ל </w:t>
      </w:r>
      <w:r>
        <w:t>for-each</w:t>
      </w:r>
    </w:p>
    <w:p w:rsidR="00927798" w:rsidRDefault="00927798" w:rsidP="005455BE">
      <w:pPr>
        <w:pStyle w:val="CodeStyle"/>
      </w:pPr>
      <w:proofErr w:type="gramStart"/>
      <w:r>
        <w:t>for</w:t>
      </w:r>
      <w:proofErr w:type="gramEnd"/>
      <w:r>
        <w:t xml:space="preserve"> (</w:t>
      </w:r>
      <w:proofErr w:type="spellStart"/>
      <w:r>
        <w:t>int</w:t>
      </w:r>
      <w:proofErr w:type="spellEnd"/>
      <w:r>
        <w:t xml:space="preserve"> i: v){}</w:t>
      </w:r>
    </w:p>
    <w:p w:rsidR="00927798" w:rsidRDefault="00927798" w:rsidP="005455BE">
      <w:pPr>
        <w:pStyle w:val="CodeStyle"/>
      </w:pPr>
      <w:proofErr w:type="gramStart"/>
      <w:r>
        <w:t>for</w:t>
      </w:r>
      <w:proofErr w:type="gramEnd"/>
      <w:r>
        <w:t xml:space="preserve"> (</w:t>
      </w:r>
      <w:proofErr w:type="spellStart"/>
      <w:r>
        <w:t>int</w:t>
      </w:r>
      <w:proofErr w:type="spellEnd"/>
      <w:r>
        <w:t>&amp; i: v){}</w:t>
      </w:r>
    </w:p>
    <w:p w:rsidR="00927798" w:rsidRDefault="00927798" w:rsidP="005455BE">
      <w:pPr>
        <w:pStyle w:val="CodeStyle"/>
      </w:pPr>
      <w:proofErr w:type="gramStart"/>
      <w:r>
        <w:t>for</w:t>
      </w:r>
      <w:proofErr w:type="gramEnd"/>
      <w:r>
        <w:t xml:space="preserve"> (auto&amp; i: v){}</w:t>
      </w:r>
    </w:p>
    <w:p w:rsidR="00927798" w:rsidRPr="00927798" w:rsidRDefault="00927798" w:rsidP="005455BE">
      <w:pPr>
        <w:pStyle w:val="CodeStyle"/>
      </w:pPr>
      <w:proofErr w:type="gramStart"/>
      <w:r>
        <w:lastRenderedPageBreak/>
        <w:t>for(</w:t>
      </w:r>
      <w:proofErr w:type="spellStart"/>
      <w:proofErr w:type="gramEnd"/>
      <w:r>
        <w:t>const</w:t>
      </w:r>
      <w:proofErr w:type="spellEnd"/>
      <w:r>
        <w:t xml:space="preserve"> auto&amp; i: v){}</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proofErr w:type="gramStart"/>
      <w:r>
        <w:t>count</w:t>
      </w:r>
      <w:proofErr w:type="gramEnd"/>
      <w:r>
        <w:t xml:space="preserve">; </w:t>
      </w:r>
      <w:proofErr w:type="spellStart"/>
      <w:r>
        <w:t>count_if</w:t>
      </w:r>
      <w:proofErr w:type="spellEnd"/>
      <w:r>
        <w:t>; for( iterator);</w:t>
      </w:r>
      <w:r w:rsidR="00315458">
        <w:t xml:space="preserve"> </w:t>
      </w:r>
      <w:proofErr w:type="spellStart"/>
      <w:r>
        <w:t>all_of</w:t>
      </w:r>
      <w:proofErr w:type="spellEnd"/>
      <w:r>
        <w:t xml:space="preserve">; </w:t>
      </w:r>
      <w:proofErr w:type="spellStart"/>
      <w:r>
        <w:t>any_of</w:t>
      </w:r>
      <w:proofErr w:type="spellEnd"/>
      <w:r>
        <w:t xml:space="preserve">; </w:t>
      </w:r>
      <w:proofErr w:type="spellStart"/>
      <w:r>
        <w:t>none_of</w:t>
      </w:r>
      <w:bookmarkEnd w:id="30"/>
      <w:proofErr w:type="spellEnd"/>
    </w:p>
    <w:p w:rsidR="00315458" w:rsidRPr="00A01D99" w:rsidRDefault="00315458" w:rsidP="00A01D99">
      <w:pPr>
        <w:bidi w:val="0"/>
        <w:rPr>
          <w:rFonts w:ascii="Consolas" w:hAnsi="Consolas"/>
          <w:rtl/>
        </w:rPr>
      </w:pPr>
      <w:r w:rsidRPr="00A01D99">
        <w:rPr>
          <w:rFonts w:ascii="Consolas" w:hAnsi="Consolas"/>
        </w:rPr>
        <w:t xml:space="preserve">// </w:t>
      </w:r>
      <w:proofErr w:type="gramStart"/>
      <w:r w:rsidRPr="00A01D99">
        <w:rPr>
          <w:rFonts w:ascii="Consolas" w:hAnsi="Consolas"/>
        </w:rPr>
        <w:t>Count.cpp :</w:t>
      </w:r>
      <w:proofErr w:type="gramEnd"/>
      <w:r w:rsidRPr="00A01D99">
        <w:rPr>
          <w:rFonts w:ascii="Consolas" w:hAnsi="Consolas"/>
        </w:rPr>
        <w:t xml:space="preserve">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w:t>
      </w:r>
      <w:proofErr w:type="spellStart"/>
      <w:r w:rsidRPr="00A01D99">
        <w:rPr>
          <w:rFonts w:ascii="Consolas" w:hAnsi="Consolas"/>
        </w:rPr>
        <w:t>stdafx.h</w:t>
      </w:r>
      <w:proofErr w:type="spellEnd"/>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proofErr w:type="gramStart"/>
      <w:r w:rsidRPr="00A01D99">
        <w:rPr>
          <w:rFonts w:ascii="Consolas" w:hAnsi="Consolas"/>
        </w:rPr>
        <w:t>using</w:t>
      </w:r>
      <w:proofErr w:type="gramEnd"/>
      <w:r w:rsidRPr="00A01D99">
        <w:rPr>
          <w:rFonts w:ascii="Consolas" w:hAnsi="Consolas"/>
        </w:rPr>
        <w:t xml:space="preserve"> namespace </w:t>
      </w:r>
      <w:proofErr w:type="spellStart"/>
      <w:r w:rsidRPr="00A01D99">
        <w:rPr>
          <w:rFonts w:ascii="Consolas" w:hAnsi="Consolas"/>
        </w:rPr>
        <w:t>std</w:t>
      </w:r>
      <w:proofErr w:type="spellEnd"/>
      <w:r w:rsidRPr="00A01D99">
        <w:rPr>
          <w:rFonts w:ascii="Consolas" w:hAnsi="Consolas"/>
        </w:rPr>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proofErr w:type="spellStart"/>
      <w:proofErr w:type="gramStart"/>
      <w:r w:rsidRPr="00A01D99">
        <w:rPr>
          <w:rFonts w:ascii="Consolas" w:hAnsi="Consolas"/>
        </w:rPr>
        <w:t>int</w:t>
      </w:r>
      <w:proofErr w:type="spellEnd"/>
      <w:proofErr w:type="gramEnd"/>
      <w:r w:rsidRPr="00A01D99">
        <w:rPr>
          <w:rFonts w:ascii="Consolas" w:hAnsi="Consolas"/>
        </w:rPr>
        <w:t xml:space="preserve">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w:t>
      </w:r>
      <w:proofErr w:type="spellStart"/>
      <w:r w:rsidRPr="00A01D99">
        <w:rPr>
          <w:rFonts w:ascii="Consolas" w:hAnsi="Consolas"/>
        </w:rPr>
        <w:t>int</w:t>
      </w:r>
      <w:proofErr w:type="spellEnd"/>
      <w:r w:rsidRPr="00A01D99">
        <w:rPr>
          <w:rFonts w:ascii="Consolas" w:hAnsi="Consolas"/>
        </w:rPr>
        <w: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twos = 0;</w:t>
      </w:r>
    </w:p>
    <w:p w:rsidR="00315458" w:rsidRDefault="00315458" w:rsidP="00A01D99">
      <w:pPr>
        <w:bidi w:val="0"/>
        <w:rPr>
          <w:rFonts w:ascii="Consolas" w:hAnsi="Consolas"/>
          <w:rtl/>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w:t>
      </w:r>
      <w:proofErr w:type="spellStart"/>
      <w:r w:rsidRPr="00A01D99">
        <w:rPr>
          <w:rFonts w:ascii="Consolas" w:hAnsi="Consolas"/>
        </w:rPr>
        <w:t>const</w:t>
      </w:r>
      <w:proofErr w:type="spellEnd"/>
      <w:r w:rsidRPr="00A01D99">
        <w:rPr>
          <w:rFonts w:ascii="Consolas" w:hAnsi="Consolas"/>
        </w:rPr>
        <w:t xml:space="preserve">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for</w:t>
      </w:r>
      <w:proofErr w:type="gramEnd"/>
      <w:r w:rsidRPr="00A01D99">
        <w:rPr>
          <w:rFonts w:ascii="Consolas" w:hAnsi="Consolas"/>
        </w:rPr>
        <w:t xml:space="preserve"> (</w:t>
      </w:r>
      <w:proofErr w:type="spellStart"/>
      <w:r w:rsidRPr="00A01D99">
        <w:rPr>
          <w:rFonts w:ascii="Consolas" w:hAnsi="Consolas"/>
        </w:rPr>
        <w:t>size_t</w:t>
      </w:r>
      <w:proofErr w:type="spellEnd"/>
      <w:r w:rsidRPr="00A01D99">
        <w:rPr>
          <w:rFonts w:ascii="Consolas" w:hAnsi="Consolas"/>
        </w:rPr>
        <w:t xml:space="preserve"> </w:t>
      </w:r>
      <w:proofErr w:type="spellStart"/>
      <w:r w:rsidRPr="00A01D99">
        <w:rPr>
          <w:rFonts w:ascii="Consolas" w:hAnsi="Consolas"/>
        </w:rPr>
        <w:t>i</w:t>
      </w:r>
      <w:proofErr w:type="spellEnd"/>
      <w:r w:rsidRPr="00A01D99">
        <w:rPr>
          <w:rFonts w:ascii="Consolas" w:hAnsi="Consolas"/>
        </w:rPr>
        <w:t xml:space="preserve"> = 0; </w:t>
      </w:r>
      <w:proofErr w:type="spellStart"/>
      <w:r w:rsidRPr="00A01D99">
        <w:rPr>
          <w:rFonts w:ascii="Consolas" w:hAnsi="Consolas"/>
        </w:rPr>
        <w:t>i</w:t>
      </w:r>
      <w:proofErr w:type="spellEnd"/>
      <w:r w:rsidRPr="00A01D99">
        <w:rPr>
          <w:rFonts w:ascii="Consolas" w:hAnsi="Consolas"/>
        </w:rPr>
        <w:t xml:space="preserve"> &lt; </w:t>
      </w:r>
      <w:proofErr w:type="spellStart"/>
      <w:r w:rsidRPr="00A01D99">
        <w:rPr>
          <w:rFonts w:ascii="Consolas" w:hAnsi="Consolas"/>
        </w:rPr>
        <w:t>v.size</w:t>
      </w:r>
      <w:proofErr w:type="spellEnd"/>
      <w:r w:rsidRPr="00A01D99">
        <w:rPr>
          <w:rFonts w:ascii="Consolas" w:hAnsi="Consolas"/>
        </w:rPr>
        <w:t xml:space="preserve">(); </w:t>
      </w:r>
      <w:proofErr w:type="spellStart"/>
      <w:r w:rsidRPr="00A01D99">
        <w:rPr>
          <w:rFonts w:ascii="Consolas" w:hAnsi="Consolas"/>
        </w:rPr>
        <w:t>i</w:t>
      </w:r>
      <w:proofErr w:type="spellEnd"/>
      <w:r w:rsidRPr="00A01D99">
        <w:rPr>
          <w:rFonts w:ascii="Consolas" w:hAnsi="Consolas"/>
        </w:rPr>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if</w:t>
      </w:r>
      <w:proofErr w:type="gramEnd"/>
      <w:r w:rsidRPr="00A01D99">
        <w:rPr>
          <w:rFonts w:ascii="Consolas" w:hAnsi="Consolas"/>
        </w:rPr>
        <w:t xml:space="preserve"> (v[</w:t>
      </w:r>
      <w:proofErr w:type="spellStart"/>
      <w:r w:rsidRPr="00A01D99">
        <w:rPr>
          <w:rFonts w:ascii="Consolas" w:hAnsi="Consolas"/>
        </w:rPr>
        <w:t>i</w:t>
      </w:r>
      <w:proofErr w:type="spellEnd"/>
      <w:r w:rsidRPr="00A01D99">
        <w:rPr>
          <w:rFonts w:ascii="Consolas" w:hAnsi="Consolas"/>
        </w:rPr>
        <w:t>]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r>
      <w:proofErr w:type="gramStart"/>
      <w:r w:rsidRPr="00A01D99">
        <w:rPr>
          <w:rFonts w:ascii="Consolas" w:hAnsi="Consolas"/>
        </w:rPr>
        <w:t>twos</w:t>
      </w:r>
      <w:proofErr w:type="gramEnd"/>
      <w:r w:rsidRPr="00A01D99">
        <w:rPr>
          <w:rFonts w:ascii="Consolas" w:hAnsi="Consolas"/>
        </w:rPr>
        <w: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lastRenderedPageBreak/>
        <w:tab/>
      </w:r>
      <w:proofErr w:type="gramStart"/>
      <w:r w:rsidRPr="00A01D99">
        <w:rPr>
          <w:rFonts w:ascii="Consolas" w:hAnsi="Consolas"/>
        </w:rPr>
        <w:t>twos</w:t>
      </w:r>
      <w:proofErr w:type="gramEnd"/>
      <w:r w:rsidRPr="00A01D99">
        <w:rPr>
          <w:rFonts w:ascii="Consolas" w:hAnsi="Consolas"/>
        </w:rPr>
        <w:t xml:space="preserve"> = count(</w:t>
      </w:r>
      <w:proofErr w:type="spellStart"/>
      <w:r w:rsidRPr="00A01D99">
        <w:rPr>
          <w:rFonts w:ascii="Consolas" w:hAnsi="Consolas"/>
        </w:rPr>
        <w:t>v.begin</w:t>
      </w:r>
      <w:proofErr w:type="spellEnd"/>
      <w:r w:rsidRPr="00A01D99">
        <w:rPr>
          <w:rFonts w:ascii="Consolas" w:hAnsi="Consolas"/>
        </w:rPr>
        <w:t xml:space="preserve">(), </w:t>
      </w:r>
      <w:proofErr w:type="spellStart"/>
      <w:r w:rsidRPr="00A01D99">
        <w:rPr>
          <w:rFonts w:ascii="Consolas" w:hAnsi="Consolas"/>
        </w:rPr>
        <w:t>v.end</w:t>
      </w:r>
      <w:proofErr w:type="spellEnd"/>
      <w:r w:rsidRPr="00A01D99">
        <w:rPr>
          <w:rFonts w:ascii="Consolas" w:hAnsi="Consolas"/>
        </w:rPr>
        <w:t>(),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twos</w:t>
      </w:r>
      <w:proofErr w:type="gramEnd"/>
      <w:r w:rsidRPr="00A01D99">
        <w:rPr>
          <w:rFonts w:ascii="Consolas" w:hAnsi="Consolas"/>
        </w:rPr>
        <w:t xml:space="preserve">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odds = 0;</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for</w:t>
      </w:r>
      <w:proofErr w:type="gramEnd"/>
      <w:r w:rsidRPr="00A01D99">
        <w:rPr>
          <w:rFonts w:ascii="Consolas" w:hAnsi="Consolas"/>
        </w:rPr>
        <w:t xml:space="preserve"> (auto </w:t>
      </w:r>
      <w:proofErr w:type="spellStart"/>
      <w:r w:rsidRPr="00A01D99">
        <w:rPr>
          <w:rFonts w:ascii="Consolas" w:hAnsi="Consolas"/>
        </w:rPr>
        <w:t>elem</w:t>
      </w:r>
      <w:proofErr w:type="spellEnd"/>
      <w:r w:rsidRPr="00A01D99">
        <w:rPr>
          <w:rFonts w:ascii="Consolas" w:hAnsi="Consolas"/>
        </w:rPr>
        <w:t xml:space="preserve">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if</w:t>
      </w:r>
      <w:proofErr w:type="gramEnd"/>
      <w:r w:rsidRPr="00A01D99">
        <w:rPr>
          <w:rFonts w:ascii="Consolas" w:hAnsi="Consolas"/>
        </w:rPr>
        <w:t xml:space="preserve"> (</w:t>
      </w:r>
      <w:proofErr w:type="spellStart"/>
      <w:r w:rsidRPr="00A01D99">
        <w:rPr>
          <w:rFonts w:ascii="Consolas" w:hAnsi="Consolas"/>
        </w:rPr>
        <w:t>elem</w:t>
      </w:r>
      <w:proofErr w:type="spellEnd"/>
      <w:r w:rsidRPr="00A01D99">
        <w:rPr>
          <w:rFonts w:ascii="Consolas" w:hAnsi="Consolas"/>
        </w:rPr>
        <w:t xml:space="preserve">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r>
      <w:proofErr w:type="gramStart"/>
      <w:r w:rsidRPr="00A01D99">
        <w:rPr>
          <w:rFonts w:ascii="Consolas" w:hAnsi="Consolas"/>
        </w:rPr>
        <w:t>odds</w:t>
      </w:r>
      <w:proofErr w:type="gramEnd"/>
      <w:r w:rsidRPr="00A01D99">
        <w:rPr>
          <w:rFonts w:ascii="Consolas" w:hAnsi="Consolas"/>
        </w:rPr>
        <w: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odds</w:t>
      </w:r>
      <w:proofErr w:type="gramEnd"/>
      <w:r w:rsidRPr="00A01D99">
        <w:rPr>
          <w:rFonts w:ascii="Consolas" w:hAnsi="Consolas"/>
        </w:rPr>
        <w:t xml:space="preserve"> = </w:t>
      </w:r>
      <w:proofErr w:type="spellStart"/>
      <w:r w:rsidRPr="00A01D99">
        <w:rPr>
          <w:rFonts w:ascii="Consolas" w:hAnsi="Consolas"/>
        </w:rPr>
        <w:t>count_if</w:t>
      </w:r>
      <w:proofErr w:type="spellEnd"/>
      <w:r w:rsidRPr="00A01D99">
        <w:rPr>
          <w:rFonts w:ascii="Consolas" w:hAnsi="Consolas"/>
        </w:rPr>
        <w:t xml:space="preserve">(begin(v), end(v), [](auto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w:t>
      </w:r>
      <w:proofErr w:type="spellStart"/>
      <w:r w:rsidRPr="00A01D99">
        <w:rPr>
          <w:rFonts w:ascii="Consolas" w:hAnsi="Consolas"/>
        </w:rPr>
        <w:t>int</w:t>
      </w:r>
      <w:proofErr w:type="spellEnd"/>
      <w:r w:rsidRPr="00A01D99">
        <w:rPr>
          <w:rFonts w:ascii="Consolas" w:hAnsi="Consolas"/>
        </w:rPr>
        <w:t xml:space="preserve">, </w:t>
      </w:r>
      <w:proofErr w:type="spellStart"/>
      <w:r w:rsidRPr="00A01D99">
        <w:rPr>
          <w:rFonts w:ascii="Consolas" w:hAnsi="Consolas"/>
        </w:rPr>
        <w:t>int</w:t>
      </w:r>
      <w:proofErr w:type="spellEnd"/>
      <w:r w:rsidRPr="00A01D99">
        <w:rPr>
          <w:rFonts w:ascii="Consolas" w:hAnsi="Consolas"/>
        </w:rPr>
        <w:t xml:space="preserve">&gt; </w:t>
      </w:r>
      <w:proofErr w:type="spellStart"/>
      <w:r w:rsidRPr="00A01D99">
        <w:rPr>
          <w:rFonts w:ascii="Consolas" w:hAnsi="Consolas"/>
        </w:rPr>
        <w:t>monthlengths</w:t>
      </w:r>
      <w:proofErr w:type="spellEnd"/>
      <w:r w:rsidRPr="00A01D99">
        <w:rPr>
          <w:rFonts w:ascii="Consolas" w:hAnsi="Consolas"/>
        </w:rPr>
        <w:t>{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w:t>
      </w:r>
      <w:proofErr w:type="spellStart"/>
      <w:r w:rsidRPr="00A01D99">
        <w:rPr>
          <w:rFonts w:ascii="Consolas" w:hAnsi="Consolas"/>
        </w:rPr>
        <w:t>longmonths</w:t>
      </w:r>
      <w:proofErr w:type="spellEnd"/>
      <w:r w:rsidRPr="00A01D99">
        <w:rPr>
          <w:rFonts w:ascii="Consolas" w:hAnsi="Consolas"/>
        </w:rPr>
        <w:t xml:space="preserve"> = </w:t>
      </w:r>
      <w:proofErr w:type="spellStart"/>
      <w:r w:rsidRPr="00A01D99">
        <w:rPr>
          <w:rFonts w:ascii="Consolas" w:hAnsi="Consolas"/>
        </w:rPr>
        <w:t>count_if</w:t>
      </w:r>
      <w:proofErr w:type="spellEnd"/>
      <w:r w:rsidRPr="00A01D99">
        <w:rPr>
          <w:rFonts w:ascii="Consolas" w:hAnsi="Consolas"/>
        </w:rPr>
        <w:t>(begin(</w:t>
      </w:r>
      <w:proofErr w:type="spellStart"/>
      <w:r w:rsidRPr="00A01D99">
        <w:rPr>
          <w:rFonts w:ascii="Consolas" w:hAnsi="Consolas"/>
        </w:rPr>
        <w:t>monthlengths</w:t>
      </w:r>
      <w:proofErr w:type="spellEnd"/>
      <w:r w:rsidRPr="00A01D99">
        <w:rPr>
          <w:rFonts w:ascii="Consolas" w:hAnsi="Consolas"/>
        </w:rPr>
        <w:t>), end(</w:t>
      </w:r>
      <w:proofErr w:type="spellStart"/>
      <w:r w:rsidRPr="00A01D99">
        <w:rPr>
          <w:rFonts w:ascii="Consolas" w:hAnsi="Consolas"/>
        </w:rPr>
        <w:t>monthlengths</w:t>
      </w:r>
      <w:proofErr w:type="spellEnd"/>
      <w:r w:rsidRPr="00A01D99">
        <w:rPr>
          <w:rFonts w:ascii="Consolas" w:hAnsi="Consolas"/>
        </w:rPr>
        <w:t xml:space="preserve">), [](auto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elem.second</w:t>
      </w:r>
      <w:proofErr w:type="spellEnd"/>
      <w:r w:rsidRPr="00A01D99">
        <w:rPr>
          <w:rFonts w:ascii="Consolas" w:hAnsi="Consolas"/>
        </w:rPr>
        <w:t xml:space="preserve">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bool</w:t>
      </w:r>
      <w:proofErr w:type="gramEnd"/>
      <w:r w:rsidRPr="00A01D99">
        <w:rPr>
          <w:rFonts w:ascii="Consolas" w:hAnsi="Consolas"/>
        </w:rPr>
        <w:t xml:space="preserve"> </w:t>
      </w:r>
      <w:proofErr w:type="spellStart"/>
      <w:r w:rsidRPr="00A01D99">
        <w:rPr>
          <w:rFonts w:ascii="Consolas" w:hAnsi="Consolas"/>
        </w:rPr>
        <w:t>allof</w:t>
      </w:r>
      <w:proofErr w:type="spellEnd"/>
      <w:r w:rsidRPr="00A01D99">
        <w:rPr>
          <w:rFonts w:ascii="Consolas" w:hAnsi="Consolas"/>
        </w:rPr>
        <w:t xml:space="preserve">, </w:t>
      </w:r>
      <w:proofErr w:type="spellStart"/>
      <w:r w:rsidRPr="00A01D99">
        <w:rPr>
          <w:rFonts w:ascii="Consolas" w:hAnsi="Consolas"/>
        </w:rPr>
        <w:t>noneof</w:t>
      </w:r>
      <w:proofErr w:type="spellEnd"/>
      <w:r w:rsidRPr="00A01D99">
        <w:rPr>
          <w:rFonts w:ascii="Consolas" w:hAnsi="Consolas"/>
        </w:rPr>
        <w:t xml:space="preserve">, </w:t>
      </w:r>
      <w:proofErr w:type="spellStart"/>
      <w:r w:rsidRPr="00A01D99">
        <w:rPr>
          <w:rFonts w:ascii="Consolas" w:hAnsi="Consolas"/>
        </w:rPr>
        <w:t>anyof</w:t>
      </w:r>
      <w:proofErr w:type="spellEnd"/>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allof</w:t>
      </w:r>
      <w:proofErr w:type="spellEnd"/>
      <w:proofErr w:type="gramEnd"/>
      <w:r w:rsidRPr="00A01D99">
        <w:rPr>
          <w:rFonts w:ascii="Consolas" w:hAnsi="Consolas"/>
        </w:rPr>
        <w:t xml:space="preserve"> = (odds == </w:t>
      </w:r>
      <w:proofErr w:type="spellStart"/>
      <w:r w:rsidRPr="00A01D99">
        <w:rPr>
          <w:rFonts w:ascii="Consolas" w:hAnsi="Consolas"/>
        </w:rPr>
        <w:t>v.size</w:t>
      </w:r>
      <w:proofErr w:type="spellEnd"/>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noneof</w:t>
      </w:r>
      <w:proofErr w:type="spellEnd"/>
      <w:proofErr w:type="gramEnd"/>
      <w:r w:rsidRPr="00A01D99">
        <w:rPr>
          <w:rFonts w:ascii="Consolas" w:hAnsi="Consolas"/>
        </w:rPr>
        <w:t xml:space="preserve"> = (odds == 0);</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anyof</w:t>
      </w:r>
      <w:proofErr w:type="spellEnd"/>
      <w:proofErr w:type="gramEnd"/>
      <w:r w:rsidRPr="00A01D99">
        <w:rPr>
          <w:rFonts w:ascii="Consolas" w:hAnsi="Consolas"/>
        </w:rPr>
        <w:t xml:space="preserve">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allof</w:t>
      </w:r>
      <w:proofErr w:type="spellEnd"/>
      <w:proofErr w:type="gramEnd"/>
      <w:r w:rsidRPr="00A01D99">
        <w:rPr>
          <w:rFonts w:ascii="Consolas" w:hAnsi="Consolas"/>
        </w:rPr>
        <w:t xml:space="preserve"> = </w:t>
      </w:r>
      <w:proofErr w:type="spellStart"/>
      <w:r w:rsidRPr="00A01D99">
        <w:rPr>
          <w:rFonts w:ascii="Consolas" w:hAnsi="Consolas"/>
        </w:rPr>
        <w:t>all_of</w:t>
      </w:r>
      <w:proofErr w:type="spellEnd"/>
      <w:r w:rsidRPr="00A01D99">
        <w:rPr>
          <w:rFonts w:ascii="Consolas" w:hAnsi="Consolas"/>
        </w:rPr>
        <w:t xml:space="preserve">(begin(v),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w:t>
      </w:r>
      <w:proofErr w:type="gramEnd"/>
      <w:r w:rsidRPr="00A01D99">
        <w:rPr>
          <w:rFonts w:ascii="Consolas" w:hAnsi="Consolas"/>
        </w:rPr>
        <w:t xml:space="preserve">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noneof</w:t>
      </w:r>
      <w:proofErr w:type="spellEnd"/>
      <w:proofErr w:type="gramEnd"/>
      <w:r w:rsidRPr="00A01D99">
        <w:rPr>
          <w:rFonts w:ascii="Consolas" w:hAnsi="Consolas"/>
        </w:rPr>
        <w:t xml:space="preserve"> = </w:t>
      </w:r>
      <w:proofErr w:type="spellStart"/>
      <w:r w:rsidRPr="00A01D99">
        <w:rPr>
          <w:rFonts w:ascii="Consolas" w:hAnsi="Consolas"/>
        </w:rPr>
        <w:t>none_of</w:t>
      </w:r>
      <w:proofErr w:type="spellEnd"/>
      <w:r w:rsidRPr="00A01D99">
        <w:rPr>
          <w:rFonts w:ascii="Consolas" w:hAnsi="Consolas"/>
        </w:rPr>
        <w:t xml:space="preserve">(begin(v),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w:t>
      </w:r>
      <w:proofErr w:type="gramEnd"/>
      <w:r w:rsidRPr="00A01D99">
        <w:rPr>
          <w:rFonts w:ascii="Consolas" w:hAnsi="Consolas"/>
        </w:rPr>
        <w:t xml:space="preserve">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anyof</w:t>
      </w:r>
      <w:proofErr w:type="spellEnd"/>
      <w:proofErr w:type="gramEnd"/>
      <w:r w:rsidRPr="00A01D99">
        <w:rPr>
          <w:rFonts w:ascii="Consolas" w:hAnsi="Consolas"/>
        </w:rPr>
        <w:t xml:space="preserve"> = </w:t>
      </w:r>
      <w:proofErr w:type="spellStart"/>
      <w:r w:rsidRPr="00A01D99">
        <w:rPr>
          <w:rFonts w:ascii="Consolas" w:hAnsi="Consolas"/>
        </w:rPr>
        <w:t>any_of</w:t>
      </w:r>
      <w:proofErr w:type="spellEnd"/>
      <w:r w:rsidRPr="00A01D99">
        <w:rPr>
          <w:rFonts w:ascii="Consolas" w:hAnsi="Consolas"/>
        </w:rPr>
        <w:t xml:space="preserve">(begin(v),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w:t>
      </w:r>
      <w:proofErr w:type="gramEnd"/>
      <w:r w:rsidRPr="00A01D99">
        <w:rPr>
          <w:rFonts w:ascii="Consolas" w:hAnsi="Consolas"/>
        </w:rPr>
        <w:t xml:space="preserve">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return</w:t>
      </w:r>
      <w:proofErr w:type="gramEnd"/>
      <w:r w:rsidRPr="00A01D99">
        <w:rPr>
          <w:rFonts w:ascii="Consolas" w:hAnsi="Consolas"/>
        </w:rPr>
        <w:t xml:space="preserve">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proofErr w:type="gramStart"/>
      <w:r>
        <w:t>find</w:t>
      </w:r>
      <w:proofErr w:type="gramEnd"/>
      <w:r>
        <w:t xml:space="preserve">, </w:t>
      </w:r>
      <w:proofErr w:type="spellStart"/>
      <w:r>
        <w:t>find_if</w:t>
      </w:r>
      <w:bookmarkEnd w:id="31"/>
      <w:proofErr w:type="spellEnd"/>
    </w:p>
    <w:p w:rsidR="00266542" w:rsidRPr="00266542" w:rsidRDefault="00266542" w:rsidP="006C6539">
      <w:pPr>
        <w:bidi w:val="0"/>
        <w:rPr>
          <w:rtl/>
        </w:rPr>
      </w:pPr>
      <w:r w:rsidRPr="00266542">
        <w:lastRenderedPageBreak/>
        <w:t xml:space="preserve">// </w:t>
      </w:r>
      <w:proofErr w:type="gramStart"/>
      <w:r w:rsidRPr="00266542">
        <w:t>Find.cpp :</w:t>
      </w:r>
      <w:proofErr w:type="gramEnd"/>
      <w:r w:rsidRPr="00266542">
        <w:t xml:space="preserve"> </w:t>
      </w:r>
    </w:p>
    <w:p w:rsidR="00266542" w:rsidRPr="00266542" w:rsidRDefault="00266542" w:rsidP="006C6539">
      <w:pPr>
        <w:bidi w:val="0"/>
        <w:rPr>
          <w:rtl/>
        </w:rPr>
      </w:pPr>
    </w:p>
    <w:p w:rsidR="00266542" w:rsidRPr="00266542" w:rsidRDefault="00266542" w:rsidP="00A76522">
      <w:r w:rsidRPr="00266542">
        <w:t>#include "</w:t>
      </w:r>
      <w:proofErr w:type="spellStart"/>
      <w:r w:rsidRPr="00266542">
        <w:t>stdafx.h</w:t>
      </w:r>
      <w:proofErr w:type="spellEnd"/>
      <w:r w:rsidRPr="00266542">
        <w:t>"</w:t>
      </w:r>
    </w:p>
    <w:p w:rsidR="00266542" w:rsidRPr="00266542" w:rsidRDefault="00266542" w:rsidP="00A76522">
      <w:r w:rsidRPr="00266542">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proofErr w:type="gramStart"/>
      <w:r w:rsidRPr="00266542">
        <w:t>using</w:t>
      </w:r>
      <w:proofErr w:type="gramEnd"/>
      <w:r w:rsidRPr="00266542">
        <w:t xml:space="preserve"> namespace </w:t>
      </w:r>
      <w:proofErr w:type="spellStart"/>
      <w:r w:rsidRPr="00266542">
        <w:t>std</w:t>
      </w:r>
      <w:proofErr w:type="spellEnd"/>
      <w:r w:rsidRPr="00266542">
        <w:t>;</w:t>
      </w:r>
    </w:p>
    <w:p w:rsidR="00266542" w:rsidRPr="00266542" w:rsidRDefault="00266542" w:rsidP="00A76522">
      <w:pPr>
        <w:rPr>
          <w:rtl/>
        </w:rPr>
      </w:pPr>
    </w:p>
    <w:p w:rsidR="00266542" w:rsidRPr="00266542" w:rsidRDefault="00266542" w:rsidP="00A76522">
      <w:proofErr w:type="spellStart"/>
      <w:proofErr w:type="gramStart"/>
      <w:r w:rsidRPr="00266542">
        <w:t>int</w:t>
      </w:r>
      <w:proofErr w:type="spellEnd"/>
      <w:proofErr w:type="gramEnd"/>
      <w:r w:rsidRPr="00266542">
        <w:t xml:space="preserve"> main()</w:t>
      </w:r>
    </w:p>
    <w:p w:rsidR="00266542" w:rsidRPr="00266542" w:rsidRDefault="00266542" w:rsidP="00A76522">
      <w:pPr>
        <w:rPr>
          <w:rtl/>
        </w:rPr>
      </w:pPr>
      <w:r w:rsidRPr="00266542">
        <w:t>{</w:t>
      </w:r>
    </w:p>
    <w:p w:rsidR="00266542" w:rsidRPr="00266542" w:rsidRDefault="00266542" w:rsidP="00A76522">
      <w:r w:rsidRPr="00266542">
        <w:tab/>
      </w:r>
      <w:proofErr w:type="gramStart"/>
      <w:r w:rsidRPr="00266542">
        <w:t>vector&lt;</w:t>
      </w:r>
      <w:proofErr w:type="spellStart"/>
      <w:proofErr w:type="gramEnd"/>
      <w:r w:rsidRPr="00266542">
        <w:t>int</w:t>
      </w:r>
      <w:proofErr w:type="spellEnd"/>
      <w:r w:rsidRPr="00266542">
        <w:t>&gt; v{  4, 6, 6, 1, 3, -2, 0, 11, 2, 3, 2, 4, 4, 2, 4 };</w:t>
      </w:r>
    </w:p>
    <w:p w:rsidR="00266542" w:rsidRPr="00266542" w:rsidRDefault="00266542" w:rsidP="00A76522">
      <w:r w:rsidRPr="00266542">
        <w:tab/>
      </w:r>
      <w:proofErr w:type="gramStart"/>
      <w:r w:rsidRPr="00266542">
        <w:t>string</w:t>
      </w:r>
      <w:proofErr w:type="gramEnd"/>
      <w:r w:rsidRPr="00266542">
        <w:t xml:space="preserve">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r>
      <w:proofErr w:type="gramStart"/>
      <w:r w:rsidRPr="00266542">
        <w:t>auto</w:t>
      </w:r>
      <w:proofErr w:type="gramEnd"/>
      <w:r w:rsidRPr="00266542">
        <w:t xml:space="preserve"> result = find(begin(v), end(v), 0);</w:t>
      </w:r>
    </w:p>
    <w:p w:rsidR="00266542" w:rsidRPr="00266542" w:rsidRDefault="00266542" w:rsidP="00A76522">
      <w:r w:rsidRPr="00266542">
        <w:tab/>
      </w:r>
      <w:proofErr w:type="spellStart"/>
      <w:proofErr w:type="gramStart"/>
      <w:r w:rsidRPr="00266542">
        <w:t>int</w:t>
      </w:r>
      <w:proofErr w:type="spellEnd"/>
      <w:proofErr w:type="gramEnd"/>
      <w:r w:rsidRPr="00266542">
        <w:t xml:space="preserve"> </w:t>
      </w:r>
      <w:proofErr w:type="spellStart"/>
      <w:r w:rsidRPr="00266542">
        <w:t>weLookedFor</w:t>
      </w:r>
      <w:proofErr w:type="spellEnd"/>
      <w:r w:rsidRPr="00266542">
        <w:t xml:space="preserve">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r>
      <w:proofErr w:type="gramStart"/>
      <w:r w:rsidRPr="00266542">
        <w:t>result</w:t>
      </w:r>
      <w:proofErr w:type="gramEnd"/>
      <w:r w:rsidRPr="00266542">
        <w:t xml:space="preserve"> = find(result, end(v), 2); </w:t>
      </w:r>
    </w:p>
    <w:p w:rsidR="00266542" w:rsidRPr="00266542" w:rsidRDefault="00266542" w:rsidP="00A76522">
      <w:r w:rsidRPr="00266542">
        <w:tab/>
      </w:r>
      <w:proofErr w:type="gramStart"/>
      <w:r w:rsidRPr="00266542">
        <w:t>if</w:t>
      </w:r>
      <w:proofErr w:type="gramEnd"/>
      <w:r w:rsidRPr="00266542">
        <w:t xml:space="preserve">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r>
      <w:proofErr w:type="gramStart"/>
      <w:r w:rsidRPr="00266542">
        <w:t>auto</w:t>
      </w:r>
      <w:proofErr w:type="gramEnd"/>
      <w:r w:rsidRPr="00266542">
        <w:t xml:space="preserve"> letter = find(begin(s), end(s), 'a');</w:t>
      </w:r>
    </w:p>
    <w:p w:rsidR="00266542" w:rsidRPr="00266542" w:rsidRDefault="00266542" w:rsidP="00A76522">
      <w:r w:rsidRPr="00266542">
        <w:tab/>
      </w:r>
      <w:proofErr w:type="gramStart"/>
      <w:r w:rsidRPr="00266542">
        <w:t>char</w:t>
      </w:r>
      <w:proofErr w:type="gramEnd"/>
      <w:r w:rsidRPr="00266542">
        <w:t xml:space="preserve">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find_if</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A76522">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find_if_not</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A76522">
      <w:r w:rsidRPr="00266542">
        <w:tab/>
      </w:r>
      <w:proofErr w:type="spellStart"/>
      <w:proofErr w:type="gramStart"/>
      <w:r w:rsidRPr="00266542">
        <w:t>weLookedFor</w:t>
      </w:r>
      <w:proofErr w:type="spellEnd"/>
      <w:proofErr w:type="gramEnd"/>
      <w:r w:rsidRPr="00266542">
        <w:t xml:space="preserve">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w:t>
      </w:r>
      <w:proofErr w:type="spellStart"/>
      <w:r w:rsidRPr="00266542">
        <w:t>int</w:t>
      </w:r>
      <w:proofErr w:type="spellEnd"/>
      <w:r w:rsidRPr="00266542">
        <w:t>&gt; primes{ 1,2,3,5,7,11,13 };</w:t>
      </w: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find_first_of</w:t>
      </w:r>
      <w:proofErr w:type="spellEnd"/>
      <w:r w:rsidRPr="00266542">
        <w:t>(begin(v), end(v), begin(primes), end(primes));</w:t>
      </w:r>
    </w:p>
    <w:p w:rsidR="00266542" w:rsidRDefault="00266542" w:rsidP="00A76522">
      <w:r w:rsidRPr="00266542">
        <w:tab/>
      </w:r>
      <w:proofErr w:type="spellStart"/>
      <w:proofErr w:type="gramStart"/>
      <w:r w:rsidRPr="00266542">
        <w:t>weLookedFor</w:t>
      </w:r>
      <w:proofErr w:type="spellEnd"/>
      <w:proofErr w:type="gramEnd"/>
      <w:r w:rsidRPr="00266542">
        <w:t xml:space="preserve"> = *result;</w:t>
      </w:r>
    </w:p>
    <w:p w:rsidR="004546A3" w:rsidRPr="00266542" w:rsidRDefault="004546A3" w:rsidP="00A76522"/>
    <w:p w:rsidR="00266542" w:rsidRPr="00266542" w:rsidRDefault="004546A3" w:rsidP="00A76522">
      <w:pPr>
        <w:rPr>
          <w:sz w:val="18"/>
          <w:szCs w:val="18"/>
          <w:rtl/>
        </w:rPr>
      </w:pPr>
      <w:r>
        <w:rPr>
          <w:sz w:val="18"/>
          <w:szCs w:val="18"/>
        </w:rPr>
        <w:lastRenderedPageBreak/>
        <w:t>/</w:t>
      </w:r>
      <w:proofErr w:type="gramStart"/>
      <w:r>
        <w:rPr>
          <w:sz w:val="18"/>
          <w:szCs w:val="18"/>
        </w:rPr>
        <w:t xml:space="preserve">/ </w:t>
      </w:r>
      <w:r>
        <w:rPr>
          <w:shd w:val="clear" w:color="auto" w:fill="FFFFFF"/>
        </w:rPr>
        <w:t> Searches</w:t>
      </w:r>
      <w:proofErr w:type="gramEnd"/>
      <w:r>
        <w:rPr>
          <w:shd w:val="clear" w:color="auto" w:fill="FFFFFF"/>
        </w:rPr>
        <w:t xml:space="preserve"> for the first occurrence of the subsequence of elements</w:t>
      </w:r>
    </w:p>
    <w:p w:rsidR="00266542" w:rsidRPr="00266542" w:rsidRDefault="00266542" w:rsidP="00A76522">
      <w:r w:rsidRPr="00266542">
        <w:tab/>
      </w:r>
      <w:proofErr w:type="gramStart"/>
      <w:r w:rsidRPr="00266542">
        <w:t>vector&lt;</w:t>
      </w:r>
      <w:proofErr w:type="spellStart"/>
      <w:proofErr w:type="gramEnd"/>
      <w:r w:rsidRPr="00266542">
        <w:t>int</w:t>
      </w:r>
      <w:proofErr w:type="spellEnd"/>
      <w:r w:rsidRPr="00266542">
        <w:t>&gt; subsequence{ 2,4 };</w:t>
      </w:r>
    </w:p>
    <w:p w:rsidR="00266542" w:rsidRPr="00266542" w:rsidRDefault="00266542" w:rsidP="00A76522">
      <w:r w:rsidRPr="00266542">
        <w:tab/>
      </w:r>
      <w:proofErr w:type="gramStart"/>
      <w:r w:rsidRPr="00266542">
        <w:t>result</w:t>
      </w:r>
      <w:proofErr w:type="gramEnd"/>
      <w:r w:rsidRPr="00266542">
        <w:t xml:space="preserve"> = search(begin(v), end(v), begin(subsequence), end(subsequence));</w:t>
      </w:r>
    </w:p>
    <w:p w:rsidR="00266542" w:rsidRPr="00266542" w:rsidRDefault="00266542" w:rsidP="00A76522">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r w:rsidRPr="00266542">
        <w:tab/>
      </w:r>
      <w:proofErr w:type="gramStart"/>
      <w:r w:rsidRPr="00266542">
        <w:t>result</w:t>
      </w:r>
      <w:proofErr w:type="gramEnd"/>
      <w:r w:rsidRPr="00266542">
        <w:t>++; result++;</w:t>
      </w:r>
    </w:p>
    <w:p w:rsidR="00266542" w:rsidRPr="00266542" w:rsidRDefault="00266542" w:rsidP="00A76522">
      <w:r w:rsidRPr="00266542">
        <w:tab/>
      </w:r>
      <w:proofErr w:type="spellStart"/>
      <w:proofErr w:type="gramStart"/>
      <w:r w:rsidRPr="00266542">
        <w:t>int</w:t>
      </w:r>
      <w:proofErr w:type="spellEnd"/>
      <w:proofErr w:type="gramEnd"/>
      <w:r w:rsidRPr="00266542">
        <w:t xml:space="preserve"> six = *result;</w:t>
      </w:r>
    </w:p>
    <w:p w:rsidR="00266542" w:rsidRPr="00266542" w:rsidRDefault="00266542" w:rsidP="00A76522">
      <w:pPr>
        <w:rPr>
          <w:rtl/>
        </w:rPr>
      </w:pPr>
    </w:p>
    <w:p w:rsidR="00266542" w:rsidRPr="00266542" w:rsidRDefault="00266542" w:rsidP="00A76522">
      <w:r w:rsidRPr="00266542">
        <w:tab/>
      </w:r>
      <w:proofErr w:type="gramStart"/>
      <w:r w:rsidRPr="00266542">
        <w:t>string</w:t>
      </w:r>
      <w:proofErr w:type="gramEnd"/>
      <w:r w:rsidRPr="00266542">
        <w:t xml:space="preserve"> am = "am";</w:t>
      </w:r>
    </w:p>
    <w:p w:rsidR="00266542" w:rsidRPr="00266542" w:rsidRDefault="00266542" w:rsidP="00A76522">
      <w:r w:rsidRPr="00266542">
        <w:tab/>
      </w:r>
      <w:proofErr w:type="gramStart"/>
      <w:r w:rsidRPr="00266542">
        <w:t>letter</w:t>
      </w:r>
      <w:proofErr w:type="gramEnd"/>
      <w:r w:rsidRPr="00266542">
        <w:t xml:space="preserve">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find_end</w:t>
      </w:r>
      <w:proofErr w:type="spellEnd"/>
      <w:r w:rsidRPr="00266542">
        <w:t>(begin(v), end(v), begin(subsequence), end(subsequence));</w:t>
      </w:r>
    </w:p>
    <w:p w:rsidR="00266542" w:rsidRPr="00266542" w:rsidRDefault="00266542" w:rsidP="00A76522">
      <w:r w:rsidRPr="00266542">
        <w:tab/>
      </w:r>
      <w:proofErr w:type="gramStart"/>
      <w:r w:rsidRPr="00266542">
        <w:t>result</w:t>
      </w:r>
      <w:proofErr w:type="gramEnd"/>
      <w:r w:rsidRPr="00266542">
        <w:t>++; result++;</w:t>
      </w:r>
    </w:p>
    <w:p w:rsidR="00266542" w:rsidRPr="00266542" w:rsidRDefault="00266542" w:rsidP="00A76522">
      <w:r w:rsidRPr="00266542">
        <w:tab/>
      </w:r>
      <w:proofErr w:type="gramStart"/>
      <w:r w:rsidRPr="00266542">
        <w:t>if</w:t>
      </w:r>
      <w:proofErr w:type="gramEnd"/>
      <w:r w:rsidRPr="00266542">
        <w:t xml:space="preserve">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search_n</w:t>
      </w:r>
      <w:proofErr w:type="spellEnd"/>
      <w:r w:rsidRPr="00266542">
        <w:t>(begin(v), end(v), 2, 4);</w:t>
      </w:r>
    </w:p>
    <w:p w:rsidR="00266542" w:rsidRPr="00266542" w:rsidRDefault="00266542" w:rsidP="00A76522">
      <w:r w:rsidRPr="00266542">
        <w:tab/>
      </w:r>
      <w:proofErr w:type="gramStart"/>
      <w:r w:rsidRPr="00266542">
        <w:t>result--</w:t>
      </w:r>
      <w:proofErr w:type="gramEnd"/>
      <w:r w:rsidRPr="00266542">
        <w:t>;</w:t>
      </w:r>
    </w:p>
    <w:p w:rsidR="00266542" w:rsidRPr="00266542" w:rsidRDefault="00266542" w:rsidP="00A76522">
      <w:r w:rsidRPr="00266542">
        <w:tab/>
      </w:r>
      <w:proofErr w:type="spellStart"/>
      <w:proofErr w:type="gramStart"/>
      <w:r w:rsidRPr="00266542">
        <w:t>int</w:t>
      </w:r>
      <w:proofErr w:type="spellEnd"/>
      <w:proofErr w:type="gramEnd"/>
      <w:r w:rsidRPr="00266542">
        <w:t xml:space="preserve"> two = *result;</w:t>
      </w:r>
    </w:p>
    <w:p w:rsidR="00266542" w:rsidRPr="00266542" w:rsidRDefault="00266542" w:rsidP="00A76522">
      <w:pPr>
        <w:rPr>
          <w:rtl/>
        </w:rPr>
      </w:pP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adjacent_find</w:t>
      </w:r>
      <w:proofErr w:type="spellEnd"/>
      <w:r w:rsidRPr="00266542">
        <w:t>(begin(v), end(v));</w:t>
      </w:r>
    </w:p>
    <w:p w:rsidR="00266542" w:rsidRPr="00266542" w:rsidRDefault="00266542" w:rsidP="00A76522">
      <w:r w:rsidRPr="00266542">
        <w:tab/>
      </w:r>
      <w:proofErr w:type="gramStart"/>
      <w:r w:rsidRPr="00266542">
        <w:t>six</w:t>
      </w:r>
      <w:proofErr w:type="gramEnd"/>
      <w:r w:rsidRPr="00266542">
        <w:t xml:space="preserve"> = *result;</w:t>
      </w:r>
    </w:p>
    <w:p w:rsidR="00266542" w:rsidRPr="00266542" w:rsidRDefault="00266542" w:rsidP="00A76522">
      <w:r w:rsidRPr="00266542">
        <w:tab/>
      </w:r>
      <w:proofErr w:type="gramStart"/>
      <w:r w:rsidRPr="00266542">
        <w:t>result</w:t>
      </w:r>
      <w:proofErr w:type="gramEnd"/>
      <w:r w:rsidRPr="00266542">
        <w:t>++;</w:t>
      </w:r>
    </w:p>
    <w:p w:rsidR="00266542" w:rsidRPr="00266542" w:rsidRDefault="00266542" w:rsidP="00A76522">
      <w:r w:rsidRPr="00266542">
        <w:tab/>
      </w:r>
      <w:proofErr w:type="gramStart"/>
      <w:r w:rsidRPr="00266542">
        <w:t>six</w:t>
      </w:r>
      <w:proofErr w:type="gramEnd"/>
      <w:r w:rsidRPr="00266542">
        <w:t xml:space="preserve"> = *result;</w:t>
      </w:r>
    </w:p>
    <w:p w:rsidR="00266542" w:rsidRPr="00266542" w:rsidRDefault="00266542" w:rsidP="00A76522">
      <w:pPr>
        <w:rPr>
          <w:rtl/>
        </w:rPr>
      </w:pPr>
    </w:p>
    <w:p w:rsidR="00266542" w:rsidRPr="00266542" w:rsidRDefault="00266542" w:rsidP="00A76522">
      <w:r w:rsidRPr="00266542">
        <w:t xml:space="preserve">    </w:t>
      </w:r>
      <w:proofErr w:type="gramStart"/>
      <w:r w:rsidRPr="00266542">
        <w:t>return</w:t>
      </w:r>
      <w:proofErr w:type="gramEnd"/>
      <w:r w:rsidRPr="00266542">
        <w:t xml:space="preserve"> 0;</w:t>
      </w:r>
    </w:p>
    <w:p w:rsidR="00266542" w:rsidRPr="00266542" w:rsidRDefault="00266542" w:rsidP="00A76522">
      <w:pPr>
        <w:rPr>
          <w:rtl/>
        </w:rPr>
      </w:pPr>
      <w:r w:rsidRPr="00266542">
        <w:t>}</w:t>
      </w:r>
    </w:p>
    <w:p w:rsidR="00266542" w:rsidRDefault="00303381" w:rsidP="006C6539">
      <w:pPr>
        <w:pStyle w:val="Heading3"/>
      </w:pPr>
      <w:bookmarkStart w:id="32" w:name="_Toc7956930"/>
      <w:proofErr w:type="gramStart"/>
      <w:r>
        <w:t>sort</w:t>
      </w:r>
      <w:bookmarkEnd w:id="32"/>
      <w:proofErr w:type="gramEnd"/>
    </w:p>
    <w:p w:rsidR="00303381" w:rsidRPr="00303381" w:rsidRDefault="00303381" w:rsidP="006C6539">
      <w:pPr>
        <w:bidi w:val="0"/>
        <w:rPr>
          <w:rtl/>
        </w:rPr>
      </w:pPr>
      <w:r w:rsidRPr="00303381">
        <w:t xml:space="preserve">// </w:t>
      </w:r>
      <w:proofErr w:type="gramStart"/>
      <w:r w:rsidRPr="00303381">
        <w:t>Sorting.cpp :</w:t>
      </w:r>
      <w:proofErr w:type="gramEnd"/>
      <w:r w:rsidRPr="00303381">
        <w:t xml:space="preserve"> </w:t>
      </w:r>
    </w:p>
    <w:p w:rsidR="00303381" w:rsidRPr="00303381" w:rsidRDefault="00303381" w:rsidP="006C6539">
      <w:pPr>
        <w:bidi w:val="0"/>
      </w:pPr>
      <w:r w:rsidRPr="00303381">
        <w:t>#include "</w:t>
      </w:r>
      <w:proofErr w:type="spellStart"/>
      <w:r w:rsidRPr="00303381">
        <w:t>stdafx.h</w:t>
      </w:r>
      <w:proofErr w:type="spellEnd"/>
      <w:r w:rsidRPr="00303381">
        <w:t>"</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w:t>
      </w:r>
      <w:proofErr w:type="spellStart"/>
      <w:r w:rsidRPr="00303381">
        <w:t>cmath</w:t>
      </w:r>
      <w:proofErr w:type="spellEnd"/>
      <w:r w:rsidRPr="00303381">
        <w:t>&gt; // for abs</w:t>
      </w:r>
    </w:p>
    <w:p w:rsidR="00303381" w:rsidRPr="00303381" w:rsidRDefault="00303381" w:rsidP="006C6539">
      <w:pPr>
        <w:bidi w:val="0"/>
      </w:pPr>
      <w:r w:rsidRPr="00303381">
        <w:t>#include "</w:t>
      </w:r>
      <w:proofErr w:type="spellStart"/>
      <w:r w:rsidRPr="00303381">
        <w:t>Employee.h</w:t>
      </w:r>
      <w:proofErr w:type="spellEnd"/>
      <w:r w:rsidRPr="00303381">
        <w:t>"</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proofErr w:type="gramStart"/>
      <w:r w:rsidRPr="00303381">
        <w:t>using</w:t>
      </w:r>
      <w:proofErr w:type="gramEnd"/>
      <w:r w:rsidRPr="00303381">
        <w:t xml:space="preserve"> namespace </w:t>
      </w:r>
      <w:proofErr w:type="spellStart"/>
      <w:r w:rsidRPr="00303381">
        <w:t>std</w:t>
      </w:r>
      <w:proofErr w:type="spellEnd"/>
      <w:r w:rsidRPr="00303381">
        <w:t>;</w:t>
      </w:r>
    </w:p>
    <w:p w:rsidR="00303381" w:rsidRPr="00303381" w:rsidRDefault="00303381" w:rsidP="006C6539">
      <w:pPr>
        <w:bidi w:val="0"/>
        <w:rPr>
          <w:rtl/>
        </w:rPr>
      </w:pPr>
    </w:p>
    <w:p w:rsidR="00303381" w:rsidRPr="00303381" w:rsidRDefault="00303381" w:rsidP="006C6539">
      <w:pPr>
        <w:bidi w:val="0"/>
      </w:pPr>
      <w:proofErr w:type="spellStart"/>
      <w:proofErr w:type="gramStart"/>
      <w:r w:rsidRPr="00303381">
        <w:t>int</w:t>
      </w:r>
      <w:proofErr w:type="spellEnd"/>
      <w:proofErr w:type="gramEnd"/>
      <w:r w:rsidRPr="00303381">
        <w:t xml:space="preserve"> main()</w:t>
      </w:r>
    </w:p>
    <w:p w:rsidR="00303381" w:rsidRPr="00303381" w:rsidRDefault="00303381" w:rsidP="006C6539">
      <w:pPr>
        <w:bidi w:val="0"/>
        <w:rPr>
          <w:rtl/>
        </w:rPr>
      </w:pPr>
      <w:r w:rsidRPr="00303381">
        <w:lastRenderedPageBreak/>
        <w:t>{</w:t>
      </w:r>
    </w:p>
    <w:p w:rsidR="00303381" w:rsidRPr="00303381" w:rsidRDefault="00303381" w:rsidP="006C6539">
      <w:pPr>
        <w:bidi w:val="0"/>
      </w:pPr>
      <w:r w:rsidRPr="00303381">
        <w:tab/>
        <w:t>vector&lt;</w:t>
      </w:r>
      <w:proofErr w:type="spellStart"/>
      <w:r w:rsidRPr="00303381">
        <w:t>int</w:t>
      </w:r>
      <w:proofErr w:type="spellEnd"/>
      <w:r w:rsidRPr="00303381">
        <w:t>&gt; v{ 4,1,0,1,-2,3,7,-6,2,0,0,-9,9 };</w:t>
      </w:r>
    </w:p>
    <w:p w:rsidR="00303381" w:rsidRPr="00303381" w:rsidRDefault="00303381" w:rsidP="006C6539">
      <w:pPr>
        <w:bidi w:val="0"/>
      </w:pPr>
      <w:r w:rsidRPr="00303381">
        <w:tab/>
      </w:r>
      <w:proofErr w:type="gramStart"/>
      <w:r w:rsidRPr="00303381">
        <w:t>auto</w:t>
      </w:r>
      <w:proofErr w:type="gramEnd"/>
      <w:r w:rsidRPr="00303381">
        <w:t xml:space="preserve"> v2 = v;</w:t>
      </w:r>
    </w:p>
    <w:p w:rsidR="00303381" w:rsidRPr="00303381" w:rsidRDefault="00303381" w:rsidP="006C6539">
      <w:pPr>
        <w:bidi w:val="0"/>
      </w:pPr>
      <w:r w:rsidRPr="00303381">
        <w:tab/>
      </w:r>
      <w:proofErr w:type="gramStart"/>
      <w:r w:rsidRPr="00303381">
        <w:t>sort(</w:t>
      </w:r>
      <w:proofErr w:type="gramEnd"/>
      <w:r w:rsidRPr="00303381">
        <w:t>begin(v2), end(v2));</w:t>
      </w:r>
    </w:p>
    <w:p w:rsidR="00303381" w:rsidRPr="00303381" w:rsidRDefault="00303381" w:rsidP="006C6539">
      <w:pPr>
        <w:bidi w:val="0"/>
      </w:pPr>
      <w:r w:rsidRPr="00303381">
        <w:tab/>
      </w:r>
      <w:proofErr w:type="gramStart"/>
      <w:r w:rsidRPr="00303381">
        <w:t>sort(</w:t>
      </w:r>
      <w:proofErr w:type="gramEnd"/>
      <w:r w:rsidRPr="00303381">
        <w:t xml:space="preserve">begin(v2), end(v2), </w:t>
      </w:r>
    </w:p>
    <w:p w:rsidR="00303381" w:rsidRPr="00303381" w:rsidRDefault="00303381" w:rsidP="006C6539">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elem1 &gt; elem2; });</w:t>
      </w:r>
    </w:p>
    <w:p w:rsidR="00303381" w:rsidRPr="00303381" w:rsidRDefault="00303381" w:rsidP="006C6539">
      <w:pPr>
        <w:bidi w:val="0"/>
      </w:pPr>
      <w:r w:rsidRPr="00303381">
        <w:tab/>
      </w:r>
      <w:proofErr w:type="gramStart"/>
      <w:r w:rsidRPr="00303381">
        <w:t>sort(</w:t>
      </w:r>
      <w:proofErr w:type="gramEnd"/>
      <w:r w:rsidRPr="00303381">
        <w:t xml:space="preserve">begin(v2), end(v2), </w:t>
      </w:r>
    </w:p>
    <w:p w:rsidR="00303381" w:rsidRPr="00303381" w:rsidRDefault="00303381" w:rsidP="006C6539">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 xml:space="preserve">::vector&lt;Employee&gt; </w:t>
      </w:r>
      <w:proofErr w:type="gramStart"/>
      <w:r w:rsidRPr="00303381">
        <w:t>staff{</w:t>
      </w:r>
      <w:proofErr w:type="gramEnd"/>
    </w:p>
    <w:p w:rsidR="00303381" w:rsidRPr="00303381" w:rsidRDefault="00303381" w:rsidP="006C6539">
      <w:pPr>
        <w:bidi w:val="0"/>
      </w:pPr>
      <w:r w:rsidRPr="00303381">
        <w:tab/>
      </w:r>
      <w:r w:rsidRPr="00303381">
        <w:tab/>
      </w:r>
      <w:proofErr w:type="gramStart"/>
      <w:r w:rsidRPr="00303381">
        <w:t>{ "</w:t>
      </w:r>
      <w:proofErr w:type="gramEnd"/>
      <w:r w:rsidRPr="00303381">
        <w:t>Kate", "Gregory", 1000 },</w:t>
      </w:r>
    </w:p>
    <w:p w:rsidR="00303381" w:rsidRPr="00303381" w:rsidRDefault="00303381" w:rsidP="006C6539">
      <w:pPr>
        <w:bidi w:val="0"/>
      </w:pPr>
      <w:r w:rsidRPr="00303381">
        <w:tab/>
      </w:r>
      <w:r w:rsidRPr="00303381">
        <w:tab/>
      </w:r>
      <w:proofErr w:type="gramStart"/>
      <w:r w:rsidRPr="00303381">
        <w:t>{ "</w:t>
      </w:r>
      <w:proofErr w:type="gramEnd"/>
      <w:r w:rsidRPr="00303381">
        <w:t>Obvious", "Artificial", 2000 },</w:t>
      </w:r>
    </w:p>
    <w:p w:rsidR="00303381" w:rsidRPr="00303381" w:rsidRDefault="00303381" w:rsidP="006C6539">
      <w:pPr>
        <w:bidi w:val="0"/>
      </w:pPr>
      <w:r w:rsidRPr="00303381">
        <w:tab/>
      </w:r>
      <w:r w:rsidRPr="00303381">
        <w:tab/>
      </w:r>
      <w:proofErr w:type="gramStart"/>
      <w:r w:rsidRPr="00303381">
        <w:t>{ "</w:t>
      </w:r>
      <w:proofErr w:type="gramEnd"/>
      <w:r w:rsidRPr="00303381">
        <w:t>Fake", "Name", 1000 },</w:t>
      </w:r>
    </w:p>
    <w:p w:rsidR="00303381" w:rsidRPr="00303381" w:rsidRDefault="00303381" w:rsidP="006C6539">
      <w:pPr>
        <w:bidi w:val="0"/>
      </w:pPr>
      <w:r w:rsidRPr="00303381">
        <w:tab/>
      </w:r>
      <w:r w:rsidRPr="00303381">
        <w:tab/>
      </w:r>
      <w:proofErr w:type="gramStart"/>
      <w:r w:rsidRPr="00303381">
        <w:t>{ "</w:t>
      </w:r>
      <w:proofErr w:type="gramEnd"/>
      <w:r w:rsidRPr="00303381">
        <w:t>Alan", "Turing", 2000 },</w:t>
      </w:r>
    </w:p>
    <w:p w:rsidR="00303381" w:rsidRPr="00303381" w:rsidRDefault="00303381" w:rsidP="006C6539">
      <w:pPr>
        <w:bidi w:val="0"/>
      </w:pPr>
      <w:r w:rsidRPr="00303381">
        <w:tab/>
      </w:r>
      <w:r w:rsidRPr="00303381">
        <w:tab/>
      </w:r>
      <w:proofErr w:type="gramStart"/>
      <w:r w:rsidRPr="00303381">
        <w:t>{ "</w:t>
      </w:r>
      <w:proofErr w:type="gramEnd"/>
      <w:r w:rsidRPr="00303381">
        <w:t>Grace", "Hopper", 2000 },</w:t>
      </w:r>
    </w:p>
    <w:p w:rsidR="00303381" w:rsidRPr="00303381" w:rsidRDefault="00303381" w:rsidP="006C6539">
      <w:pPr>
        <w:bidi w:val="0"/>
      </w:pPr>
      <w:r w:rsidRPr="00303381">
        <w:tab/>
      </w:r>
      <w:r w:rsidRPr="00303381">
        <w:tab/>
      </w:r>
      <w:proofErr w:type="gramStart"/>
      <w:r w:rsidRPr="00303381">
        <w:t>{ "</w:t>
      </w:r>
      <w:proofErr w:type="gramEnd"/>
      <w:r w:rsidRPr="00303381">
        <w:t>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w:t>
      </w:r>
      <w:proofErr w:type="spellStart"/>
      <w:r w:rsidRPr="00303381">
        <w:t>std</w:t>
      </w:r>
      <w:proofErr w:type="spellEnd"/>
      <w:r w:rsidRPr="00303381">
        <w:t>::</w:t>
      </w:r>
      <w:proofErr w:type="gramStart"/>
      <w:r w:rsidRPr="00303381">
        <w:t>sort(</w:t>
      </w:r>
      <w:proofErr w:type="gramEnd"/>
      <w:r w:rsidRPr="00303381">
        <w: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pPr>
      <w:r w:rsidRPr="00303381">
        <w:tab/>
      </w:r>
      <w:proofErr w:type="spellStart"/>
      <w:r w:rsidRPr="00303381">
        <w:t>std</w:t>
      </w:r>
      <w:proofErr w:type="spellEnd"/>
      <w:r w:rsidRPr="00303381">
        <w:t>::</w:t>
      </w:r>
      <w:proofErr w:type="spellStart"/>
      <w:r w:rsidRPr="00303381">
        <w:t>stable_</w:t>
      </w:r>
      <w:proofErr w:type="gramStart"/>
      <w:r w:rsidRPr="00303381">
        <w:t>sort</w:t>
      </w:r>
      <w:proofErr w:type="spellEnd"/>
      <w:r w:rsidRPr="00303381">
        <w: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auto</w:t>
      </w:r>
      <w:proofErr w:type="gramEnd"/>
      <w:r w:rsidRPr="00303381">
        <w:t xml:space="preserve"> sorted = </w:t>
      </w:r>
      <w:proofErr w:type="spellStart"/>
      <w:r w:rsidRPr="00303381">
        <w:t>is_sorted</w:t>
      </w:r>
      <w:proofErr w:type="spellEnd"/>
      <w:r w:rsidRPr="00303381">
        <w:t>(begin(v2), end(v2));</w:t>
      </w:r>
    </w:p>
    <w:p w:rsidR="00303381" w:rsidRPr="00303381" w:rsidRDefault="00303381" w:rsidP="006C6539">
      <w:pPr>
        <w:bidi w:val="0"/>
      </w:pPr>
      <w:r w:rsidRPr="00303381">
        <w:tab/>
      </w:r>
      <w:proofErr w:type="gramStart"/>
      <w:r w:rsidRPr="00303381">
        <w:t>sorted</w:t>
      </w:r>
      <w:proofErr w:type="gramEnd"/>
      <w:r w:rsidRPr="00303381">
        <w:t xml:space="preserve"> = </w:t>
      </w:r>
      <w:proofErr w:type="spellStart"/>
      <w:r w:rsidRPr="00303381">
        <w:t>is_sorted</w:t>
      </w:r>
      <w:proofErr w:type="spellEnd"/>
      <w:r w:rsidRPr="00303381">
        <w:t>(begin(v2), end(v2),[](</w:t>
      </w:r>
      <w:proofErr w:type="spellStart"/>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high = *(</w:t>
      </w:r>
      <w:proofErr w:type="spellStart"/>
      <w:r w:rsidRPr="00303381">
        <w:t>max_element</w:t>
      </w:r>
      <w:proofErr w:type="spellEnd"/>
      <w:r w:rsidRPr="00303381">
        <w:t>(begin(v), end(v)));</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low = *(</w:t>
      </w:r>
      <w:proofErr w:type="spellStart"/>
      <w:r w:rsidRPr="00303381">
        <w:t>min_element</w:t>
      </w:r>
      <w:proofErr w:type="spellEnd"/>
      <w:r w:rsidRPr="00303381">
        <w:t>(begin(v), end(v)));</w:t>
      </w:r>
    </w:p>
    <w:p w:rsidR="00303381" w:rsidRPr="00303381" w:rsidRDefault="00303381" w:rsidP="006C6539">
      <w:pPr>
        <w:bidi w:val="0"/>
      </w:pPr>
      <w:r w:rsidRPr="00303381">
        <w:tab/>
      </w:r>
      <w:proofErr w:type="gramStart"/>
      <w:r w:rsidRPr="00303381">
        <w:t>sort(</w:t>
      </w:r>
      <w:proofErr w:type="gramEnd"/>
      <w:r w:rsidRPr="00303381">
        <w:t>begin(v2), end(v2));</w:t>
      </w:r>
    </w:p>
    <w:p w:rsidR="00303381" w:rsidRPr="00303381" w:rsidRDefault="00303381" w:rsidP="006C6539">
      <w:pPr>
        <w:bidi w:val="0"/>
      </w:pPr>
      <w:r w:rsidRPr="00303381">
        <w:tab/>
      </w:r>
      <w:proofErr w:type="gramStart"/>
      <w:r w:rsidRPr="00303381">
        <w:t>low</w:t>
      </w:r>
      <w:proofErr w:type="gramEnd"/>
      <w:r w:rsidRPr="00303381">
        <w:t xml:space="preserve"> = *begin(v2);</w:t>
      </w:r>
    </w:p>
    <w:p w:rsidR="00303381" w:rsidRPr="00303381" w:rsidRDefault="00303381" w:rsidP="006C6539">
      <w:pPr>
        <w:bidi w:val="0"/>
      </w:pPr>
      <w:r w:rsidRPr="00303381">
        <w:tab/>
      </w:r>
      <w:proofErr w:type="gramStart"/>
      <w:r w:rsidRPr="00303381">
        <w:t>high</w:t>
      </w:r>
      <w:proofErr w:type="gramEnd"/>
      <w:r w:rsidRPr="00303381">
        <w:t xml:space="preserve"> = *(end(v2)-1);</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positive = *</w:t>
      </w:r>
      <w:proofErr w:type="spellStart"/>
      <w:r w:rsidRPr="00303381">
        <w:t>upper_bound</w:t>
      </w:r>
      <w:proofErr w:type="spellEnd"/>
      <w:r w:rsidRPr="00303381">
        <w:t>(begin(v2), end(v2), 0);</w:t>
      </w:r>
    </w:p>
    <w:p w:rsidR="00303381" w:rsidRPr="00303381" w:rsidRDefault="00303381" w:rsidP="006C6539">
      <w:pPr>
        <w:bidi w:val="0"/>
        <w:rPr>
          <w:rtl/>
        </w:rPr>
      </w:pPr>
    </w:p>
    <w:p w:rsidR="00303381" w:rsidRPr="00303381" w:rsidRDefault="00303381" w:rsidP="006C6539">
      <w:pPr>
        <w:bidi w:val="0"/>
      </w:pPr>
      <w:r w:rsidRPr="00303381">
        <w:lastRenderedPageBreak/>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auto</w:t>
      </w:r>
      <w:proofErr w:type="gramEnd"/>
      <w:r w:rsidRPr="00303381">
        <w:t xml:space="preserve"> p = </w:t>
      </w:r>
      <w:proofErr w:type="spellStart"/>
      <w:r w:rsidRPr="00303381">
        <w:t>std</w:t>
      </w:r>
      <w:proofErr w:type="spellEnd"/>
      <w:r w:rsidRPr="00303381">
        <w:t>::</w:t>
      </w:r>
      <w:proofErr w:type="spellStart"/>
      <w:r w:rsidRPr="00303381">
        <w:t>lower_bound</w:t>
      </w:r>
      <w:proofErr w:type="spellEnd"/>
      <w:r w:rsidRPr="00303381">
        <w:t>(begin(staff), end(staff), "Gregory, Kate",</w:t>
      </w:r>
    </w:p>
    <w:p w:rsidR="00303381" w:rsidRPr="00303381" w:rsidRDefault="00303381" w:rsidP="006C6539">
      <w:pPr>
        <w:bidi w:val="0"/>
      </w:pPr>
      <w:r w:rsidRPr="00303381">
        <w:tab/>
      </w:r>
      <w:r w:rsidRPr="00303381">
        <w:tab/>
      </w:r>
      <w:r w:rsidRPr="00303381">
        <w:tab/>
      </w:r>
      <w:proofErr w:type="gramStart"/>
      <w:r w:rsidRPr="00303381">
        <w:t>[](</w:t>
      </w:r>
      <w:proofErr w:type="gramEnd"/>
      <w:r w:rsidRPr="00303381">
        <w:t xml:space="preserve">Employee e1, </w:t>
      </w:r>
      <w:proofErr w:type="spellStart"/>
      <w:r w:rsidRPr="00303381">
        <w:t>std</w:t>
      </w:r>
      <w:proofErr w:type="spellEnd"/>
      <w:r w:rsidRPr="00303381">
        <w:t>::string n) {return e1.getSortingName() &lt; n; });</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w:t>
      </w:r>
      <w:proofErr w:type="spellStart"/>
      <w:r w:rsidRPr="00303381">
        <w:t>sal</w:t>
      </w:r>
      <w:proofErr w:type="spellEnd"/>
      <w:r w:rsidRPr="00303381">
        <w:t xml:space="preserve"> = p-&gt;</w:t>
      </w:r>
      <w:proofErr w:type="spellStart"/>
      <w:r w:rsidRPr="00303381">
        <w:t>getSalary</w:t>
      </w:r>
      <w:proofErr w:type="spellEnd"/>
      <w:r w:rsidRPr="00303381">
        <w:t>();</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random_device</w:t>
      </w:r>
      <w:proofErr w:type="spellEnd"/>
      <w:proofErr w:type="gramEnd"/>
      <w:r w:rsidRPr="00303381">
        <w:t xml:space="preserve"> </w:t>
      </w:r>
      <w:proofErr w:type="spellStart"/>
      <w:r w:rsidRPr="00303381">
        <w:t>randomdevice</w:t>
      </w:r>
      <w:proofErr w:type="spellEnd"/>
      <w:r w:rsidRPr="00303381">
        <w:t>;</w:t>
      </w:r>
    </w:p>
    <w:p w:rsidR="00303381" w:rsidRPr="00303381" w:rsidRDefault="00303381" w:rsidP="006C6539">
      <w:pPr>
        <w:bidi w:val="0"/>
      </w:pPr>
      <w:r w:rsidRPr="00303381">
        <w:tab/>
      </w:r>
      <w:proofErr w:type="gramStart"/>
      <w:r w:rsidRPr="00303381">
        <w:t>mt19937</w:t>
      </w:r>
      <w:proofErr w:type="gramEnd"/>
      <w:r w:rsidRPr="00303381">
        <w:t xml:space="preserve"> generator(</w:t>
      </w:r>
      <w:proofErr w:type="spellStart"/>
      <w:r w:rsidRPr="00303381">
        <w:t>randomdevice</w:t>
      </w:r>
      <w:proofErr w:type="spellEnd"/>
      <w:r w:rsidRPr="00303381">
        <w:t>());</w:t>
      </w:r>
    </w:p>
    <w:p w:rsidR="00303381" w:rsidRPr="00303381" w:rsidRDefault="00303381" w:rsidP="006C6539">
      <w:pPr>
        <w:bidi w:val="0"/>
        <w:rPr>
          <w:rtl/>
        </w:rPr>
      </w:pPr>
      <w:r w:rsidRPr="00303381">
        <w:tab/>
      </w:r>
    </w:p>
    <w:p w:rsidR="00303381" w:rsidRPr="00303381" w:rsidRDefault="00303381" w:rsidP="006C6539">
      <w:pPr>
        <w:bidi w:val="0"/>
      </w:pPr>
      <w:r w:rsidRPr="00303381">
        <w:tab/>
      </w:r>
      <w:proofErr w:type="gramStart"/>
      <w:r w:rsidRPr="00303381">
        <w:t>shuffle(</w:t>
      </w:r>
      <w:proofErr w:type="gramEnd"/>
      <w:r w:rsidRPr="00303381">
        <w:t>begin(v2), end(v2), generator);</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partial_</w:t>
      </w:r>
      <w:proofErr w:type="gramStart"/>
      <w:r w:rsidRPr="00303381">
        <w:t>sort</w:t>
      </w:r>
      <w:proofErr w:type="spellEnd"/>
      <w:r w:rsidRPr="00303381">
        <w:t>(</w:t>
      </w:r>
      <w:proofErr w:type="gramEnd"/>
      <w:r w:rsidRPr="00303381">
        <w:t>begin(v2), find(begin(v2), end(v2), 4), end(v2));</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breakpoint = *</w:t>
      </w:r>
      <w:proofErr w:type="spellStart"/>
      <w:r w:rsidRPr="00303381">
        <w:t>is_sorted_until</w:t>
      </w:r>
      <w:proofErr w:type="spellEnd"/>
      <w:r w:rsidRPr="00303381">
        <w:t>(begin(v2), end(v2));</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vector&lt;</w:t>
      </w:r>
      <w:proofErr w:type="spellStart"/>
      <w:proofErr w:type="gramEnd"/>
      <w:r w:rsidRPr="00303381">
        <w:t>int</w:t>
      </w:r>
      <w:proofErr w:type="spellEnd"/>
      <w:r w:rsidRPr="00303381">
        <w:t>&gt; v3(3);</w:t>
      </w:r>
    </w:p>
    <w:p w:rsidR="00303381" w:rsidRPr="00303381" w:rsidRDefault="00303381" w:rsidP="006C6539">
      <w:pPr>
        <w:bidi w:val="0"/>
      </w:pPr>
      <w:r w:rsidRPr="00303381">
        <w:tab/>
      </w:r>
      <w:proofErr w:type="spellStart"/>
      <w:r w:rsidRPr="00303381">
        <w:t>partial_sort_</w:t>
      </w:r>
      <w:proofErr w:type="gramStart"/>
      <w:r w:rsidRPr="00303381">
        <w:t>copy</w:t>
      </w:r>
      <w:proofErr w:type="spellEnd"/>
      <w:r w:rsidRPr="00303381">
        <w:t>(</w:t>
      </w:r>
      <w:proofErr w:type="gramEnd"/>
      <w:r w:rsidRPr="00303381">
        <w:t>begin(v), end(v), begin(v3), end(v3));</w:t>
      </w:r>
    </w:p>
    <w:p w:rsidR="00303381" w:rsidRPr="00303381" w:rsidRDefault="00303381" w:rsidP="006C6539">
      <w:pPr>
        <w:bidi w:val="0"/>
        <w:rPr>
          <w:rtl/>
        </w:rPr>
      </w:pPr>
    </w:p>
    <w:p w:rsidR="00303381" w:rsidRPr="00303381" w:rsidRDefault="00303381" w:rsidP="006C6539">
      <w:pPr>
        <w:bidi w:val="0"/>
      </w:pPr>
      <w:r w:rsidRPr="00303381">
        <w:tab/>
        <w:t>v2 = {1</w:t>
      </w:r>
      <w:proofErr w:type="gramStart"/>
      <w:r w:rsidRPr="00303381">
        <w:t>,5,4,2,9,7,3,8,2</w:t>
      </w:r>
      <w:proofErr w:type="gramEnd"/>
      <w:r w:rsidRPr="00303381">
        <w:t>};</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w:t>
      </w:r>
      <w:proofErr w:type="spellStart"/>
      <w:r w:rsidRPr="00303381">
        <w:t>i</w:t>
      </w:r>
      <w:proofErr w:type="spellEnd"/>
      <w:r w:rsidRPr="00303381">
        <w:t xml:space="preserve"> = *(begin(v2) + 4);</w:t>
      </w:r>
    </w:p>
    <w:p w:rsidR="00303381" w:rsidRPr="00303381" w:rsidRDefault="00303381" w:rsidP="006C6539">
      <w:pPr>
        <w:bidi w:val="0"/>
      </w:pPr>
      <w:r w:rsidRPr="00303381">
        <w:tab/>
      </w:r>
      <w:proofErr w:type="spellStart"/>
      <w:r w:rsidRPr="00303381">
        <w:t>nth_</w:t>
      </w:r>
      <w:proofErr w:type="gramStart"/>
      <w:r w:rsidRPr="00303381">
        <w:t>element</w:t>
      </w:r>
      <w:proofErr w:type="spellEnd"/>
      <w:r w:rsidRPr="00303381">
        <w:t>(</w:t>
      </w:r>
      <w:proofErr w:type="gramEnd"/>
      <w:r w:rsidRPr="00303381">
        <w:t>begin(v2), begin(v2)+4, end(v2));</w:t>
      </w:r>
    </w:p>
    <w:p w:rsidR="00303381" w:rsidRPr="00303381" w:rsidRDefault="00303381" w:rsidP="006C6539">
      <w:pPr>
        <w:bidi w:val="0"/>
      </w:pPr>
      <w:r w:rsidRPr="00303381">
        <w:tab/>
      </w:r>
      <w:proofErr w:type="spellStart"/>
      <w:r w:rsidRPr="00303381">
        <w:t>i</w:t>
      </w:r>
      <w:proofErr w:type="spellEnd"/>
      <w:r w:rsidRPr="00303381">
        <w:t xml:space="preserve"> = *(</w:t>
      </w:r>
      <w:proofErr w:type="gramStart"/>
      <w:r w:rsidRPr="00303381">
        <w:t>begin(</w:t>
      </w:r>
      <w:proofErr w:type="gramEnd"/>
      <w:r w:rsidRPr="00303381">
        <w:t>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return</w:t>
      </w:r>
      <w:proofErr w:type="gramEnd"/>
      <w:r w:rsidRPr="00303381">
        <w:t xml:space="preserve"> 0;</w:t>
      </w:r>
    </w:p>
    <w:p w:rsidR="00303381" w:rsidRPr="00303381" w:rsidRDefault="00303381" w:rsidP="006C6539">
      <w:pPr>
        <w:bidi w:val="0"/>
        <w:rPr>
          <w:rtl/>
        </w:rPr>
      </w:pPr>
      <w:r w:rsidRPr="00303381">
        <w:t>}</w:t>
      </w:r>
    </w:p>
    <w:p w:rsidR="00303381" w:rsidRDefault="00303381" w:rsidP="006C6539">
      <w:pPr>
        <w:rPr>
          <w:rtl/>
        </w:rPr>
      </w:pPr>
      <w:proofErr w:type="spellStart"/>
      <w:proofErr w:type="gramStart"/>
      <w:r>
        <w:t>is_sorted</w:t>
      </w:r>
      <w:proofErr w:type="spellEnd"/>
      <w:proofErr w:type="gramEnd"/>
      <w:r>
        <w:rPr>
          <w:rFonts w:hint="cs"/>
          <w:rtl/>
        </w:rPr>
        <w:t xml:space="preserve"> מוודא שאוסף הוא כבר מסודר.</w:t>
      </w:r>
    </w:p>
    <w:p w:rsidR="00303381" w:rsidRDefault="00303381" w:rsidP="006C6539">
      <w:proofErr w:type="spellStart"/>
      <w:proofErr w:type="gramStart"/>
      <w:r>
        <w:t>stable_sort</w:t>
      </w:r>
      <w:proofErr w:type="spellEnd"/>
      <w:proofErr w:type="gramEnd"/>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proofErr w:type="spellStart"/>
      <w:r w:rsidR="00303381" w:rsidRPr="00303381">
        <w:t>max_element</w:t>
      </w:r>
      <w:proofErr w:type="spellEnd"/>
      <w:r w:rsidR="00303381" w:rsidRPr="00303381">
        <w:t>(begin(v), end(v));</w:t>
      </w:r>
      <w:r>
        <w:t xml:space="preserve">    </w:t>
      </w:r>
      <w:proofErr w:type="spellStart"/>
      <w:r w:rsidR="00303381" w:rsidRPr="00303381">
        <w:t>min_element</w:t>
      </w:r>
      <w:proofErr w:type="spellEnd"/>
      <w:r w:rsidR="00303381" w:rsidRPr="00303381">
        <w: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proofErr w:type="spellStart"/>
      <w:r w:rsidRPr="00303381">
        <w:rPr>
          <w:sz w:val="18"/>
          <w:szCs w:val="18"/>
        </w:rPr>
        <w:t>lower_bound</w:t>
      </w:r>
      <w:proofErr w:type="spellEnd"/>
      <w:r>
        <w:rPr>
          <w:rFonts w:hint="cs"/>
          <w:sz w:val="18"/>
          <w:szCs w:val="18"/>
          <w:rtl/>
        </w:rPr>
        <w:t xml:space="preserve">  </w:t>
      </w:r>
      <w:proofErr w:type="spellStart"/>
      <w:r>
        <w:rPr>
          <w:sz w:val="18"/>
          <w:szCs w:val="18"/>
        </w:rPr>
        <w:t>upper_bound</w:t>
      </w:r>
      <w:proofErr w:type="spellEnd"/>
    </w:p>
    <w:p w:rsidR="00423C8F" w:rsidRPr="00423C8F" w:rsidRDefault="00423C8F" w:rsidP="006C6539">
      <w:pPr>
        <w:rPr>
          <w:rtl/>
        </w:rPr>
      </w:pPr>
      <w:proofErr w:type="gramStart"/>
      <w:r>
        <w:t>shuffle</w:t>
      </w:r>
      <w:proofErr w:type="gramEnd"/>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proofErr w:type="gramStart"/>
      <w:r>
        <w:t>auto</w:t>
      </w:r>
      <w:proofErr w:type="gramEnd"/>
      <w:r>
        <w:t xml:space="preserve">, </w:t>
      </w:r>
      <w:proofErr w:type="spellStart"/>
      <w:r>
        <w:t>decltype</w:t>
      </w:r>
      <w:bookmarkEnd w:id="34"/>
      <w:proofErr w:type="spellEnd"/>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w:t>
      </w:r>
      <w:proofErr w:type="spellStart"/>
      <w:r>
        <w:rPr>
          <w:rFonts w:hint="cs"/>
          <w:rtl/>
        </w:rPr>
        <w:t>כהנחייה</w:t>
      </w:r>
      <w:proofErr w:type="spellEnd"/>
      <w:r>
        <w:rPr>
          <w:rFonts w:hint="cs"/>
          <w:rtl/>
        </w:rPr>
        <w:t xml:space="preserve">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proofErr w:type="gramStart"/>
      <w:r w:rsidRPr="00373AAF">
        <w:t>for</w:t>
      </w:r>
      <w:proofErr w:type="gramEnd"/>
      <w:r>
        <w:rPr>
          <w:rFonts w:hint="cs"/>
          <w:rtl/>
        </w:rPr>
        <w:t xml:space="preserve"> </w:t>
      </w:r>
      <w:r w:rsidRPr="00373AAF">
        <w:t>(</w:t>
      </w:r>
      <w:r w:rsidRPr="00373AAF">
        <w:rPr>
          <w:b/>
          <w:bCs/>
        </w:rPr>
        <w:t>auto</w:t>
      </w:r>
      <w:r>
        <w:t xml:space="preserve"> </w:t>
      </w:r>
      <w:r w:rsidRPr="00373AAF">
        <w:t xml:space="preserve">it = </w:t>
      </w:r>
      <w:proofErr w:type="spellStart"/>
      <w:r w:rsidRPr="00373AAF">
        <w:t>a.begin</w:t>
      </w:r>
      <w:proofErr w:type="spellEnd"/>
      <w:r w:rsidRPr="00373AAF">
        <w:t xml:space="preserve">(); it &lt; </w:t>
      </w:r>
      <w:proofErr w:type="spellStart"/>
      <w:r w:rsidRPr="00373AAF">
        <w:t>a.end</w:t>
      </w:r>
      <w:proofErr w:type="spellEnd"/>
      <w:r w:rsidRPr="00373AAF">
        <w:t>(); it++)</w:t>
      </w:r>
    </w:p>
    <w:p w:rsidR="00D02A34" w:rsidRDefault="00D02A34" w:rsidP="006C6539">
      <w:pPr>
        <w:rPr>
          <w:rtl/>
        </w:rPr>
      </w:pPr>
      <w:r>
        <w:rPr>
          <w:rFonts w:hint="cs"/>
          <w:rtl/>
        </w:rPr>
        <w:lastRenderedPageBreak/>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proofErr w:type="gramStart"/>
      <w:r w:rsidRPr="00733717">
        <w:rPr>
          <w:rFonts w:ascii="Consolas" w:hAnsi="Consolas" w:cs="Courier New"/>
          <w:b/>
          <w:bCs/>
        </w:rPr>
        <w:t>auto</w:t>
      </w:r>
      <w:proofErr w:type="gramEnd"/>
      <w:r w:rsidRPr="00733717">
        <w:rPr>
          <w:rFonts w:ascii="Consolas" w:hAnsi="Consolas" w:cs="Courier New"/>
        </w:rPr>
        <w:t xml:space="preserve"> </w:t>
      </w:r>
      <w:proofErr w:type="spellStart"/>
      <w:r w:rsidRPr="00733717">
        <w:rPr>
          <w:rFonts w:ascii="Consolas" w:hAnsi="Consolas" w:cs="Courier New"/>
        </w:rPr>
        <w:t>inc</w:t>
      </w:r>
      <w:proofErr w:type="spellEnd"/>
      <w:r w:rsidRPr="00733717">
        <w:rPr>
          <w:rFonts w:ascii="Consolas" w:hAnsi="Consolas" w:cs="Courier New"/>
        </w:rPr>
        <w:t>(</w:t>
      </w:r>
      <w:proofErr w:type="spellStart"/>
      <w:r w:rsidR="00C6785B" w:rsidRPr="00733717">
        <w:rPr>
          <w:rFonts w:ascii="Consolas" w:hAnsi="Consolas" w:cs="Courier New"/>
        </w:rPr>
        <w:t>int</w:t>
      </w:r>
      <w:proofErr w:type="spellEnd"/>
      <w:r w:rsidR="00C6785B" w:rsidRPr="00733717">
        <w:rPr>
          <w:rFonts w:ascii="Consolas" w:hAnsi="Consolas" w:cs="Courier New"/>
        </w:rPr>
        <w:t xml:space="preserve"> </w:t>
      </w:r>
      <w:r w:rsidRPr="00733717">
        <w:rPr>
          <w:rFonts w:ascii="Consolas" w:hAnsi="Consolas" w:cs="Courier New"/>
        </w:rPr>
        <w:t xml:space="preserve">x) -&gt; </w:t>
      </w:r>
      <w:proofErr w:type="spellStart"/>
      <w:r w:rsidRPr="00733717">
        <w:rPr>
          <w:rFonts w:ascii="Consolas" w:hAnsi="Consolas" w:cs="Courier New"/>
        </w:rPr>
        <w:t>int</w:t>
      </w:r>
      <w:proofErr w:type="spellEnd"/>
      <w:r w:rsidRPr="00733717">
        <w:rPr>
          <w:rFonts w:ascii="Consolas" w:hAnsi="Consolas" w:cs="Courier New"/>
        </w:rPr>
        <w:t xml:space="preserve">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proofErr w:type="gramStart"/>
      <w:r w:rsidRPr="00733717">
        <w:rPr>
          <w:rFonts w:ascii="Consolas" w:hAnsi="Consolas" w:cs="Courier New"/>
        </w:rPr>
        <w:t>return</w:t>
      </w:r>
      <w:proofErr w:type="gramEnd"/>
      <w:r w:rsidRPr="00733717">
        <w:rPr>
          <w:rFonts w:ascii="Consolas" w:hAnsi="Consolas" w:cs="Courier New"/>
        </w:rPr>
        <w:t xml:space="preserve">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proofErr w:type="spellStart"/>
      <w:r w:rsidR="00876E17">
        <w:rPr>
          <w:rFonts w:hint="cs"/>
          <w:rtl/>
        </w:rPr>
        <w:t>ב</w:t>
      </w:r>
      <w:proofErr w:type="spellEnd"/>
      <w:r w:rsidR="00876E17">
        <w:rPr>
          <w:rFonts w:hint="cs"/>
          <w:rtl/>
        </w:rPr>
        <w:t xml:space="preserve"> </w:t>
      </w:r>
      <w:proofErr w:type="spellStart"/>
      <w:r w:rsidR="00876E17">
        <w:t>decltype</w:t>
      </w:r>
      <w:proofErr w:type="spellEnd"/>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proofErr w:type="gramStart"/>
      <w:r w:rsidRPr="00733717">
        <w:rPr>
          <w:rFonts w:ascii="Consolas" w:hAnsi="Consolas" w:cs="Courier New"/>
          <w:b/>
          <w:bCs/>
        </w:rPr>
        <w:t>template</w:t>
      </w:r>
      <w:proofErr w:type="gramEnd"/>
      <w:r w:rsidRPr="00733717">
        <w:rPr>
          <w:rFonts w:ascii="Consolas" w:hAnsi="Consolas" w:cs="Courier New"/>
          <w:b/>
          <w:bCs/>
        </w:rPr>
        <w:t xml:space="preserve"> &lt;</w:t>
      </w:r>
      <w:proofErr w:type="spellStart"/>
      <w:r w:rsidRPr="00733717">
        <w:rPr>
          <w:rFonts w:ascii="Consolas" w:hAnsi="Consolas" w:cs="Courier New"/>
          <w:b/>
          <w:bCs/>
        </w:rPr>
        <w:t>typename</w:t>
      </w:r>
      <w:proofErr w:type="spellEnd"/>
      <w:r w:rsidRPr="00733717">
        <w:rPr>
          <w:rFonts w:ascii="Consolas" w:hAnsi="Consolas" w:cs="Courier New"/>
          <w:b/>
          <w:bCs/>
        </w:rPr>
        <w:t xml:space="preserve"> T&gt;</w:t>
      </w:r>
    </w:p>
    <w:p w:rsidR="00C6785B" w:rsidRPr="00733717" w:rsidRDefault="00C6785B" w:rsidP="00C6785B">
      <w:pPr>
        <w:bidi w:val="0"/>
        <w:rPr>
          <w:rFonts w:ascii="Consolas" w:hAnsi="Consolas" w:cs="Courier New"/>
        </w:rPr>
      </w:pPr>
      <w:proofErr w:type="gramStart"/>
      <w:r w:rsidRPr="00733717">
        <w:rPr>
          <w:rFonts w:ascii="Consolas" w:hAnsi="Consolas" w:cs="Courier New"/>
          <w:b/>
          <w:bCs/>
        </w:rPr>
        <w:t>auto</w:t>
      </w:r>
      <w:proofErr w:type="gramEnd"/>
      <w:r w:rsidRPr="00733717">
        <w:rPr>
          <w:rFonts w:ascii="Consolas" w:hAnsi="Consolas" w:cs="Courier New"/>
        </w:rPr>
        <w:t xml:space="preserve"> </w:t>
      </w:r>
      <w:proofErr w:type="spellStart"/>
      <w:r w:rsidRPr="00733717">
        <w:rPr>
          <w:rFonts w:ascii="Consolas" w:hAnsi="Consolas" w:cs="Courier New"/>
        </w:rPr>
        <w:t>inc</w:t>
      </w:r>
      <w:proofErr w:type="spellEnd"/>
      <w:r w:rsidRPr="00733717">
        <w:rPr>
          <w:rFonts w:ascii="Consolas" w:hAnsi="Consolas" w:cs="Courier New"/>
        </w:rPr>
        <w:t xml:space="preserve">(T x) -&gt; </w:t>
      </w:r>
      <w:proofErr w:type="spellStart"/>
      <w:r w:rsidRPr="00733717">
        <w:rPr>
          <w:rFonts w:ascii="Consolas" w:hAnsi="Consolas" w:cs="Courier New"/>
        </w:rPr>
        <w:t>decltype</w:t>
      </w:r>
      <w:proofErr w:type="spellEnd"/>
      <w:r w:rsidRPr="00733717">
        <w:rPr>
          <w:rFonts w:ascii="Consolas" w:hAnsi="Consolas" w:cs="Courier New"/>
        </w:rPr>
        <w:t>(x)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proofErr w:type="gramStart"/>
      <w:r w:rsidRPr="00733717">
        <w:rPr>
          <w:rFonts w:ascii="Consolas" w:hAnsi="Consolas" w:cs="Courier New"/>
        </w:rPr>
        <w:t>return</w:t>
      </w:r>
      <w:proofErr w:type="gramEnd"/>
      <w:r w:rsidRPr="00733717">
        <w:rPr>
          <w:rFonts w:ascii="Consolas" w:hAnsi="Consolas" w:cs="Courier New"/>
        </w:rPr>
        <w:t xml:space="preserve">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w:t>
      </w:r>
      <w:proofErr w:type="spellStart"/>
      <w:r>
        <w:rPr>
          <w:rFonts w:hint="cs"/>
          <w:rtl/>
        </w:rPr>
        <w:t>לתיתו</w:t>
      </w:r>
      <w:proofErr w:type="spellEnd"/>
      <w:r>
        <w:rPr>
          <w:rFonts w:hint="cs"/>
          <w:rtl/>
        </w:rPr>
        <w:t xml:space="preserve">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w:t>
      </w:r>
      <w:proofErr w:type="spellStart"/>
      <w:proofErr w:type="gramStart"/>
      <w:r>
        <w:t>c</w:t>
      </w:r>
      <w:r w:rsidR="0051392F">
        <w:t>onst</w:t>
      </w:r>
      <w:proofErr w:type="spellEnd"/>
      <w:proofErr w:type="gramEnd"/>
      <w:r>
        <w:t>`</w:t>
      </w:r>
      <w:r w:rsidR="0051392F">
        <w:t xml:space="preserve"> </w:t>
      </w:r>
      <w:r>
        <w:t>before</w:t>
      </w:r>
      <w:r w:rsidR="0051392F">
        <w:t xml:space="preserve"> or after</w:t>
      </w:r>
      <w:bookmarkEnd w:id="35"/>
    </w:p>
    <w:p w:rsidR="0051392F" w:rsidRPr="0051392F" w:rsidRDefault="0051392F" w:rsidP="006C6539">
      <w:pPr>
        <w:bidi w:val="0"/>
      </w:pPr>
      <w:r w:rsidRPr="0051392F">
        <w:t xml:space="preserve">X </w:t>
      </w:r>
      <w:proofErr w:type="spellStart"/>
      <w:r w:rsidRPr="0051392F">
        <w:t>const</w:t>
      </w:r>
      <w:proofErr w:type="spellEnd"/>
      <w:r w:rsidRPr="0051392F">
        <w:t>&amp; x</w:t>
      </w:r>
    </w:p>
    <w:p w:rsidR="0051392F" w:rsidRDefault="0051392F" w:rsidP="006C6539">
      <w:pPr>
        <w:bidi w:val="0"/>
      </w:pPr>
      <w:proofErr w:type="gramStart"/>
      <w:r>
        <w:t>is</w:t>
      </w:r>
      <w:proofErr w:type="gramEnd"/>
      <w:r>
        <w:t xml:space="preserve"> equivalent to  </w:t>
      </w:r>
    </w:p>
    <w:p w:rsidR="0051392F" w:rsidRDefault="0051392F" w:rsidP="006C6539">
      <w:pPr>
        <w:bidi w:val="0"/>
      </w:pPr>
      <w:proofErr w:type="spellStart"/>
      <w:proofErr w:type="gramStart"/>
      <w:r>
        <w:t>const</w:t>
      </w:r>
      <w:proofErr w:type="spellEnd"/>
      <w:proofErr w:type="gramEnd"/>
      <w:r>
        <w:t xml:space="preserve"> X&amp; x</w:t>
      </w:r>
    </w:p>
    <w:p w:rsidR="0051392F" w:rsidRPr="0051392F" w:rsidRDefault="0051392F" w:rsidP="006C6539">
      <w:pPr>
        <w:bidi w:val="0"/>
      </w:pPr>
      <w:proofErr w:type="gramStart"/>
      <w:r w:rsidRPr="0051392F">
        <w:t>and</w:t>
      </w:r>
      <w:proofErr w:type="gramEnd"/>
    </w:p>
    <w:p w:rsidR="0051392F" w:rsidRPr="0051392F" w:rsidRDefault="0051392F" w:rsidP="006C6539">
      <w:pPr>
        <w:bidi w:val="0"/>
      </w:pPr>
      <w:r w:rsidRPr="0051392F">
        <w:t xml:space="preserve">X </w:t>
      </w:r>
      <w:proofErr w:type="spellStart"/>
      <w:r w:rsidRPr="0051392F">
        <w:t>const</w:t>
      </w:r>
      <w:proofErr w:type="spellEnd"/>
      <w:r w:rsidRPr="0051392F">
        <w:t xml:space="preserve">* x </w:t>
      </w:r>
    </w:p>
    <w:p w:rsidR="0051392F" w:rsidRDefault="0051392F" w:rsidP="006C6539">
      <w:pPr>
        <w:bidi w:val="0"/>
      </w:pPr>
      <w:proofErr w:type="gramStart"/>
      <w:r>
        <w:t>is</w:t>
      </w:r>
      <w:proofErr w:type="gramEnd"/>
      <w:r>
        <w:t xml:space="preserve"> equivalent to </w:t>
      </w:r>
    </w:p>
    <w:p w:rsidR="0051392F" w:rsidRPr="0051392F" w:rsidRDefault="0051392F" w:rsidP="006C6539">
      <w:pPr>
        <w:bidi w:val="0"/>
        <w:rPr>
          <w:rtl/>
        </w:rPr>
      </w:pPr>
      <w:proofErr w:type="spellStart"/>
      <w:proofErr w:type="gramStart"/>
      <w:r w:rsidRPr="0051392F">
        <w:t>const</w:t>
      </w:r>
      <w:proofErr w:type="spellEnd"/>
      <w:proofErr w:type="gramEnd"/>
      <w:r w:rsidRPr="0051392F">
        <w:t xml:space="preserve">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proofErr w:type="spellStart"/>
      <w:r>
        <w:t>const</w:t>
      </w:r>
      <w:proofErr w:type="spellEnd"/>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xml:space="preserve">. הרעיון כאן להפריד בין </w:t>
      </w:r>
      <w:proofErr w:type="spellStart"/>
      <w:r>
        <w:rPr>
          <w:rFonts w:hint="cs"/>
          <w:rtl/>
        </w:rPr>
        <w:t>יצוג</w:t>
      </w:r>
      <w:proofErr w:type="spellEnd"/>
      <w:r>
        <w:rPr>
          <w:rFonts w:hint="cs"/>
          <w:rtl/>
        </w:rPr>
        <w:t xml:space="preserve">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 xml:space="preserve">Scoped </w:t>
      </w:r>
      <w:proofErr w:type="spellStart"/>
      <w:r>
        <w:t>enum</w:t>
      </w:r>
      <w:proofErr w:type="spellEnd"/>
      <w:r>
        <w:t xml:space="preserve">/ </w:t>
      </w:r>
      <w:proofErr w:type="spellStart"/>
      <w:r>
        <w:t>enum</w:t>
      </w:r>
      <w:proofErr w:type="spellEnd"/>
      <w:r>
        <w:t>-class</w:t>
      </w:r>
      <w:bookmarkEnd w:id="37"/>
    </w:p>
    <w:p w:rsidR="00BE7BA8" w:rsidRDefault="00BE7BA8" w:rsidP="00BE7BA8">
      <w:pPr>
        <w:spacing w:before="100" w:beforeAutospacing="1" w:after="100" w:afterAutospacing="1"/>
        <w:rPr>
          <w:rtl/>
        </w:rPr>
      </w:pPr>
      <w:r>
        <w:rPr>
          <w:rFonts w:hint="cs"/>
          <w:rtl/>
        </w:rPr>
        <w:t xml:space="preserve">שינוי בהגדרת </w:t>
      </w:r>
      <w:proofErr w:type="spellStart"/>
      <w:r>
        <w:rPr>
          <w:rFonts w:hint="cs"/>
          <w:rtl/>
        </w:rPr>
        <w:t>אנומרציה</w:t>
      </w:r>
      <w:proofErr w:type="spellEnd"/>
      <w:r>
        <w:rPr>
          <w:rFonts w:hint="cs"/>
          <w:rtl/>
        </w:rPr>
        <w:t xml:space="preserve"> מאפשר </w:t>
      </w:r>
      <w:proofErr w:type="spellStart"/>
      <w:r>
        <w:rPr>
          <w:rFonts w:hint="cs"/>
          <w:rtl/>
        </w:rPr>
        <w:t>אנומרציה</w:t>
      </w:r>
      <w:proofErr w:type="spellEnd"/>
      <w:r>
        <w:rPr>
          <w:rFonts w:hint="cs"/>
          <w:rtl/>
        </w:rPr>
        <w:t xml:space="preserve"> קצת דומה ל </w:t>
      </w:r>
      <w:r>
        <w:t>C#</w:t>
      </w:r>
      <w:r>
        <w:rPr>
          <w:rFonts w:hint="cs"/>
          <w:rtl/>
        </w:rPr>
        <w:t xml:space="preserve">. אם משתמשים ב </w:t>
      </w:r>
      <w:proofErr w:type="spellStart"/>
      <w:r>
        <w:t>enum</w:t>
      </w:r>
      <w:proofErr w:type="spellEnd"/>
      <w:r>
        <w:t xml:space="preserve"> class</w:t>
      </w:r>
      <w:r>
        <w:rPr>
          <w:rFonts w:hint="cs"/>
          <w:rtl/>
        </w:rPr>
        <w:t xml:space="preserve"> במקום סתם </w:t>
      </w:r>
      <w:proofErr w:type="spellStart"/>
      <w:r>
        <w:t>enum</w:t>
      </w:r>
      <w:proofErr w:type="spellEnd"/>
      <w:r>
        <w:rPr>
          <w:rFonts w:hint="cs"/>
          <w:rtl/>
        </w:rPr>
        <w:t xml:space="preserve"> אז האיברים של </w:t>
      </w:r>
      <w:proofErr w:type="spellStart"/>
      <w:r>
        <w:rPr>
          <w:rFonts w:hint="cs"/>
          <w:rtl/>
        </w:rPr>
        <w:t>האנומרציה</w:t>
      </w:r>
      <w:proofErr w:type="spellEnd"/>
      <w:r>
        <w:rPr>
          <w:rFonts w:hint="cs"/>
          <w:rtl/>
        </w:rPr>
        <w:t xml:space="preserve"> מוגבלים לסקופ של </w:t>
      </w:r>
      <w:proofErr w:type="spellStart"/>
      <w:r>
        <w:rPr>
          <w:rFonts w:hint="cs"/>
          <w:rtl/>
        </w:rPr>
        <w:t>האנומרציה</w:t>
      </w:r>
      <w:proofErr w:type="spellEnd"/>
      <w:r>
        <w:rPr>
          <w:rFonts w:hint="cs"/>
          <w:rtl/>
        </w:rPr>
        <w:t>.</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 xml:space="preserve">כמו כן, ניתן להגדיר את הטיפוס </w:t>
      </w:r>
      <w:proofErr w:type="spellStart"/>
      <w:r>
        <w:rPr>
          <w:rFonts w:hint="cs"/>
          <w:rtl/>
        </w:rPr>
        <w:t>הפרמיטיבי</w:t>
      </w:r>
      <w:proofErr w:type="spellEnd"/>
      <w:r>
        <w:rPr>
          <w:rFonts w:hint="cs"/>
          <w:rtl/>
        </w:rPr>
        <w:t xml:space="preserve"> עליו מתבססת </w:t>
      </w:r>
      <w:proofErr w:type="spellStart"/>
      <w:r>
        <w:rPr>
          <w:rFonts w:hint="cs"/>
          <w:rtl/>
        </w:rPr>
        <w:t>האנומרציה</w:t>
      </w:r>
      <w:proofErr w:type="spellEnd"/>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proofErr w:type="spellStart"/>
      <w:r>
        <w:t>enum</w:t>
      </w:r>
      <w:proofErr w:type="spellEnd"/>
      <w:r>
        <w:t>-class</w:t>
      </w:r>
      <w:r>
        <w:rPr>
          <w:rFonts w:hint="cs"/>
          <w:rtl/>
        </w:rPr>
        <w:t xml:space="preserve"> טיפוס ברירת המחדל הינו </w:t>
      </w:r>
      <w:proofErr w:type="spellStart"/>
      <w:r>
        <w:t>int</w:t>
      </w:r>
      <w:proofErr w:type="spellEnd"/>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w:t>
      </w:r>
      <w:proofErr w:type="spellStart"/>
      <w:r>
        <w:rPr>
          <w:rFonts w:hint="cs"/>
          <w:rtl/>
        </w:rPr>
        <w:t>לאנומרציה</w:t>
      </w:r>
      <w:proofErr w:type="spellEnd"/>
      <w:r>
        <w:rPr>
          <w:rFonts w:hint="cs"/>
          <w:rtl/>
        </w:rPr>
        <w:t xml:space="preserve"> כ </w:t>
      </w:r>
      <w:r>
        <w:t>incomplete types</w:t>
      </w:r>
      <w:r>
        <w:rPr>
          <w:rFonts w:hint="cs"/>
          <w:rtl/>
        </w:rPr>
        <w:t xml:space="preserve"> ובכך מקטין את התלות בין קבצים.</w:t>
      </w:r>
    </w:p>
    <w:p w:rsidR="00D55AFE" w:rsidRDefault="00A01D99" w:rsidP="00D55AFE">
      <w:pPr>
        <w:pStyle w:val="Heading3"/>
      </w:pPr>
      <w:bookmarkStart w:id="38" w:name="_Toc7956936"/>
      <w:proofErr w:type="spellStart"/>
      <w:r>
        <w:t>s</w:t>
      </w:r>
      <w:r w:rsidR="00D55AFE">
        <w:t>tatic_assert</w:t>
      </w:r>
      <w:bookmarkEnd w:id="38"/>
      <w:proofErr w:type="spellEnd"/>
    </w:p>
    <w:p w:rsidR="00D55AFE" w:rsidRDefault="00D55AFE" w:rsidP="00D55AFE">
      <w:proofErr w:type="spellStart"/>
      <w:r>
        <w:rPr>
          <w:rFonts w:hint="cs"/>
          <w:rtl/>
        </w:rPr>
        <w:t>אסרט</w:t>
      </w:r>
      <w:proofErr w:type="spellEnd"/>
      <w:r>
        <w:rPr>
          <w:rFonts w:hint="cs"/>
          <w:rtl/>
        </w:rPr>
        <w:t xml:space="preserve"> מוכר בצורת זמן-ריצה. כאן יש אפשרות להגדיר בזמן קומפילציה. </w:t>
      </w:r>
      <w:proofErr w:type="spellStart"/>
      <w:r>
        <w:rPr>
          <w:rFonts w:hint="cs"/>
          <w:rtl/>
        </w:rPr>
        <w:t>אסרט</w:t>
      </w:r>
      <w:proofErr w:type="spellEnd"/>
      <w:r>
        <w:rPr>
          <w:rFonts w:hint="cs"/>
          <w:rtl/>
        </w:rPr>
        <w:t xml:space="preserve">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proofErr w:type="spellStart"/>
      <w:r>
        <w:t>has_virtual_destructor</w:t>
      </w:r>
      <w:proofErr w:type="spellEnd"/>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9" w:name="_Toc7956937"/>
      <w:proofErr w:type="spellStart"/>
      <w:proofErr w:type="gramStart"/>
      <w:r>
        <w:t>noexcept</w:t>
      </w:r>
      <w:proofErr w:type="spellEnd"/>
      <w:proofErr w:type="gramEnd"/>
    </w:p>
    <w:p w:rsidR="00361618" w:rsidRDefault="00361618" w:rsidP="005455BE">
      <w:pPr>
        <w:rPr>
          <w:rtl/>
        </w:rPr>
      </w:pPr>
      <w:r>
        <w:rPr>
          <w:rFonts w:hint="cs"/>
          <w:rtl/>
        </w:rPr>
        <w:t>(</w:t>
      </w:r>
      <w:r w:rsidR="005455BE">
        <w:rPr>
          <w:rFonts w:hint="cs"/>
          <w:rtl/>
        </w:rPr>
        <w:t>מחליף</w:t>
      </w:r>
      <w:r>
        <w:rPr>
          <w:rFonts w:hint="cs"/>
          <w:rtl/>
        </w:rPr>
        <w:t xml:space="preserve">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pPr>
        <w:rPr>
          <w:rtl/>
        </w:rPr>
      </w:pPr>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proofErr w:type="spellStart"/>
      <w:r w:rsidR="00867744">
        <w:t>std</w:t>
      </w:r>
      <w:proofErr w:type="spellEnd"/>
      <w:r w:rsidR="00867744">
        <w:t>::</w:t>
      </w:r>
      <w:proofErr w:type="spellStart"/>
      <w:r w:rsidR="00867744">
        <w:t>set_terminate</w:t>
      </w:r>
      <w:proofErr w:type="spellEnd"/>
      <w:r w:rsidR="00867744">
        <w:t>()</w:t>
      </w:r>
      <w:r w:rsidR="00867744">
        <w:rPr>
          <w:rFonts w:hint="cs"/>
          <w:rtl/>
        </w:rPr>
        <w:t>.</w:t>
      </w:r>
    </w:p>
    <w:p w:rsidR="005455BE" w:rsidRDefault="005455BE" w:rsidP="00867744">
      <w:r>
        <w:rPr>
          <w:rFonts w:hint="cs"/>
          <w:rtl/>
        </w:rPr>
        <w:t>חיוני במקרה שהתוכנה נתקלה במצב שאין שום דרך לתקנו ויש לסיים את כל התכנית.</w:t>
      </w:r>
    </w:p>
    <w:p w:rsidR="00345F12" w:rsidRDefault="00345F12" w:rsidP="00867744">
      <w:pPr>
        <w:rPr>
          <w:rtl/>
        </w:rPr>
      </w:pPr>
      <w:proofErr w:type="spellStart"/>
      <w:r>
        <w:rPr>
          <w:rFonts w:hint="cs"/>
          <w:rtl/>
        </w:rPr>
        <w:t>מיירס</w:t>
      </w:r>
      <w:proofErr w:type="spellEnd"/>
      <w:r>
        <w:rPr>
          <w:rFonts w:hint="cs"/>
          <w:rtl/>
        </w:rPr>
        <w:t xml:space="preserve"> ממליץ להשתמש בזה כל </w:t>
      </w:r>
      <w:proofErr w:type="spellStart"/>
      <w:r>
        <w:rPr>
          <w:rFonts w:hint="cs"/>
          <w:rtl/>
        </w:rPr>
        <w:t>היכא</w:t>
      </w:r>
      <w:proofErr w:type="spellEnd"/>
      <w:r>
        <w:rPr>
          <w:rFonts w:hint="cs"/>
          <w:rtl/>
        </w:rPr>
        <w:t xml:space="preserve"> </w:t>
      </w:r>
      <w:proofErr w:type="spellStart"/>
      <w:r>
        <w:rPr>
          <w:rFonts w:hint="cs"/>
          <w:rtl/>
        </w:rPr>
        <w:t>דאפשר</w:t>
      </w:r>
      <w:proofErr w:type="spellEnd"/>
      <w:r>
        <w:rPr>
          <w:rFonts w:hint="cs"/>
          <w:rtl/>
        </w:rPr>
        <w:t xml:space="preserve"> משום שזה מאפשר לקומפיילר לייצר קוד יעיל יותר.</w:t>
      </w:r>
    </w:p>
    <w:p w:rsidR="005455BE" w:rsidRDefault="005455BE" w:rsidP="005455BE">
      <w:pPr>
        <w:bidi w:val="0"/>
      </w:pPr>
      <w:proofErr w:type="spellStart"/>
      <w:proofErr w:type="gramStart"/>
      <w:r w:rsidRPr="005455BE">
        <w:rPr>
          <w:b/>
          <w:bCs/>
        </w:rPr>
        <w:t>noexcept</w:t>
      </w:r>
      <w:proofErr w:type="spellEnd"/>
      <w:proofErr w:type="gramEnd"/>
      <w:r>
        <w:t xml:space="preserve"> is equivalent to </w:t>
      </w:r>
      <w:proofErr w:type="spellStart"/>
      <w:r w:rsidRPr="005455BE">
        <w:rPr>
          <w:b/>
          <w:bCs/>
        </w:rPr>
        <w:t>noexcept</w:t>
      </w:r>
      <w:proofErr w:type="spellEnd"/>
      <w:r w:rsidRPr="005455BE">
        <w:rPr>
          <w:b/>
          <w:bCs/>
        </w:rPr>
        <w:t>(true)</w:t>
      </w:r>
    </w:p>
    <w:p w:rsidR="005455BE" w:rsidRDefault="005455BE" w:rsidP="005455BE">
      <w:pPr>
        <w:bidi w:val="0"/>
      </w:pPr>
      <w:proofErr w:type="spellStart"/>
      <w:proofErr w:type="gramStart"/>
      <w:r w:rsidRPr="005455BE">
        <w:rPr>
          <w:b/>
          <w:bCs/>
        </w:rPr>
        <w:t>noexcept</w:t>
      </w:r>
      <w:proofErr w:type="spellEnd"/>
      <w:r w:rsidRPr="005455BE">
        <w:rPr>
          <w:b/>
          <w:bCs/>
        </w:rPr>
        <w:t>(</w:t>
      </w:r>
      <w:proofErr w:type="gramEnd"/>
      <w:r w:rsidRPr="005455BE">
        <w:rPr>
          <w:b/>
          <w:bCs/>
        </w:rPr>
        <w:t>false)</w:t>
      </w:r>
      <w:r>
        <w:t xml:space="preserve"> does nothing</w:t>
      </w:r>
    </w:p>
    <w:p w:rsidR="00927798" w:rsidRDefault="005455BE" w:rsidP="005455BE">
      <w:pPr>
        <w:pStyle w:val="Heading3"/>
      </w:pPr>
      <w:proofErr w:type="spellStart"/>
      <w:proofErr w:type="gramStart"/>
      <w:r>
        <w:t>init</w:t>
      </w:r>
      <w:proofErr w:type="spellEnd"/>
      <w:proofErr w:type="gramEnd"/>
      <w:r>
        <w:t xml:space="preserve"> o</w:t>
      </w:r>
      <w:r w:rsidR="00927798">
        <w:t xml:space="preserve">bject </w:t>
      </w:r>
      <w:r>
        <w:t>with {}</w:t>
      </w:r>
    </w:p>
    <w:p w:rsidR="00927798" w:rsidRDefault="00927798" w:rsidP="00927798">
      <w:pPr>
        <w:rPr>
          <w:rtl/>
        </w:rPr>
      </w:pPr>
      <w:r>
        <w:rPr>
          <w:rFonts w:hint="cs"/>
          <w:rtl/>
        </w:rPr>
        <w:t xml:space="preserve">לקלאס הבא אין </w:t>
      </w:r>
      <w:proofErr w:type="spellStart"/>
      <w:r>
        <w:t>ctor</w:t>
      </w:r>
      <w:proofErr w:type="spellEnd"/>
      <w:r>
        <w:rPr>
          <w:rFonts w:hint="cs"/>
          <w:rtl/>
        </w:rPr>
        <w:t xml:space="preserve"> ואעפ"כ ניתן לאתחל את ערכיו.</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lastRenderedPageBreak/>
        <w:t>template</w:t>
      </w:r>
      <w:r>
        <w:rPr>
          <w:rFonts w:ascii="Consolas" w:hAnsi="Consolas" w:cs="Consolas"/>
          <w:color w:val="000000"/>
          <w:sz w:val="19"/>
          <w:szCs w:val="19"/>
        </w:rPr>
        <w:t>&lt;</w:t>
      </w:r>
      <w:proofErr w:type="spellStart"/>
      <w:proofErr w:type="gramEnd"/>
      <w:r>
        <w:rPr>
          <w:rFonts w:ascii="Consolas" w:hAnsi="Consolas" w:cs="Consolas"/>
          <w:color w:val="0000FF"/>
          <w:sz w:val="19"/>
          <w:szCs w:val="19"/>
        </w:rPr>
        <w:t>typename</w:t>
      </w:r>
      <w:proofErr w:type="spellEnd"/>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Point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rPr>
          <w:rtl/>
        </w:rPr>
      </w:pPr>
    </w:p>
    <w:p w:rsidR="00927798" w:rsidRDefault="00927798" w:rsidP="00927798">
      <w:pPr>
        <w:bidi w:val="0"/>
      </w:pPr>
      <w:r>
        <w:rPr>
          <w:rFonts w:ascii="Consolas" w:hAnsi="Consolas" w:cs="Consolas"/>
          <w:color w:val="2B91AF"/>
          <w:sz w:val="19"/>
          <w:szCs w:val="19"/>
        </w:rPr>
        <w:t>Point</w:t>
      </w:r>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p = </w:t>
      </w:r>
      <w:proofErr w:type="gramStart"/>
      <w:r>
        <w:rPr>
          <w:rFonts w:ascii="Consolas" w:hAnsi="Consolas" w:cs="Consolas"/>
          <w:color w:val="000000"/>
          <w:sz w:val="19"/>
          <w:szCs w:val="19"/>
        </w:rPr>
        <w:t>{ 10</w:t>
      </w:r>
      <w:proofErr w:type="gramEnd"/>
      <w:r>
        <w:rPr>
          <w:rFonts w:ascii="Consolas" w:hAnsi="Consolas" w:cs="Consolas"/>
          <w:color w:val="000000"/>
          <w:sz w:val="19"/>
          <w:szCs w:val="19"/>
        </w:rPr>
        <w:t>, 11 };</w:t>
      </w:r>
    </w:p>
    <w:p w:rsidR="00927798" w:rsidRDefault="00927798" w:rsidP="00927798">
      <w:pPr>
        <w:rPr>
          <w:rtl/>
        </w:rPr>
      </w:pPr>
      <w:r>
        <w:rPr>
          <w:rFonts w:hint="cs"/>
          <w:rtl/>
        </w:rPr>
        <w:t>זהו כתיב חדש של השפה. מובן מאליו שהשדות צריכים להיות פומביים.</w:t>
      </w:r>
    </w:p>
    <w:p w:rsidR="005455BE" w:rsidRDefault="005455BE" w:rsidP="00927798">
      <w:pPr>
        <w:rPr>
          <w:rtl/>
        </w:rPr>
      </w:pPr>
      <w:r>
        <w:rPr>
          <w:rFonts w:hint="cs"/>
          <w:rtl/>
        </w:rPr>
        <w:t>באופן דומה אפשר לאתחל וקטור</w:t>
      </w:r>
    </w:p>
    <w:p w:rsidR="005455BE" w:rsidRPr="005455BE" w:rsidRDefault="005455BE" w:rsidP="005455BE">
      <w:pPr>
        <w:pStyle w:val="CodeStyle"/>
      </w:pPr>
      <w:proofErr w:type="gramStart"/>
      <w:r>
        <w:t>vector&lt;</w:t>
      </w:r>
      <w:proofErr w:type="gramEnd"/>
      <w:r>
        <w:t>in&gt; v = {1,2,3};</w:t>
      </w:r>
    </w:p>
    <w:p w:rsidR="00927798" w:rsidRPr="00927798" w:rsidRDefault="00927798" w:rsidP="00927798">
      <w:pPr>
        <w:rPr>
          <w:rtl/>
        </w:rPr>
      </w:pPr>
    </w:p>
    <w:p w:rsidR="00AD294A" w:rsidRDefault="00D340F3" w:rsidP="00361618">
      <w:pPr>
        <w:pStyle w:val="Heading2"/>
        <w:bidi w:val="0"/>
        <w:rPr>
          <w:rtl/>
        </w:rPr>
      </w:pPr>
      <w:proofErr w:type="spellStart"/>
      <w:r>
        <w:t>Etc</w:t>
      </w:r>
      <w:proofErr w:type="spellEnd"/>
      <w:r>
        <w:t>…</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w:t>
      </w:r>
      <w:proofErr w:type="spellStart"/>
      <w:r>
        <w:t>config</w:t>
      </w:r>
      <w:proofErr w:type="spellEnd"/>
      <w:r>
        <w:t xml:space="preserve"> prop&gt;general&gt;intermediate </w:t>
      </w:r>
      <w:proofErr w:type="spellStart"/>
      <w:r>
        <w:t>dir</w:t>
      </w:r>
      <w:proofErr w:type="spellEnd"/>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w:t>
      </w:r>
      <w:proofErr w:type="spellStart"/>
      <w:r w:rsidRPr="00427DEE">
        <w:rPr>
          <w:rFonts w:hint="cs"/>
          <w:rtl/>
        </w:rPr>
        <w:t>איפוא</w:t>
      </w:r>
      <w:proofErr w:type="spellEnd"/>
      <w:r w:rsidRPr="00427DEE">
        <w:rPr>
          <w:rFonts w:hint="cs"/>
          <w:rtl/>
        </w:rPr>
        <w:t xml:space="preserve">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proofErr w:type="spellStart"/>
      <w:r w:rsidRPr="006F68E1">
        <w:t>sln</w:t>
      </w:r>
      <w:proofErr w:type="spellEnd"/>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proofErr w:type="spellStart"/>
      <w:r w:rsidR="006F68E1" w:rsidRPr="006F68E1">
        <w:t>vcxproj</w:t>
      </w:r>
      <w:proofErr w:type="spellEnd"/>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proofErr w:type="gramStart"/>
      <w:r w:rsidRPr="003A4717">
        <w:rPr>
          <w:b/>
          <w:bCs/>
          <w:sz w:val="20"/>
          <w:szCs w:val="20"/>
        </w:rPr>
        <w:t>ASSERT(</w:t>
      </w:r>
      <w:proofErr w:type="gramEnd"/>
      <w:r w:rsidRPr="003A4717">
        <w:rPr>
          <w:b/>
          <w:bCs/>
          <w:sz w:val="20"/>
          <w:szCs w:val="20"/>
        </w:rPr>
        <w:t>pointer);</w:t>
      </w:r>
    </w:p>
    <w:p w:rsidR="004559AD" w:rsidRDefault="00A724FA" w:rsidP="006C6539">
      <w:r w:rsidRPr="004559AD">
        <w:rPr>
          <w:rFonts w:hint="cs"/>
          <w:rtl/>
        </w:rPr>
        <w:t xml:space="preserve">יש </w:t>
      </w:r>
      <w:proofErr w:type="spellStart"/>
      <w:r w:rsidRPr="004559AD">
        <w:rPr>
          <w:rFonts w:hint="cs"/>
          <w:rtl/>
        </w:rPr>
        <w:t>גרסא</w:t>
      </w:r>
      <w:proofErr w:type="spellEnd"/>
      <w:r w:rsidRPr="004559AD">
        <w:rPr>
          <w:rFonts w:hint="cs"/>
          <w:rtl/>
        </w:rPr>
        <w:t xml:space="preserve"> סטנדרטית </w:t>
      </w:r>
      <w:proofErr w:type="spellStart"/>
      <w:r w:rsidRPr="004559AD">
        <w:rPr>
          <w:rFonts w:hint="cs"/>
          <w:rtl/>
        </w:rPr>
        <w:t>וגרסא</w:t>
      </w:r>
      <w:proofErr w:type="spellEnd"/>
      <w:r w:rsidRPr="004559AD">
        <w:rPr>
          <w:rFonts w:hint="cs"/>
          <w:rtl/>
        </w:rPr>
        <w:t xml:space="preserve"> </w:t>
      </w:r>
      <w:proofErr w:type="spellStart"/>
      <w:r w:rsidRPr="004559AD">
        <w:rPr>
          <w:rFonts w:hint="cs"/>
          <w:rtl/>
        </w:rPr>
        <w:t>מיקרוסופטית</w:t>
      </w:r>
      <w:proofErr w:type="spellEnd"/>
      <w:r w:rsidRPr="004559AD">
        <w:rPr>
          <w:rFonts w:hint="cs"/>
          <w:rtl/>
        </w:rPr>
        <w:t xml:space="preserve">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proofErr w:type="spellStart"/>
      <w:r>
        <w:rPr>
          <w:rFonts w:ascii="Consolas" w:hAnsi="Consolas" w:cs="Consolas"/>
          <w:color w:val="A31515"/>
          <w:sz w:val="19"/>
          <w:szCs w:val="19"/>
          <w:highlight w:val="white"/>
        </w:rPr>
        <w:t>crtdbg.h</w:t>
      </w:r>
      <w:proofErr w:type="spellEnd"/>
    </w:p>
    <w:p w:rsidR="004559AD" w:rsidRPr="004728D4" w:rsidRDefault="00A724FA" w:rsidP="006C6539">
      <w:pPr>
        <w:rPr>
          <w:rtl/>
        </w:rPr>
      </w:pPr>
      <w:proofErr w:type="spellStart"/>
      <w:r>
        <w:rPr>
          <w:rFonts w:hint="cs"/>
          <w:rtl/>
        </w:rPr>
        <w:t>הגרסא</w:t>
      </w:r>
      <w:proofErr w:type="spellEnd"/>
      <w:r>
        <w:rPr>
          <w:rFonts w:hint="cs"/>
          <w:rtl/>
        </w:rPr>
        <w:t xml:space="preserve"> הסטטית מתגלה בשלב הקומפילציה בלבד</w:t>
      </w:r>
    </w:p>
    <w:p w:rsidR="004559AD" w:rsidRPr="003A4717" w:rsidRDefault="00A724FA" w:rsidP="006C6539">
      <w:pPr>
        <w:rPr>
          <w:rtl/>
        </w:rPr>
      </w:pPr>
      <w:proofErr w:type="spellStart"/>
      <w:r w:rsidRPr="003A4717">
        <w:t>static_</w:t>
      </w:r>
      <w:proofErr w:type="gramStart"/>
      <w:r w:rsidRPr="003A4717">
        <w:t>assert</w:t>
      </w:r>
      <w:proofErr w:type="spellEnd"/>
      <w:r w:rsidRPr="003A4717">
        <w:t>(</w:t>
      </w:r>
      <w:proofErr w:type="spellStart"/>
      <w:proofErr w:type="gramEnd"/>
      <w:r w:rsidRPr="003A4717">
        <w:t>sizeof</w:t>
      </w:r>
      <w:proofErr w:type="spellEnd"/>
      <w:r w:rsidRPr="003A4717">
        <w:t>(float)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w:t>
      </w:r>
      <w:proofErr w:type="spellStart"/>
      <w:r>
        <w:rPr>
          <w:rFonts w:hint="cs"/>
          <w:rtl/>
        </w:rPr>
        <w:t>קאר</w:t>
      </w:r>
      <w:proofErr w:type="spellEnd"/>
      <w:r>
        <w:rPr>
          <w:rFonts w:hint="cs"/>
          <w:rtl/>
        </w:rPr>
        <w:t xml:space="preserve"> הגדיר </w:t>
      </w:r>
      <w:r>
        <w:t>Verify</w:t>
      </w:r>
    </w:p>
    <w:p w:rsidR="00DC33EA" w:rsidRDefault="00A724FA" w:rsidP="006C6539">
      <w:pPr>
        <w:bidi w:val="0"/>
        <w:rPr>
          <w:color w:val="000000"/>
          <w:highlight w:val="white"/>
        </w:rPr>
      </w:pPr>
      <w:r>
        <w:rPr>
          <w:highlight w:val="white"/>
        </w:rPr>
        <w:t>#</w:t>
      </w:r>
      <w:proofErr w:type="spellStart"/>
      <w:r>
        <w:rPr>
          <w:highlight w:val="white"/>
        </w:rPr>
        <w:t>ifdef</w:t>
      </w:r>
      <w:proofErr w:type="spellEnd"/>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w:t>
      </w:r>
      <w:proofErr w:type="gramStart"/>
      <w:r>
        <w:rPr>
          <w:highlight w:val="white"/>
        </w:rPr>
        <w:t>VERIFY(</w:t>
      </w:r>
      <w:proofErr w:type="gramEnd"/>
      <w:r>
        <w:rPr>
          <w:highlight w:val="white"/>
        </w:rPr>
        <w:t>expression) (expression)</w:t>
      </w:r>
    </w:p>
    <w:p w:rsidR="00DC33EA" w:rsidRDefault="00A724FA" w:rsidP="006C6539">
      <w:pPr>
        <w:bidi w:val="0"/>
        <w:rPr>
          <w:color w:val="000000"/>
          <w:highlight w:val="white"/>
        </w:rPr>
      </w:pPr>
      <w:r>
        <w:rPr>
          <w:highlight w:val="white"/>
        </w:rPr>
        <w:t>#</w:t>
      </w:r>
      <w:proofErr w:type="spellStart"/>
      <w:r>
        <w:rPr>
          <w:highlight w:val="white"/>
        </w:rPr>
        <w:t>endif</w:t>
      </w:r>
      <w:proofErr w:type="spellEnd"/>
    </w:p>
    <w:p w:rsidR="00DC33EA" w:rsidRDefault="00DC33EA" w:rsidP="006C6539">
      <w:pPr>
        <w:bidi w:val="0"/>
      </w:pPr>
    </w:p>
    <w:p w:rsidR="003A0863" w:rsidRDefault="00A724FA" w:rsidP="006C6539">
      <w:pPr>
        <w:rPr>
          <w:rtl/>
        </w:rPr>
      </w:pPr>
      <w:r>
        <w:rPr>
          <w:rFonts w:hint="cs"/>
          <w:rtl/>
        </w:rPr>
        <w:t xml:space="preserve">כלומר בגרסת </w:t>
      </w:r>
      <w:proofErr w:type="spellStart"/>
      <w:r>
        <w:rPr>
          <w:rFonts w:hint="cs"/>
          <w:rtl/>
        </w:rPr>
        <w:t>דיבאג</w:t>
      </w:r>
      <w:proofErr w:type="spellEnd"/>
      <w:r>
        <w:rPr>
          <w:rFonts w:hint="cs"/>
          <w:rtl/>
        </w:rPr>
        <w:t xml:space="preserve"> זה </w:t>
      </w:r>
      <w:proofErr w:type="spellStart"/>
      <w:r>
        <w:rPr>
          <w:rFonts w:hint="cs"/>
          <w:rtl/>
        </w:rPr>
        <w:t>אסרט</w:t>
      </w:r>
      <w:proofErr w:type="spellEnd"/>
      <w:r>
        <w:rPr>
          <w:rFonts w:hint="cs"/>
          <w:rtl/>
        </w:rPr>
        <w:t xml:space="preserve">, אבל בגרסת ריצה זה לא 'נעלם' (כפי </w:t>
      </w:r>
      <w:proofErr w:type="spellStart"/>
      <w:r>
        <w:rPr>
          <w:rFonts w:hint="cs"/>
          <w:rtl/>
        </w:rPr>
        <w:t>שאסרט</w:t>
      </w:r>
      <w:proofErr w:type="spellEnd"/>
      <w:r>
        <w:rPr>
          <w:rFonts w:hint="cs"/>
          <w:rtl/>
        </w:rPr>
        <w:t xml:space="preserve"> נעלם) אלא משאיר את הביטוי הפנימי. מאד שימושי. למשל כאן </w:t>
      </w:r>
      <w:proofErr w:type="spellStart"/>
      <w:r>
        <w:rPr>
          <w:rFonts w:hint="cs"/>
          <w:rtl/>
        </w:rPr>
        <w:t>בדיסטרקטור</w:t>
      </w:r>
      <w:proofErr w:type="spellEnd"/>
      <w:r>
        <w:rPr>
          <w:rFonts w:hint="cs"/>
          <w:rtl/>
        </w:rPr>
        <w:t>.</w:t>
      </w:r>
    </w:p>
    <w:p w:rsidR="00DC33EA" w:rsidRDefault="00A724FA" w:rsidP="006C6539">
      <w:pPr>
        <w:bidi w:val="0"/>
        <w:rPr>
          <w:highlight w:val="white"/>
        </w:rPr>
      </w:pPr>
      <w:r>
        <w:rPr>
          <w:highlight w:val="white"/>
        </w:rPr>
        <w:t xml:space="preserve">    ~</w:t>
      </w:r>
      <w:proofErr w:type="spellStart"/>
      <w:proofErr w:type="gramStart"/>
      <w:r>
        <w:rPr>
          <w:highlight w:val="white"/>
        </w:rPr>
        <w:t>ManualResetEvent</w:t>
      </w:r>
      <w:proofErr w:type="spellEnd"/>
      <w:r>
        <w:rPr>
          <w:highlight w:val="white"/>
        </w:rPr>
        <w:t>()</w:t>
      </w:r>
      <w:proofErr w:type="gramEnd"/>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proofErr w:type="gramStart"/>
      <w:r>
        <w:rPr>
          <w:color w:val="6F008A"/>
          <w:highlight w:val="white"/>
        </w:rPr>
        <w:t>VERIFY</w:t>
      </w:r>
      <w:r>
        <w:rPr>
          <w:highlight w:val="white"/>
        </w:rPr>
        <w:t>(</w:t>
      </w:r>
      <w:proofErr w:type="spellStart"/>
      <w:proofErr w:type="gramEnd"/>
      <w:r>
        <w:rPr>
          <w:highlight w:val="white"/>
        </w:rPr>
        <w:t>CloseHandle</w:t>
      </w:r>
      <w:proofErr w:type="spellEnd"/>
      <w:r>
        <w:rPr>
          <w:highlight w:val="white"/>
        </w:rPr>
        <w:t>(</w:t>
      </w:r>
      <w:proofErr w:type="spellStart"/>
      <w:r>
        <w:rPr>
          <w:highlight w:val="white"/>
        </w:rPr>
        <w:t>m_handle</w:t>
      </w:r>
      <w:proofErr w:type="spellEnd"/>
      <w:r>
        <w:rPr>
          <w:highlight w:val="white"/>
        </w:rPr>
        <w:t>));</w:t>
      </w:r>
    </w:p>
    <w:p w:rsidR="00DC33EA" w:rsidRDefault="00A724FA" w:rsidP="006C6539">
      <w:pPr>
        <w:bidi w:val="0"/>
      </w:pPr>
      <w:r>
        <w:rPr>
          <w:highlight w:val="white"/>
        </w:rPr>
        <w:t xml:space="preserve">    }</w:t>
      </w:r>
    </w:p>
    <w:p w:rsidR="00637D23" w:rsidRDefault="00637D23" w:rsidP="006C6539">
      <w:pPr>
        <w:rPr>
          <w:rtl/>
        </w:rPr>
      </w:pPr>
      <w:r>
        <w:rPr>
          <w:rFonts w:hint="cs"/>
          <w:rtl/>
        </w:rPr>
        <w:lastRenderedPageBreak/>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w:t>
      </w:r>
      <w:proofErr w:type="spellStart"/>
      <w:r>
        <w:rPr>
          <w:rFonts w:hint="cs"/>
          <w:highlight w:val="white"/>
          <w:rtl/>
        </w:rPr>
        <w:t>דיבאג</w:t>
      </w:r>
      <w:proofErr w:type="spellEnd"/>
    </w:p>
    <w:p w:rsidR="00B374E6" w:rsidRDefault="00A724FA" w:rsidP="006C6539">
      <w:pPr>
        <w:bidi w:val="0"/>
        <w:rPr>
          <w:highlight w:val="white"/>
        </w:rPr>
      </w:pPr>
      <w:r>
        <w:rPr>
          <w:highlight w:val="white"/>
        </w:rPr>
        <w:tab/>
      </w:r>
      <w:proofErr w:type="spellStart"/>
      <w:proofErr w:type="gramStart"/>
      <w:r>
        <w:rPr>
          <w:color w:val="0000FF"/>
          <w:highlight w:val="white"/>
        </w:rPr>
        <w:t>wchar_t</w:t>
      </w:r>
      <w:proofErr w:type="spellEnd"/>
      <w:proofErr w:type="gramEnd"/>
      <w:r>
        <w:rPr>
          <w:highlight w:val="white"/>
        </w:rPr>
        <w:t xml:space="preserve"> </w:t>
      </w:r>
      <w:proofErr w:type="spellStart"/>
      <w:r>
        <w:rPr>
          <w:highlight w:val="white"/>
        </w:rPr>
        <w:t>msgbuf</w:t>
      </w:r>
      <w:proofErr w:type="spellEnd"/>
      <w:r>
        <w:rPr>
          <w:highlight w:val="white"/>
        </w:rPr>
        <w:t>[256];</w:t>
      </w:r>
    </w:p>
    <w:p w:rsidR="00B374E6" w:rsidRDefault="00A724FA" w:rsidP="006C6539">
      <w:pPr>
        <w:bidi w:val="0"/>
        <w:rPr>
          <w:highlight w:val="white"/>
        </w:rPr>
      </w:pPr>
      <w:r>
        <w:rPr>
          <w:highlight w:val="white"/>
        </w:rPr>
        <w:tab/>
      </w:r>
      <w:proofErr w:type="spellStart"/>
      <w:r>
        <w:rPr>
          <w:highlight w:val="white"/>
        </w:rPr>
        <w:t>swprintf_</w:t>
      </w:r>
      <w:proofErr w:type="gramStart"/>
      <w:r>
        <w:rPr>
          <w:highlight w:val="white"/>
        </w:rPr>
        <w:t>s</w:t>
      </w:r>
      <w:proofErr w:type="spellEnd"/>
      <w:r>
        <w:rPr>
          <w:highlight w:val="white"/>
        </w:rPr>
        <w:t>(</w:t>
      </w:r>
      <w:proofErr w:type="spellStart"/>
      <w:proofErr w:type="gramEnd"/>
      <w:r>
        <w:rPr>
          <w:highlight w:val="white"/>
        </w:rPr>
        <w:t>msgbuf</w:t>
      </w:r>
      <w:proofErr w:type="spellEnd"/>
      <w:r>
        <w:rPr>
          <w:highlight w:val="white"/>
        </w:rPr>
        <w:t xml:space="preserve">, 20, </w:t>
      </w:r>
      <w:proofErr w:type="spellStart"/>
      <w:r>
        <w:rPr>
          <w:highlight w:val="white"/>
        </w:rPr>
        <w:t>L</w:t>
      </w:r>
      <w:r>
        <w:rPr>
          <w:color w:val="A31515"/>
          <w:highlight w:val="white"/>
        </w:rPr>
        <w:t>"My</w:t>
      </w:r>
      <w:proofErr w:type="spellEnd"/>
      <w:r>
        <w:rPr>
          <w:color w:val="A31515"/>
          <w:highlight w:val="white"/>
        </w:rPr>
        <w:t xml:space="preserve"> variable is %d\n"</w:t>
      </w:r>
      <w:r>
        <w:rPr>
          <w:highlight w:val="white"/>
        </w:rPr>
        <w:t>, 10);</w:t>
      </w:r>
    </w:p>
    <w:p w:rsidR="00B374E6" w:rsidRDefault="00A724FA" w:rsidP="006C6539">
      <w:pPr>
        <w:bidi w:val="0"/>
        <w:rPr>
          <w:color w:val="000000"/>
          <w:highlight w:val="white"/>
          <w:rtl/>
        </w:rPr>
      </w:pPr>
      <w:r>
        <w:rPr>
          <w:color w:val="000000"/>
          <w:highlight w:val="white"/>
        </w:rPr>
        <w:tab/>
      </w:r>
      <w:proofErr w:type="spellStart"/>
      <w:proofErr w:type="gramStart"/>
      <w:r>
        <w:rPr>
          <w:highlight w:val="white"/>
        </w:rPr>
        <w:t>OutputDebugString</w:t>
      </w:r>
      <w:proofErr w:type="spellEnd"/>
      <w:r>
        <w:rPr>
          <w:color w:val="000000"/>
          <w:highlight w:val="white"/>
        </w:rPr>
        <w:t>(</w:t>
      </w:r>
      <w:proofErr w:type="spellStart"/>
      <w:proofErr w:type="gramEnd"/>
      <w:r>
        <w:rPr>
          <w:color w:val="000000"/>
          <w:highlight w:val="white"/>
        </w:rPr>
        <w:t>msgbuf</w:t>
      </w:r>
      <w:proofErr w:type="spellEnd"/>
      <w:r>
        <w:rPr>
          <w:color w:val="000000"/>
          <w:highlight w:val="white"/>
        </w:rPr>
        <w:t>);</w:t>
      </w:r>
    </w:p>
    <w:p w:rsidR="00B374E6" w:rsidRDefault="00A724FA" w:rsidP="006C6539">
      <w:pPr>
        <w:rPr>
          <w:highlight w:val="white"/>
          <w:rtl/>
        </w:rPr>
      </w:pPr>
      <w:r>
        <w:rPr>
          <w:rFonts w:hint="cs"/>
          <w:highlight w:val="white"/>
          <w:rtl/>
        </w:rPr>
        <w:t xml:space="preserve">ואל </w:t>
      </w:r>
      <w:proofErr w:type="spellStart"/>
      <w:r>
        <w:rPr>
          <w:highlight w:val="white"/>
        </w:rPr>
        <w:t>DebugView</w:t>
      </w:r>
      <w:proofErr w:type="spellEnd"/>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Pr="00DA0B53" w:rsidRDefault="00A724FA" w:rsidP="006C6539">
      <w:pPr>
        <w:rPr>
          <w:u w:val="single"/>
        </w:rPr>
      </w:pPr>
      <w:proofErr w:type="spellStart"/>
      <w:r w:rsidRPr="00DA0B53">
        <w:rPr>
          <w:u w:val="single"/>
        </w:rPr>
        <w:t>static_cast</w:t>
      </w:r>
      <w:proofErr w:type="spellEnd"/>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45" w:author="Rafael" w:date="2017-01-13T12:08:00Z"/>
          <w:u w:val="single"/>
          <w:rtl/>
        </w:rPr>
      </w:pPr>
    </w:p>
    <w:p w:rsidR="00777F43" w:rsidRPr="00DA0B53" w:rsidRDefault="00A724FA" w:rsidP="006C6539">
      <w:pPr>
        <w:rPr>
          <w:u w:val="single"/>
          <w:rtl/>
        </w:rPr>
      </w:pPr>
      <w:proofErr w:type="spellStart"/>
      <w:r w:rsidRPr="00DA0B53">
        <w:rPr>
          <w:u w:val="single"/>
        </w:rPr>
        <w:t>const_cast</w:t>
      </w:r>
      <w:proofErr w:type="spellEnd"/>
    </w:p>
    <w:p w:rsidR="006D551A" w:rsidRDefault="00A724FA" w:rsidP="006C6539">
      <w:r>
        <w:rPr>
          <w:rFonts w:hint="cs"/>
          <w:rtl/>
        </w:rPr>
        <w:t>סכנה. מאפשר לעקוף הצהרה על מצביע ל'קבוע' .</w:t>
      </w:r>
    </w:p>
    <w:p w:rsidR="00DA0B53" w:rsidRDefault="00DA0B53" w:rsidP="005455BE">
      <w:pPr>
        <w:pStyle w:val="CodeStyle"/>
      </w:pPr>
      <w:proofErr w:type="gramStart"/>
      <w:r>
        <w:t>void</w:t>
      </w:r>
      <w:proofErr w:type="gramEnd"/>
      <w:r>
        <w:t xml:space="preserve"> </w:t>
      </w:r>
      <w:proofErr w:type="spellStart"/>
      <w:r>
        <w:t>constcast</w:t>
      </w:r>
      <w:proofErr w:type="spellEnd"/>
      <w:r>
        <w:t>(</w:t>
      </w:r>
      <w:proofErr w:type="spellStart"/>
      <w:r>
        <w:t>const</w:t>
      </w:r>
      <w:proofErr w:type="spellEnd"/>
      <w:r>
        <w:t xml:space="preserve"> tint &amp; </w:t>
      </w:r>
      <w:proofErr w:type="spellStart"/>
      <w:r>
        <w:t>i</w:t>
      </w:r>
      <w:proofErr w:type="spellEnd"/>
      <w:r>
        <w:t>) {</w:t>
      </w:r>
    </w:p>
    <w:p w:rsidR="00DA0B53" w:rsidRDefault="00DA0B53" w:rsidP="005455BE">
      <w:pPr>
        <w:pStyle w:val="CodeStyle"/>
      </w:pPr>
      <w:r>
        <w:tab/>
      </w:r>
      <w:proofErr w:type="spellStart"/>
      <w:proofErr w:type="gramStart"/>
      <w:r>
        <w:t>int</w:t>
      </w:r>
      <w:proofErr w:type="spellEnd"/>
      <w:proofErr w:type="gramEnd"/>
      <w:r>
        <w:t xml:space="preserve"> &amp; j = </w:t>
      </w:r>
      <w:proofErr w:type="spellStart"/>
      <w:r>
        <w:t>const_cast</w:t>
      </w:r>
      <w:proofErr w:type="spellEnd"/>
      <w:r>
        <w:t>&lt;</w:t>
      </w:r>
      <w:proofErr w:type="spellStart"/>
      <w:r>
        <w:t>int</w:t>
      </w:r>
      <w:proofErr w:type="spellEnd"/>
      <w:r>
        <w:t>&amp;&gt;(</w:t>
      </w:r>
      <w:proofErr w:type="spellStart"/>
      <w:r>
        <w:t>i</w:t>
      </w:r>
      <w:proofErr w:type="spellEnd"/>
      <w:r>
        <w:t>);</w:t>
      </w:r>
    </w:p>
    <w:p w:rsidR="00DA0B53" w:rsidRDefault="00DA0B53" w:rsidP="005455BE">
      <w:pPr>
        <w:pStyle w:val="CodeStyle"/>
      </w:pPr>
      <w:r>
        <w:tab/>
        <w:t>j = 10;</w:t>
      </w:r>
    </w:p>
    <w:p w:rsidR="00DA0B53" w:rsidRDefault="00DA0B53" w:rsidP="005455BE">
      <w:pPr>
        <w:pStyle w:val="CodeStyle"/>
      </w:pPr>
      <w:r>
        <w:t>}</w:t>
      </w:r>
    </w:p>
    <w:p w:rsidR="00DA0B53" w:rsidRDefault="00DA0B53" w:rsidP="00DA0B53">
      <w:pPr>
        <w:rPr>
          <w:rtl/>
        </w:rPr>
      </w:pPr>
      <w:r>
        <w:rPr>
          <w:rFonts w:hint="cs"/>
          <w:rtl/>
        </w:rPr>
        <w:t xml:space="preserve">זה עובד, כלומר, אף שהמשתמש חושב שה </w:t>
      </w:r>
      <w:proofErr w:type="spellStart"/>
      <w:r>
        <w:t>const</w:t>
      </w:r>
      <w:proofErr w:type="spellEnd"/>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proofErr w:type="spellStart"/>
      <w:r w:rsidRPr="00DA0B53">
        <w:rPr>
          <w:u w:val="single"/>
        </w:rPr>
        <w:t>reinterpret_cast</w:t>
      </w:r>
      <w:proofErr w:type="spellEnd"/>
    </w:p>
    <w:p w:rsidR="006D551A" w:rsidRDefault="00A724FA" w:rsidP="00DA0B53">
      <w:pPr>
        <w:rPr>
          <w:rtl/>
        </w:rPr>
      </w:pPr>
      <w:r>
        <w:rPr>
          <w:rFonts w:hint="cs"/>
          <w:rtl/>
        </w:rPr>
        <w:t>המר</w:t>
      </w:r>
      <w:r w:rsidR="00DA0B53">
        <w:rPr>
          <w:rFonts w:hint="cs"/>
          <w:rtl/>
        </w:rPr>
        <w:t xml:space="preserve">ת </w:t>
      </w:r>
      <w:proofErr w:type="spellStart"/>
      <w:r w:rsidR="00DA0B53">
        <w:rPr>
          <w:rFonts w:hint="cs"/>
          <w:rtl/>
        </w:rPr>
        <w:t>טפוסים</w:t>
      </w:r>
      <w:proofErr w:type="spellEnd"/>
      <w:r w:rsidR="00DA0B53">
        <w:rPr>
          <w:rFonts w:hint="cs"/>
          <w:rtl/>
        </w:rPr>
        <w:t xml:space="preserve"> כגון המרת </w:t>
      </w:r>
      <w:proofErr w:type="spellStart"/>
      <w:r w:rsidR="00DA0B53">
        <w:t>int</w:t>
      </w:r>
      <w:proofErr w:type="spellEnd"/>
      <w:r w:rsidR="00DA0B53">
        <w:rPr>
          <w:rFonts w:hint="cs"/>
        </w:rPr>
        <w:t xml:space="preserve"> </w:t>
      </w:r>
      <w:r w:rsidR="00DA0B53">
        <w:rPr>
          <w:rFonts w:hint="cs"/>
          <w:rtl/>
        </w:rPr>
        <w:t xml:space="preserve">  למצביע או </w:t>
      </w:r>
      <w:r>
        <w:rPr>
          <w:rFonts w:hint="cs"/>
          <w:rtl/>
        </w:rPr>
        <w:t xml:space="preserve">מצביע לטיפוס אחד </w:t>
      </w:r>
      <w:r w:rsidR="00DA0B53">
        <w:rPr>
          <w:rFonts w:hint="cs"/>
          <w:rtl/>
        </w:rPr>
        <w:t xml:space="preserve">אל </w:t>
      </w:r>
      <w:r>
        <w:rPr>
          <w:rFonts w:hint="cs"/>
          <w:rtl/>
        </w:rPr>
        <w:t>מצביע של טיפוס אחר. 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proofErr w:type="spellStart"/>
      <w:r w:rsidRPr="00DA0B53">
        <w:rPr>
          <w:u w:val="single"/>
        </w:rPr>
        <w:t>d</w:t>
      </w:r>
      <w:r w:rsidR="00A724FA" w:rsidRPr="00DA0B53">
        <w:rPr>
          <w:u w:val="single"/>
        </w:rPr>
        <w:t>ynamic_cast</w:t>
      </w:r>
      <w:proofErr w:type="spellEnd"/>
    </w:p>
    <w:p w:rsidR="00DA0B53" w:rsidRDefault="00DA0B53" w:rsidP="006C6539">
      <w:r>
        <w:rPr>
          <w:rFonts w:hint="cs"/>
          <w:rtl/>
        </w:rPr>
        <w:t xml:space="preserve">להמרת מצביעים על </w:t>
      </w:r>
      <w:proofErr w:type="spellStart"/>
      <w:r>
        <w:rPr>
          <w:rFonts w:hint="cs"/>
          <w:rtl/>
        </w:rPr>
        <w:t>קלאסים</w:t>
      </w:r>
      <w:proofErr w:type="spellEnd"/>
      <w:r>
        <w:rPr>
          <w:rFonts w:hint="cs"/>
          <w:rtl/>
        </w:rPr>
        <w:t xml:space="preserve">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w:t>
      </w:r>
      <w:proofErr w:type="spellStart"/>
      <w:r w:rsidR="00DA0B53">
        <w:rPr>
          <w:rFonts w:hint="cs"/>
          <w:rtl/>
        </w:rPr>
        <w:t>קלאסים</w:t>
      </w:r>
      <w:proofErr w:type="spellEnd"/>
      <w:r w:rsidR="00DA0B53">
        <w:rPr>
          <w:rFonts w:hint="cs"/>
          <w:rtl/>
        </w:rPr>
        <w:t xml:space="preserve"> אכן תיתכן</w:t>
      </w:r>
    </w:p>
    <w:p w:rsidR="00DA0B53" w:rsidRDefault="00DA0B53" w:rsidP="006C6539">
      <w:pPr>
        <w:rPr>
          <w:rtl/>
        </w:rPr>
      </w:pPr>
    </w:p>
    <w:p w:rsidR="006D551A" w:rsidRDefault="00A724FA" w:rsidP="00DA0B53">
      <w:pPr>
        <w:jc w:val="center"/>
        <w:rPr>
          <w:ins w:id="46" w:author="Rafael" w:date="2017-01-13T12:09:00Z"/>
          <w:rtl/>
        </w:rPr>
      </w:pPr>
      <w:r>
        <w:rPr>
          <w:noProof/>
        </w:rPr>
        <w:lastRenderedPageBreak/>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2"/>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 xml:space="preserve">Use Standard </w:t>
      </w:r>
      <w:proofErr w:type="gramStart"/>
      <w:r w:rsidR="00584EB2" w:rsidRPr="00BA72F7">
        <w:t>Containers :</w:t>
      </w:r>
      <w:proofErr w:type="gramEnd"/>
      <w:r w:rsidR="00584EB2" w:rsidRPr="00BA72F7">
        <w:t xml:space="preserve">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proofErr w:type="gramStart"/>
      <w:r>
        <w:t>heap</w:t>
      </w:r>
      <w:proofErr w:type="gramEnd"/>
      <w:r>
        <w:t xml:space="preserve"> block</w:t>
      </w:r>
    </w:p>
    <w:p w:rsidR="007F1FCE" w:rsidRDefault="007F1FCE" w:rsidP="007F1FCE">
      <w:proofErr w:type="spellStart"/>
      <w:proofErr w:type="gramStart"/>
      <w:r>
        <w:t>heap_segment</w:t>
      </w:r>
      <w:proofErr w:type="spellEnd"/>
      <w:proofErr w:type="gramEnd"/>
      <w:r>
        <w:t xml:space="preserve"> </w:t>
      </w:r>
      <w:proofErr w:type="spellStart"/>
      <w:r>
        <w:t>struct</w:t>
      </w:r>
      <w:proofErr w:type="spellEnd"/>
    </w:p>
    <w:p w:rsidR="007F1FCE" w:rsidRDefault="007F1FCE" w:rsidP="007F1FCE">
      <w:proofErr w:type="spellStart"/>
      <w:proofErr w:type="gramStart"/>
      <w:r>
        <w:t>dt</w:t>
      </w:r>
      <w:proofErr w:type="spellEnd"/>
      <w:proofErr w:type="gramEnd"/>
      <w:r>
        <w:t xml:space="preserve">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 xml:space="preserve">heap </w:t>
      </w:r>
      <w:proofErr w:type="spellStart"/>
      <w:r>
        <w:t>blcoks</w:t>
      </w:r>
      <w:proofErr w:type="spellEnd"/>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proofErr w:type="spellStart"/>
      <w:r>
        <w:rPr>
          <w:rFonts w:hint="eastAsia"/>
          <w:rtl/>
        </w:rPr>
        <w:t>בכל</w:t>
      </w:r>
      <w:proofErr w:type="spellEnd"/>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 xml:space="preserve">Application </w:t>
      </w:r>
      <w:proofErr w:type="gramStart"/>
      <w:r>
        <w:t>Verifier</w:t>
      </w:r>
      <w:r>
        <w:rPr>
          <w:rtl/>
        </w:rPr>
        <w:t xml:space="preserve">  </w:t>
      </w:r>
      <w:r>
        <w:rPr>
          <w:rFonts w:hint="eastAsia"/>
          <w:rtl/>
        </w:rPr>
        <w:t>של</w:t>
      </w:r>
      <w:proofErr w:type="gramEnd"/>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proofErr w:type="spellStart"/>
      <w:r>
        <w:rPr>
          <w:rFonts w:hint="eastAsia"/>
          <w:rtl/>
        </w:rPr>
        <w:t>בדיבוג</w:t>
      </w:r>
      <w:proofErr w:type="spellEnd"/>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proofErr w:type="spellStart"/>
      <w:r>
        <w:rPr>
          <w:rFonts w:hint="eastAsia"/>
          <w:rtl/>
        </w:rPr>
        <w:t>לדיבאגר</w:t>
      </w:r>
      <w:proofErr w:type="spellEnd"/>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proofErr w:type="spellStart"/>
      <w:proofErr w:type="gramStart"/>
      <w:r>
        <w:t>youtube</w:t>
      </w:r>
      <w:proofErr w:type="spellEnd"/>
      <w:proofErr w:type="gramEnd"/>
      <w:r>
        <w:t>: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7325" cy="2381250"/>
                    </a:xfrm>
                    <a:prstGeom prst="rect">
                      <a:avLst/>
                    </a:prstGeom>
                  </pic:spPr>
                </pic:pic>
              </a:graphicData>
            </a:graphic>
          </wp:inline>
        </w:drawing>
      </w:r>
    </w:p>
    <w:p w:rsidR="007F1FCE" w:rsidRDefault="00DA71FE" w:rsidP="00B8736C">
      <w:pPr>
        <w:pStyle w:val="Heading2"/>
        <w:bidi w:val="0"/>
      </w:pPr>
      <w:bookmarkStart w:id="50" w:name="_Toc7956946"/>
      <w:r>
        <w:t>Smart Pointers</w:t>
      </w:r>
      <w:bookmarkEnd w:id="50"/>
    </w:p>
    <w:p w:rsidR="00DA71FE" w:rsidRDefault="00DA71FE" w:rsidP="007F1FCE">
      <w:pPr>
        <w:pStyle w:val="Heading3"/>
        <w:rPr>
          <w:rtl/>
        </w:rPr>
      </w:pPr>
      <w:bookmarkStart w:id="51" w:name="_Toc7956947"/>
      <w:proofErr w:type="spellStart"/>
      <w:r>
        <w:t>unique_ptr</w:t>
      </w:r>
      <w:bookmarkEnd w:id="51"/>
      <w:proofErr w:type="spellEnd"/>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proofErr w:type="gramStart"/>
      <w:r>
        <w:rPr>
          <w:rFonts w:ascii="Consolas" w:hAnsi="Consolas"/>
        </w:rPr>
        <w:t>public</w:t>
      </w:r>
      <w:proofErr w:type="gramEnd"/>
      <w:r>
        <w:rPr>
          <w:rFonts w:ascii="Consolas" w:hAnsi="Consolas"/>
        </w:rPr>
        <w:t>:</w:t>
      </w:r>
    </w:p>
    <w:p w:rsidR="000D2A04" w:rsidRDefault="000D2A04" w:rsidP="000D2A04">
      <w:pPr>
        <w:bidi w:val="0"/>
        <w:rPr>
          <w:rFonts w:ascii="Consolas" w:hAnsi="Consolas"/>
        </w:rPr>
      </w:pPr>
      <w:r>
        <w:rPr>
          <w:rFonts w:ascii="Consolas" w:hAnsi="Consolas"/>
        </w:rPr>
        <w:tab/>
      </w:r>
      <w:proofErr w:type="gramStart"/>
      <w:r>
        <w:rPr>
          <w:rFonts w:ascii="Consolas" w:hAnsi="Consolas"/>
        </w:rPr>
        <w:t>C1(</w:t>
      </w:r>
      <w:proofErr w:type="spellStart"/>
      <w:proofErr w:type="gramEnd"/>
      <w:r>
        <w:rPr>
          <w:rFonts w:ascii="Consolas" w:hAnsi="Consolas"/>
        </w:rPr>
        <w:t>int</w:t>
      </w:r>
      <w:proofErr w:type="spellEnd"/>
      <w:r>
        <w:rPr>
          <w:rFonts w:ascii="Consolas" w:hAnsi="Consolas"/>
        </w:rPr>
        <w:t xml:space="preserve">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proofErr w:type="gramStart"/>
      <w:r>
        <w:rPr>
          <w:rFonts w:ascii="Consolas" w:hAnsi="Consolas"/>
        </w:rPr>
        <w:t>auto</w:t>
      </w:r>
      <w:proofErr w:type="gramEnd"/>
      <w:r>
        <w:rPr>
          <w:rFonts w:ascii="Consolas" w:hAnsi="Consolas"/>
        </w:rPr>
        <w:t xml:space="preserve"> cp</w:t>
      </w:r>
      <w:r w:rsidR="000D2A04">
        <w:rPr>
          <w:rFonts w:ascii="Consolas" w:hAnsi="Consolas"/>
        </w:rPr>
        <w:t>1</w:t>
      </w:r>
      <w:r>
        <w:rPr>
          <w:rFonts w:ascii="Consolas" w:hAnsi="Consolas"/>
        </w:rPr>
        <w:t xml:space="preserve"> = </w:t>
      </w:r>
      <w:proofErr w:type="spellStart"/>
      <w:r>
        <w:rPr>
          <w:rFonts w:ascii="Consolas" w:hAnsi="Consolas"/>
        </w:rPr>
        <w:t>unique_ptr</w:t>
      </w:r>
      <w:proofErr w:type="spellEnd"/>
      <w:r>
        <w:rPr>
          <w:rFonts w:ascii="Consolas" w:hAnsi="Consolas"/>
        </w:rPr>
        <w:t xml:space="preserve">&lt;C1&gt;{};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xml:space="preserve">// </w:t>
      </w:r>
      <w:proofErr w:type="spellStart"/>
      <w:r>
        <w:rPr>
          <w:rFonts w:ascii="Consolas" w:hAnsi="Consolas"/>
        </w:rPr>
        <w:t>nullptr</w:t>
      </w:r>
      <w:proofErr w:type="spellEnd"/>
    </w:p>
    <w:p w:rsidR="00093127" w:rsidRDefault="00093127" w:rsidP="00093127">
      <w:pPr>
        <w:bidi w:val="0"/>
        <w:rPr>
          <w:rFonts w:ascii="Consolas" w:hAnsi="Consolas"/>
        </w:rPr>
      </w:pPr>
      <w:proofErr w:type="gramStart"/>
      <w:r>
        <w:rPr>
          <w:rFonts w:ascii="Consolas" w:hAnsi="Consolas"/>
        </w:rPr>
        <w:t>auto</w:t>
      </w:r>
      <w:proofErr w:type="gramEnd"/>
      <w:r>
        <w:rPr>
          <w:rFonts w:ascii="Consolas" w:hAnsi="Consolas"/>
        </w:rPr>
        <w:t xml:space="preserve"> cp</w:t>
      </w:r>
      <w:r w:rsidR="000D2A04">
        <w:rPr>
          <w:rFonts w:ascii="Consolas" w:hAnsi="Consolas"/>
        </w:rPr>
        <w:t>2</w:t>
      </w:r>
      <w:r>
        <w:rPr>
          <w:rFonts w:ascii="Consolas" w:hAnsi="Consolas"/>
        </w:rPr>
        <w:t xml:space="preserve"> = </w:t>
      </w:r>
      <w:proofErr w:type="spellStart"/>
      <w:r>
        <w:rPr>
          <w:rFonts w:ascii="Consolas" w:hAnsi="Consolas"/>
        </w:rPr>
        <w:t>unique_ptr</w:t>
      </w:r>
      <w:proofErr w:type="spellEnd"/>
      <w:r>
        <w:rPr>
          <w:rFonts w:ascii="Consolas" w:hAnsi="Consolas"/>
        </w:rPr>
        <w:t>&lt;C1&gt;{new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xml:space="preserve">// </w:t>
      </w:r>
      <w:proofErr w:type="spellStart"/>
      <w:r>
        <w:rPr>
          <w:rFonts w:ascii="Consolas" w:hAnsi="Consolas"/>
        </w:rPr>
        <w:t>ptr</w:t>
      </w:r>
      <w:proofErr w:type="spellEnd"/>
      <w:r>
        <w:rPr>
          <w:rFonts w:ascii="Consolas" w:hAnsi="Consolas"/>
        </w:rPr>
        <w:t xml:space="preserve"> to new instance</w:t>
      </w:r>
    </w:p>
    <w:p w:rsidR="000D2A04" w:rsidRDefault="000D2A04" w:rsidP="000D2A04">
      <w:pPr>
        <w:bidi w:val="0"/>
        <w:rPr>
          <w:rFonts w:ascii="Consolas" w:hAnsi="Consolas"/>
        </w:rPr>
      </w:pPr>
      <w:proofErr w:type="gramStart"/>
      <w:r>
        <w:rPr>
          <w:rFonts w:ascii="Consolas" w:hAnsi="Consolas"/>
        </w:rPr>
        <w:t>auto</w:t>
      </w:r>
      <w:proofErr w:type="gramEnd"/>
      <w:r>
        <w:rPr>
          <w:rFonts w:ascii="Consolas" w:hAnsi="Consolas"/>
        </w:rPr>
        <w:t xml:space="preserve"> cp3 = </w:t>
      </w:r>
      <w:proofErr w:type="spellStart"/>
      <w:r>
        <w:rPr>
          <w:rFonts w:ascii="Consolas" w:hAnsi="Consolas"/>
        </w:rPr>
        <w:t>make_unique</w:t>
      </w:r>
      <w:proofErr w:type="spellEnd"/>
      <w:r>
        <w:rPr>
          <w:rFonts w:ascii="Consolas" w:hAnsi="Consolas"/>
        </w:rPr>
        <w:t xml:space="preserve">&lt;Res&gt;(19); // </w:t>
      </w:r>
      <w:proofErr w:type="spellStart"/>
      <w:r>
        <w:rPr>
          <w:rFonts w:ascii="Consolas" w:hAnsi="Consolas"/>
        </w:rPr>
        <w:t>ptr</w:t>
      </w:r>
      <w:proofErr w:type="spellEnd"/>
      <w:r>
        <w:rPr>
          <w:rFonts w:ascii="Consolas" w:hAnsi="Consolas"/>
        </w:rPr>
        <w:t xml:space="preserve"> to </w:t>
      </w:r>
      <w:r w:rsidRPr="000D2A04">
        <w:rPr>
          <w:rFonts w:ascii="Consolas" w:hAnsi="Consolas"/>
          <w:b/>
          <w:bCs/>
        </w:rPr>
        <w:t>new instance</w:t>
      </w:r>
      <w:r>
        <w:rPr>
          <w:rFonts w:ascii="Consolas" w:hAnsi="Consolas"/>
        </w:rPr>
        <w:t xml:space="preserve"> (with perfect </w:t>
      </w:r>
      <w:proofErr w:type="spellStart"/>
      <w:r>
        <w:rPr>
          <w:rFonts w:ascii="Consolas" w:hAnsi="Consolas"/>
        </w:rPr>
        <w:t>fwd</w:t>
      </w:r>
      <w:proofErr w:type="spellEnd"/>
      <w:r>
        <w:rPr>
          <w:rFonts w:ascii="Consolas" w:hAnsi="Consolas"/>
        </w:rPr>
        <w:t>)</w:t>
      </w:r>
    </w:p>
    <w:p w:rsidR="000D2A04" w:rsidRDefault="000D2A04" w:rsidP="000D2A04">
      <w:pPr>
        <w:bidi w:val="0"/>
        <w:rPr>
          <w:rFonts w:ascii="Consolas" w:hAnsi="Consolas"/>
        </w:rPr>
      </w:pPr>
      <w:proofErr w:type="gramStart"/>
      <w:r>
        <w:rPr>
          <w:rFonts w:ascii="Consolas" w:hAnsi="Consolas"/>
        </w:rPr>
        <w:t>auto</w:t>
      </w:r>
      <w:proofErr w:type="gramEnd"/>
      <w:r>
        <w:rPr>
          <w:rFonts w:ascii="Consolas" w:hAnsi="Consolas"/>
        </w:rPr>
        <w:t xml:space="preserve"> cp4 = </w:t>
      </w:r>
      <w:proofErr w:type="spellStart"/>
      <w:r>
        <w:rPr>
          <w:rFonts w:ascii="Consolas" w:hAnsi="Consolas"/>
        </w:rPr>
        <w:t>std</w:t>
      </w:r>
      <w:proofErr w:type="spellEnd"/>
      <w:r>
        <w:rPr>
          <w:rFonts w:ascii="Consolas" w:hAnsi="Consolas"/>
        </w:rPr>
        <w:t xml:space="preserve">::move(cp3);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proofErr w:type="gramStart"/>
      <w:r>
        <w:rPr>
          <w:rFonts w:ascii="Consolas" w:hAnsi="Consolas"/>
        </w:rPr>
        <w:t>if</w:t>
      </w:r>
      <w:proofErr w:type="gramEnd"/>
      <w:r>
        <w:rPr>
          <w:rFonts w:ascii="Consolas" w:hAnsi="Consolas"/>
        </w:rPr>
        <w:t xml:space="preserve">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r>
      <w:proofErr w:type="spellStart"/>
      <w:proofErr w:type="gramStart"/>
      <w:r>
        <w:rPr>
          <w:rFonts w:ascii="Consolas" w:hAnsi="Consolas"/>
        </w:rPr>
        <w:t>cout</w:t>
      </w:r>
      <w:proofErr w:type="spellEnd"/>
      <w:proofErr w:type="gramEnd"/>
      <w:r>
        <w:rPr>
          <w:rFonts w:ascii="Consolas" w:hAnsi="Consolas"/>
        </w:rPr>
        <w:t xml:space="preserve">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w:t>
      </w:r>
      <w:proofErr w:type="spellStart"/>
      <w:r w:rsidR="00984D94">
        <w:rPr>
          <w:rFonts w:ascii="Consolas" w:hAnsi="Consolas"/>
        </w:rPr>
        <w:t>ctor</w:t>
      </w:r>
      <w:proofErr w:type="spellEnd"/>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 xml:space="preserve">Res * ptrTocp4 = </w:t>
      </w:r>
      <w:proofErr w:type="gramStart"/>
      <w:r>
        <w:rPr>
          <w:rFonts w:ascii="Consolas" w:hAnsi="Consolas"/>
        </w:rPr>
        <w:t>cp4.get(</w:t>
      </w:r>
      <w:proofErr w:type="gramEnd"/>
      <w:r>
        <w:rPr>
          <w:rFonts w:ascii="Consolas" w:hAnsi="Consolas"/>
        </w:rPr>
        <w:t xml:space="preserve">); // don’t do it. </w:t>
      </w:r>
      <w:proofErr w:type="gramStart"/>
      <w:r>
        <w:rPr>
          <w:rFonts w:ascii="Consolas" w:hAnsi="Consolas"/>
        </w:rPr>
        <w:t>this</w:t>
      </w:r>
      <w:proofErr w:type="gramEnd"/>
      <w:r>
        <w:rPr>
          <w:rFonts w:ascii="Consolas" w:hAnsi="Consolas"/>
        </w:rPr>
        <w:t xml:space="preserve"> break </w:t>
      </w:r>
      <w:proofErr w:type="spellStart"/>
      <w:r>
        <w:rPr>
          <w:rFonts w:ascii="Consolas" w:hAnsi="Consolas"/>
        </w:rPr>
        <w:t>uniqness</w:t>
      </w:r>
      <w:proofErr w:type="spellEnd"/>
    </w:p>
    <w:p w:rsidR="00984D94" w:rsidRDefault="00984D94" w:rsidP="00984D94">
      <w:pPr>
        <w:bidi w:val="0"/>
        <w:rPr>
          <w:rFonts w:ascii="Consolas" w:hAnsi="Consolas"/>
        </w:rPr>
      </w:pPr>
      <w:r>
        <w:rPr>
          <w:rFonts w:ascii="Consolas" w:hAnsi="Consolas"/>
        </w:rPr>
        <w:t xml:space="preserve">Res * </w:t>
      </w:r>
      <w:proofErr w:type="spellStart"/>
      <w:r>
        <w:rPr>
          <w:rFonts w:ascii="Consolas" w:hAnsi="Consolas"/>
        </w:rPr>
        <w:t>ptrTo</w:t>
      </w:r>
      <w:proofErr w:type="spellEnd"/>
      <w:r>
        <w:rPr>
          <w:rFonts w:ascii="Consolas" w:hAnsi="Consolas"/>
        </w:rPr>
        <w:t xml:space="preserve"> = </w:t>
      </w:r>
      <w:proofErr w:type="gramStart"/>
      <w:r>
        <w:rPr>
          <w:rFonts w:ascii="Consolas" w:hAnsi="Consolas"/>
        </w:rPr>
        <w:t>cp4.release(</w:t>
      </w:r>
      <w:proofErr w:type="gramEnd"/>
      <w:r>
        <w:rPr>
          <w:rFonts w:ascii="Consolas" w:hAnsi="Consolas"/>
        </w:rPr>
        <w:t xml:space="preserve">); // this is the right way. </w:t>
      </w:r>
      <w:proofErr w:type="gramStart"/>
      <w:r>
        <w:rPr>
          <w:rFonts w:ascii="Consolas" w:hAnsi="Consolas"/>
        </w:rPr>
        <w:t>cp4</w:t>
      </w:r>
      <w:proofErr w:type="gramEnd"/>
      <w:r>
        <w:rPr>
          <w:rFonts w:ascii="Consolas" w:hAnsi="Consolas"/>
        </w:rPr>
        <w:t xml:space="preserve"> now empty</w:t>
      </w:r>
    </w:p>
    <w:p w:rsidR="00984D94" w:rsidRDefault="00984D94" w:rsidP="00984D94">
      <w:pPr>
        <w:bidi w:val="0"/>
        <w:rPr>
          <w:rFonts w:ascii="Consolas" w:hAnsi="Consolas"/>
        </w:rPr>
      </w:pPr>
      <w:proofErr w:type="gramStart"/>
      <w:r>
        <w:rPr>
          <w:rFonts w:ascii="Consolas" w:hAnsi="Consolas"/>
        </w:rPr>
        <w:t>cp4.reset(</w:t>
      </w:r>
      <w:proofErr w:type="gramEnd"/>
      <w:r>
        <w:rPr>
          <w:rFonts w:ascii="Consolas" w:hAnsi="Consolas"/>
        </w:rPr>
        <w:t>) // delete object and release</w:t>
      </w:r>
    </w:p>
    <w:p w:rsidR="001B6E76" w:rsidRDefault="001B6E76" w:rsidP="0098418D">
      <w:pPr>
        <w:pStyle w:val="Heading3"/>
      </w:pPr>
      <w:bookmarkStart w:id="52" w:name="_Toc7956949"/>
      <w:proofErr w:type="spellStart"/>
      <w:r>
        <w:t>shared_ptr</w:t>
      </w:r>
      <w:bookmarkEnd w:id="52"/>
      <w:proofErr w:type="spellEnd"/>
    </w:p>
    <w:p w:rsidR="001B6E76" w:rsidRDefault="001B6E76" w:rsidP="006C6539">
      <w:pPr>
        <w:bidi w:val="0"/>
      </w:pPr>
      <w:r w:rsidRPr="001B6E76">
        <w:t xml:space="preserve">Modern C++ Libraries, Smart </w:t>
      </w:r>
      <w:proofErr w:type="gramStart"/>
      <w:r w:rsidRPr="001B6E76">
        <w:t>Pointers :</w:t>
      </w:r>
      <w:proofErr w:type="gramEnd"/>
      <w:r w:rsidRPr="001B6E76">
        <w:t xml:space="preserve"> </w:t>
      </w:r>
      <w:proofErr w:type="spellStart"/>
      <w:r w:rsidRPr="001B6E76">
        <w:t>shared_ptr</w:t>
      </w:r>
      <w:proofErr w:type="spellEnd"/>
    </w:p>
    <w:p w:rsidR="001B6E76" w:rsidRDefault="00942FE4" w:rsidP="00942FE4">
      <w:pPr>
        <w:rPr>
          <w:rtl/>
        </w:rPr>
      </w:pPr>
      <w:r>
        <w:rPr>
          <w:rFonts w:hint="cs"/>
          <w:rtl/>
        </w:rPr>
        <w:t xml:space="preserve">המונה אשר מחזיק את מספר המופעים של המצביע נמצא מחוץ לאובייקט עצמו. </w:t>
      </w:r>
      <w:r w:rsidR="001B6E76">
        <w:rPr>
          <w:rFonts w:hint="cs"/>
          <w:rtl/>
        </w:rPr>
        <w:t xml:space="preserve">בניגוד ל </w:t>
      </w:r>
      <w:r w:rsidR="001B6E76">
        <w:t>COM</w:t>
      </w:r>
      <w:r w:rsidR="001B6E76">
        <w:rPr>
          <w:rFonts w:hint="cs"/>
          <w:rtl/>
        </w:rPr>
        <w:t xml:space="preserve">, כאן האובייקט אינו מודע לכך שהוא תחת </w:t>
      </w:r>
      <w:r w:rsidR="001B6E76">
        <w:t>ref counting</w:t>
      </w:r>
      <w:r w:rsidR="001B6E76">
        <w:rPr>
          <w:rFonts w:hint="cs"/>
          <w:rtl/>
        </w:rPr>
        <w:t xml:space="preserve">. קוראים לזה </w:t>
      </w:r>
      <w:r w:rsidR="001B6E76">
        <w:t>non-invasive ref count</w:t>
      </w:r>
      <w:r w:rsidR="001B6E76">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w:t>
      </w:r>
      <w:proofErr w:type="spellStart"/>
      <w:r w:rsidR="002C7C0D">
        <w:rPr>
          <w:rFonts w:hint="cs"/>
          <w:rtl/>
        </w:rPr>
        <w:t>התיחסויות</w:t>
      </w:r>
      <w:proofErr w:type="spellEnd"/>
      <w:r w:rsidR="002C7C0D">
        <w:rPr>
          <w:rFonts w:hint="cs"/>
          <w:rtl/>
        </w:rPr>
        <w:t xml:space="preserve">. ועל כן </w:t>
      </w:r>
      <w:r w:rsidR="001A7E09">
        <w:rPr>
          <w:rFonts w:hint="cs"/>
          <w:rtl/>
        </w:rPr>
        <w:t>צריך</w:t>
      </w:r>
      <w:r w:rsidR="002C7C0D">
        <w:rPr>
          <w:rFonts w:hint="cs"/>
          <w:rtl/>
        </w:rPr>
        <w:t xml:space="preserve"> להשתמש ב </w:t>
      </w:r>
      <w:proofErr w:type="spellStart"/>
      <w:r w:rsidR="002C7C0D">
        <w:t>make_shared</w:t>
      </w:r>
      <w:proofErr w:type="spellEnd"/>
      <w:r w:rsidR="002C7C0D">
        <w:rPr>
          <w:rFonts w:hint="cs"/>
          <w:rtl/>
        </w:rPr>
        <w:t>.</w:t>
      </w:r>
    </w:p>
    <w:p w:rsidR="00942FE4" w:rsidRDefault="00942FE4" w:rsidP="005455BE">
      <w:pPr>
        <w:pStyle w:val="CodeStyle"/>
      </w:pPr>
      <w:proofErr w:type="gramStart"/>
      <w:r>
        <w:t>class</w:t>
      </w:r>
      <w:proofErr w:type="gramEnd"/>
      <w:r>
        <w:t xml:space="preserve"> Class1{</w:t>
      </w:r>
    </w:p>
    <w:p w:rsidR="00942FE4" w:rsidRDefault="00942FE4" w:rsidP="005455BE">
      <w:pPr>
        <w:pStyle w:val="CodeStyle"/>
      </w:pPr>
      <w:proofErr w:type="gramStart"/>
      <w:r>
        <w:t>public</w:t>
      </w:r>
      <w:proofErr w:type="gramEnd"/>
      <w:r>
        <w:t>:</w:t>
      </w:r>
    </w:p>
    <w:p w:rsidR="00942FE4" w:rsidRDefault="00942FE4" w:rsidP="005455BE">
      <w:pPr>
        <w:pStyle w:val="CodeStyle"/>
      </w:pPr>
      <w:r>
        <w:tab/>
      </w:r>
      <w:proofErr w:type="gramStart"/>
      <w:r>
        <w:t>Class1(</w:t>
      </w:r>
      <w:proofErr w:type="spellStart"/>
      <w:proofErr w:type="gramEnd"/>
      <w:r>
        <w:t>int</w:t>
      </w:r>
      <w:proofErr w:type="spellEnd"/>
      <w:r>
        <w:t xml:space="preserve"> a1, </w:t>
      </w:r>
      <w:proofErr w:type="spellStart"/>
      <w:r>
        <w:t>int</w:t>
      </w:r>
      <w:proofErr w:type="spellEnd"/>
      <w:r>
        <w:t xml:space="preserve"> a2)</w:t>
      </w:r>
    </w:p>
    <w:p w:rsidR="00942FE4" w:rsidRDefault="00942FE4" w:rsidP="005455BE">
      <w:pPr>
        <w:pStyle w:val="CodeStyle"/>
      </w:pPr>
      <w:r>
        <w:t>{.. }</w:t>
      </w:r>
    </w:p>
    <w:p w:rsidR="00942FE4" w:rsidRDefault="00942FE4" w:rsidP="005455BE">
      <w:pPr>
        <w:pStyle w:val="CodeStyle"/>
      </w:pPr>
      <w:r>
        <w:t>}</w:t>
      </w:r>
    </w:p>
    <w:p w:rsidR="00942FE4" w:rsidRDefault="00942FE4" w:rsidP="005455BE">
      <w:pPr>
        <w:pStyle w:val="CodeStyle"/>
        <w:rPr>
          <w:rtl/>
        </w:rPr>
      </w:pPr>
    </w:p>
    <w:p w:rsidR="00942FE4" w:rsidRDefault="00942FE4" w:rsidP="005455BE">
      <w:pPr>
        <w:pStyle w:val="CodeStyle"/>
      </w:pPr>
      <w:r>
        <w:t xml:space="preserve">Class1 * c1 = new </w:t>
      </w:r>
      <w:proofErr w:type="gramStart"/>
      <w:r>
        <w:t>Class1(</w:t>
      </w:r>
      <w:proofErr w:type="gramEnd"/>
      <w:r>
        <w:t xml:space="preserve"> 10, 11);</w:t>
      </w:r>
    </w:p>
    <w:p w:rsidR="00942FE4" w:rsidRDefault="00942FE4" w:rsidP="005455BE">
      <w:pPr>
        <w:pStyle w:val="CodeStyle"/>
      </w:pPr>
      <w:proofErr w:type="spellStart"/>
      <w:r>
        <w:t>shared_ptr</w:t>
      </w:r>
      <w:proofErr w:type="spellEnd"/>
      <w:r>
        <w:t xml:space="preserve">&lt;Class1&gt; c2 = </w:t>
      </w:r>
      <w:proofErr w:type="spellStart"/>
      <w:r>
        <w:t>make_shared</w:t>
      </w:r>
      <w:proofErr w:type="spellEnd"/>
      <w:r>
        <w:t>&lt;Class1</w:t>
      </w:r>
      <w:proofErr w:type="gramStart"/>
      <w:r>
        <w:t>&gt;(</w:t>
      </w:r>
      <w:proofErr w:type="gramEnd"/>
      <w:r>
        <w:t xml:space="preserve"> 10, 11);</w:t>
      </w:r>
    </w:p>
    <w:p w:rsidR="00942FE4" w:rsidRDefault="00942FE4" w:rsidP="005455BE">
      <w:pPr>
        <w:pStyle w:val="CodeStyle"/>
        <w:bidi/>
        <w:rPr>
          <w:rtl/>
        </w:rPr>
      </w:pPr>
      <w:r>
        <w:rPr>
          <w:rFonts w:hint="cs"/>
          <w:rtl/>
        </w:rPr>
        <w:t xml:space="preserve">האובייקט </w:t>
      </w:r>
      <w:r>
        <w:t>c2</w:t>
      </w:r>
      <w:r w:rsidR="00955F1B">
        <w:rPr>
          <w:rFonts w:hint="cs"/>
          <w:rtl/>
        </w:rPr>
        <w:t xml:space="preserve"> הינו </w:t>
      </w:r>
      <w:proofErr w:type="spellStart"/>
      <w:r w:rsidR="00955F1B">
        <w:rPr>
          <w:rFonts w:hint="cs"/>
          <w:rtl/>
        </w:rPr>
        <w:t>פרוקסי</w:t>
      </w:r>
      <w:proofErr w:type="spellEnd"/>
      <w:r w:rsidR="00955F1B">
        <w:rPr>
          <w:rFonts w:hint="cs"/>
          <w:rtl/>
        </w:rPr>
        <w:t xml:space="preserve">. כלומר הוא חושף את אותן מתודות ש </w:t>
      </w:r>
      <w:r w:rsidR="00955F1B">
        <w:t>c1</w:t>
      </w:r>
      <w:r w:rsidR="00955F1B">
        <w:rPr>
          <w:rFonts w:hint="cs"/>
          <w:rtl/>
        </w:rPr>
        <w:t xml:space="preserve"> חושף, ויש לו בנוסף את המתודות הקשורות לכך שהוא </w:t>
      </w:r>
      <w:proofErr w:type="spellStart"/>
      <w:r w:rsidR="00955F1B">
        <w:t>shaerd_ptr</w:t>
      </w:r>
      <w:proofErr w:type="spellEnd"/>
      <w:r w:rsidR="00955F1B">
        <w:rPr>
          <w:rFonts w:hint="cs"/>
          <w:rtl/>
        </w:rPr>
        <w:t>.</w:t>
      </w:r>
    </w:p>
    <w:p w:rsidR="00955F1B" w:rsidRDefault="00955F1B" w:rsidP="005455BE">
      <w:pPr>
        <w:pStyle w:val="CodeStyle"/>
        <w:bidi/>
        <w:rPr>
          <w:rtl/>
        </w:rPr>
      </w:pPr>
      <w:r>
        <w:rPr>
          <w:rFonts w:hint="cs"/>
          <w:rtl/>
        </w:rPr>
        <w:t xml:space="preserve">כך למשל, אם </w:t>
      </w:r>
      <w:r>
        <w:t>*c1</w:t>
      </w:r>
      <w:r>
        <w:rPr>
          <w:rFonts w:hint="cs"/>
          <w:rtl/>
        </w:rPr>
        <w:t xml:space="preserve"> מחזיר את האובייקט </w:t>
      </w:r>
      <w:proofErr w:type="spellStart"/>
      <w:r>
        <w:rPr>
          <w:rFonts w:hint="cs"/>
          <w:rtl/>
        </w:rPr>
        <w:t>המוצבע</w:t>
      </w:r>
      <w:proofErr w:type="spellEnd"/>
      <w:r>
        <w:rPr>
          <w:rFonts w:hint="cs"/>
          <w:rtl/>
        </w:rPr>
        <w:t xml:space="preserve">, כך גם </w:t>
      </w:r>
      <w:r>
        <w:t>*c2</w:t>
      </w:r>
      <w:r>
        <w:rPr>
          <w:rFonts w:hint="cs"/>
          <w:rtl/>
        </w:rPr>
        <w:t>.</w:t>
      </w:r>
    </w:p>
    <w:p w:rsidR="00955F1B" w:rsidRDefault="00955F1B" w:rsidP="005455BE">
      <w:pPr>
        <w:pStyle w:val="CodeStyle"/>
        <w:bidi/>
        <w:rPr>
          <w:rtl/>
        </w:rPr>
      </w:pPr>
      <w:r>
        <w:rPr>
          <w:rFonts w:hint="cs"/>
          <w:rtl/>
        </w:rPr>
        <w:t xml:space="preserve">אם </w:t>
      </w:r>
      <w:r>
        <w:t>c1-&gt;</w:t>
      </w:r>
      <w:proofErr w:type="spellStart"/>
      <w:r>
        <w:t>GetName</w:t>
      </w:r>
      <w:proofErr w:type="spellEnd"/>
      <w:r>
        <w:t>()</w:t>
      </w:r>
      <w:r>
        <w:rPr>
          <w:rFonts w:hint="cs"/>
          <w:rtl/>
        </w:rPr>
        <w:t xml:space="preserve"> חוקי אז גם </w:t>
      </w:r>
      <w:r>
        <w:t>c2-&gt;</w:t>
      </w:r>
      <w:proofErr w:type="spellStart"/>
      <w:r>
        <w:t>GetName</w:t>
      </w:r>
      <w:proofErr w:type="spellEnd"/>
      <w:r>
        <w:t>()</w:t>
      </w:r>
      <w:r>
        <w:rPr>
          <w:rFonts w:hint="cs"/>
          <w:rtl/>
        </w:rPr>
        <w:t xml:space="preserve"> קיים וחוקי.</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proofErr w:type="spellStart"/>
      <w:proofErr w:type="gramStart"/>
      <w:r w:rsidRPr="00F556FE">
        <w:rPr>
          <w:rFonts w:ascii="Consolas" w:hAnsi="Consolas" w:cs="Consolas"/>
          <w:color w:val="0000FF"/>
          <w:sz w:val="16"/>
          <w:szCs w:val="16"/>
        </w:rPr>
        <w:t>struct</w:t>
      </w:r>
      <w:proofErr w:type="spellEnd"/>
      <w:proofErr w:type="gramEnd"/>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proofErr w:type="spellStart"/>
      <w:proofErr w:type="gramStart"/>
      <w:r w:rsidRPr="00F556FE">
        <w:rPr>
          <w:rFonts w:ascii="Consolas" w:hAnsi="Consolas" w:cs="Consolas"/>
          <w:color w:val="000000"/>
          <w:sz w:val="16"/>
          <w:szCs w:val="16"/>
        </w:rPr>
        <w:t>std</w:t>
      </w:r>
      <w:proofErr w:type="spellEnd"/>
      <w:r w:rsidRPr="00F556FE">
        <w:rPr>
          <w:rFonts w:ascii="Consolas" w:hAnsi="Consolas" w:cs="Consolas"/>
          <w:color w:val="000000"/>
          <w:sz w:val="16"/>
          <w:szCs w:val="16"/>
        </w:rPr>
        <w:t>::</w:t>
      </w:r>
      <w:r w:rsidRPr="00F556FE">
        <w:rPr>
          <w:rFonts w:ascii="Consolas" w:hAnsi="Consolas" w:cs="Consolas"/>
          <w:color w:val="2B91AF"/>
          <w:sz w:val="16"/>
          <w:szCs w:val="16"/>
        </w:rPr>
        <w:t>string</w:t>
      </w:r>
      <w:proofErr w:type="gramEnd"/>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w:t>
      </w:r>
      <w:proofErr w:type="spellStart"/>
      <w:r w:rsidRPr="00F556FE">
        <w:rPr>
          <w:rFonts w:ascii="Consolas" w:hAnsi="Consolas" w:cs="Consolas"/>
          <w:color w:val="000000"/>
          <w:sz w:val="16"/>
          <w:szCs w:val="16"/>
        </w:rPr>
        <w:t>color</w:t>
      </w:r>
      <w:proofErr w:type="spellEnd"/>
      <w:r w:rsidRPr="00F556FE">
        <w:rPr>
          <w:rFonts w:ascii="Consolas" w:hAnsi="Consolas" w:cs="Consolas"/>
          <w:color w:val="000000"/>
          <w:sz w:val="16"/>
          <w:szCs w:val="16"/>
        </w:rPr>
        <w:t xml:space="preserve">;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w:t>
      </w:r>
      <w:proofErr w:type="spellStart"/>
      <w:r w:rsidRPr="00F556FE">
        <w:rPr>
          <w:rFonts w:ascii="Consolas" w:hAnsi="Consolas" w:cs="Consolas"/>
          <w:color w:val="000000"/>
          <w:sz w:val="16"/>
          <w:szCs w:val="16"/>
        </w:rPr>
        <w:t>size</w:t>
      </w:r>
      <w:proofErr w:type="spellEnd"/>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proofErr w:type="spellStart"/>
      <w:r w:rsidRPr="00F556FE">
        <w:rPr>
          <w:rFonts w:ascii="Consolas" w:hAnsi="Consolas" w:cs="Consolas"/>
          <w:color w:val="0000FF"/>
          <w:sz w:val="16"/>
          <w:szCs w:val="16"/>
        </w:rPr>
        <w:t>typename</w:t>
      </w:r>
      <w:proofErr w:type="spellEnd"/>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proofErr w:type="spellStart"/>
      <w:r w:rsidRPr="00F556FE">
        <w:rPr>
          <w:rFonts w:ascii="Consolas" w:hAnsi="Consolas" w:cs="Consolas"/>
          <w:color w:val="0000FF"/>
          <w:sz w:val="16"/>
          <w:szCs w:val="16"/>
        </w:rPr>
        <w:t>struct</w:t>
      </w:r>
      <w:proofErr w:type="spellEnd"/>
      <w:r w:rsidRPr="00F556FE">
        <w:rPr>
          <w:rFonts w:ascii="Consolas" w:hAnsi="Consolas" w:cs="Consolas"/>
          <w:color w:val="000000"/>
          <w:sz w:val="16"/>
          <w:szCs w:val="16"/>
        </w:rPr>
        <w:t xml:space="preserve"> </w:t>
      </w:r>
      <w:proofErr w:type="spellStart"/>
      <w:r w:rsidRPr="00F556FE">
        <w:rPr>
          <w:rFonts w:ascii="Consolas" w:hAnsi="Consolas" w:cs="Consolas"/>
          <w:color w:val="2B91AF"/>
          <w:sz w:val="16"/>
          <w:szCs w:val="16"/>
        </w:rPr>
        <w:t>Ispecification</w:t>
      </w:r>
      <w:proofErr w:type="spellEnd"/>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proofErr w:type="gramStart"/>
      <w:r w:rsidRPr="00F556FE">
        <w:rPr>
          <w:rFonts w:ascii="Consolas" w:hAnsi="Consolas" w:cs="Consolas"/>
          <w:color w:val="0000FF"/>
          <w:sz w:val="16"/>
          <w:szCs w:val="16"/>
        </w:rPr>
        <w:t>virtual</w:t>
      </w:r>
      <w:proofErr w:type="gramEnd"/>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w:t>
      </w:r>
      <w:proofErr w:type="spellStart"/>
      <w:r w:rsidRPr="00F556FE">
        <w:rPr>
          <w:rFonts w:ascii="Consolas" w:hAnsi="Consolas" w:cs="Consolas"/>
          <w:color w:val="000000"/>
          <w:sz w:val="16"/>
          <w:szCs w:val="16"/>
        </w:rPr>
        <w:t>is_satisfied</w:t>
      </w:r>
      <w:proofErr w:type="spellEnd"/>
      <w:r w:rsidRPr="00F556FE">
        <w:rPr>
          <w:rFonts w:ascii="Consolas" w:hAnsi="Consolas" w:cs="Consolas"/>
          <w:color w:val="000000"/>
          <w:sz w:val="16"/>
          <w:szCs w:val="16"/>
        </w:rPr>
        <w:t>(</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proofErr w:type="gramStart"/>
      <w:r w:rsidRPr="00D9776B">
        <w:rPr>
          <w:rFonts w:ascii="Consolas" w:hAnsi="Consolas" w:cs="Consolas"/>
          <w:color w:val="0000FF"/>
          <w:sz w:val="16"/>
          <w:szCs w:val="16"/>
        </w:rPr>
        <w:t>template</w:t>
      </w:r>
      <w:proofErr w:type="gramEnd"/>
      <w:r w:rsidRPr="00D9776B">
        <w:rPr>
          <w:rFonts w:ascii="Consolas" w:hAnsi="Consolas" w:cs="Consolas"/>
          <w:color w:val="000000"/>
          <w:sz w:val="16"/>
          <w:szCs w:val="16"/>
        </w:rPr>
        <w:t xml:space="preserve"> &lt;</w:t>
      </w:r>
      <w:proofErr w:type="spellStart"/>
      <w:r w:rsidRPr="00D9776B">
        <w:rPr>
          <w:rFonts w:ascii="Consolas" w:hAnsi="Consolas" w:cs="Consolas"/>
          <w:color w:val="0000FF"/>
          <w:sz w:val="16"/>
          <w:szCs w:val="16"/>
        </w:rPr>
        <w:t>typename</w:t>
      </w:r>
      <w:proofErr w:type="spellEnd"/>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proofErr w:type="spellStart"/>
      <w:r w:rsidRPr="00D9776B">
        <w:rPr>
          <w:rFonts w:ascii="Consolas" w:hAnsi="Consolas" w:cs="Consolas"/>
          <w:color w:val="0000FF"/>
          <w:sz w:val="16"/>
          <w:szCs w:val="16"/>
        </w:rPr>
        <w:t>struct</w:t>
      </w:r>
      <w:proofErr w:type="spellEnd"/>
      <w:r w:rsidRPr="00D9776B">
        <w:rPr>
          <w:rFonts w:ascii="Consolas" w:hAnsi="Consolas" w:cs="Consolas"/>
          <w:color w:val="000000"/>
          <w:sz w:val="16"/>
          <w:szCs w:val="16"/>
        </w:rPr>
        <w:t xml:space="preserve"> </w:t>
      </w:r>
      <w:proofErr w:type="spellStart"/>
      <w:r w:rsidRPr="00D9776B">
        <w:rPr>
          <w:rFonts w:ascii="Consolas" w:hAnsi="Consolas" w:cs="Consolas"/>
          <w:color w:val="2B91AF"/>
          <w:sz w:val="16"/>
          <w:szCs w:val="16"/>
        </w:rPr>
        <w:t>IFilter</w:t>
      </w:r>
      <w:proofErr w:type="spellEnd"/>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proofErr w:type="gramStart"/>
      <w:r w:rsidRPr="00D9776B">
        <w:rPr>
          <w:rFonts w:ascii="Consolas" w:hAnsi="Consolas" w:cs="Consolas"/>
          <w:color w:val="0000FF"/>
          <w:sz w:val="16"/>
          <w:szCs w:val="16"/>
        </w:rPr>
        <w:t>virtual</w:t>
      </w:r>
      <w:proofErr w:type="gramEnd"/>
      <w:r w:rsidRPr="00D9776B">
        <w:rPr>
          <w:rFonts w:ascii="Consolas" w:hAnsi="Consolas" w:cs="Consolas"/>
          <w:color w:val="000000"/>
          <w:sz w:val="16"/>
          <w:szCs w:val="16"/>
        </w:rPr>
        <w:t xml:space="preserve"> </w:t>
      </w:r>
      <w:proofErr w:type="spellStart"/>
      <w:r w:rsidRPr="00D9776B">
        <w:rPr>
          <w:rFonts w:ascii="Consolas" w:hAnsi="Consolas" w:cs="Consolas"/>
          <w:color w:val="000000"/>
          <w:sz w:val="16"/>
          <w:szCs w:val="16"/>
        </w:rPr>
        <w:t>std</w:t>
      </w:r>
      <w:proofErr w:type="spellEnd"/>
      <w:r w:rsidRPr="00D9776B">
        <w:rPr>
          <w:rFonts w:ascii="Consolas" w:hAnsi="Consolas" w:cs="Consolas"/>
          <w:color w:val="000000"/>
          <w:sz w:val="16"/>
          <w:szCs w:val="16"/>
        </w:rPr>
        <w:t>::</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w:t>
      </w:r>
      <w:proofErr w:type="spellStart"/>
      <w:r w:rsidRPr="00D9776B">
        <w:rPr>
          <w:rFonts w:ascii="Consolas" w:hAnsi="Consolas" w:cs="Consolas"/>
          <w:color w:val="000000"/>
          <w:sz w:val="16"/>
          <w:szCs w:val="16"/>
        </w:rPr>
        <w:t>std</w:t>
      </w:r>
      <w:proofErr w:type="spellEnd"/>
      <w:r w:rsidRPr="00D9776B">
        <w:rPr>
          <w:rFonts w:ascii="Consolas" w:hAnsi="Consolas" w:cs="Consolas"/>
          <w:color w:val="000000"/>
          <w:sz w:val="16"/>
          <w:szCs w:val="16"/>
        </w:rPr>
        <w:t>::</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proofErr w:type="spellStart"/>
      <w:r w:rsidRPr="00D9776B">
        <w:rPr>
          <w:rFonts w:ascii="Consolas" w:hAnsi="Consolas" w:cs="Consolas"/>
          <w:color w:val="2B91AF"/>
          <w:sz w:val="16"/>
          <w:szCs w:val="16"/>
        </w:rPr>
        <w:t>ISpecification</w:t>
      </w:r>
      <w:proofErr w:type="spellEnd"/>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proofErr w:type="spellStart"/>
      <w:proofErr w:type="gramStart"/>
      <w:r w:rsidRPr="009E3EB8">
        <w:rPr>
          <w:rFonts w:ascii="Consolas" w:hAnsi="Consolas" w:cs="Consolas"/>
          <w:color w:val="0000FF"/>
          <w:sz w:val="16"/>
          <w:szCs w:val="16"/>
        </w:rPr>
        <w:t>struct</w:t>
      </w:r>
      <w:proofErr w:type="spellEnd"/>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SizeSpecification</w:t>
      </w:r>
      <w:proofErr w:type="spellEnd"/>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size</w:t>
      </w:r>
      <w:proofErr w:type="spellEnd"/>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explicit</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SizeSpecification</w:t>
      </w:r>
      <w:proofErr w:type="spellEnd"/>
      <w:r w:rsidRPr="009E3EB8">
        <w:rPr>
          <w:rFonts w:ascii="Consolas" w:hAnsi="Consolas" w:cs="Consolas"/>
          <w:color w:val="000000"/>
          <w:sz w:val="16"/>
          <w:szCs w:val="16"/>
        </w:rPr>
        <w:t>(</w:t>
      </w:r>
      <w:proofErr w:type="spellStart"/>
      <w:r w:rsidRPr="009E3EB8">
        <w:rPr>
          <w:rFonts w:ascii="Consolas" w:hAnsi="Consolas" w:cs="Consolas"/>
          <w:color w:val="0000FF"/>
          <w:sz w:val="16"/>
          <w:szCs w:val="16"/>
        </w:rPr>
        <w:t>const</w:t>
      </w:r>
      <w:proofErr w:type="spellEnd"/>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bool</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is_satisfied</w:t>
      </w:r>
      <w:proofErr w:type="spellEnd"/>
      <w:r w:rsidRPr="009E3EB8">
        <w:rPr>
          <w:rFonts w:ascii="Consolas" w:hAnsi="Consolas" w:cs="Consolas"/>
          <w:color w:val="000000"/>
          <w:sz w:val="16"/>
          <w:szCs w:val="16"/>
        </w:rPr>
        <w:t>(</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return</w:t>
      </w:r>
      <w:proofErr w:type="gramEnd"/>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proofErr w:type="gramStart"/>
      <w:r w:rsidRPr="009E3EB8">
        <w:rPr>
          <w:rFonts w:ascii="Consolas" w:hAnsi="Consolas" w:cs="Consolas"/>
          <w:color w:val="0000FF"/>
          <w:sz w:val="16"/>
          <w:szCs w:val="16"/>
        </w:rPr>
        <w:t>template</w:t>
      </w:r>
      <w:proofErr w:type="gramEnd"/>
      <w:r w:rsidRPr="009E3EB8">
        <w:rPr>
          <w:rFonts w:ascii="Consolas" w:hAnsi="Consolas" w:cs="Consolas"/>
          <w:color w:val="000000"/>
          <w:sz w:val="16"/>
          <w:szCs w:val="16"/>
        </w:rPr>
        <w:t xml:space="preserve"> &lt;</w:t>
      </w:r>
      <w:proofErr w:type="spellStart"/>
      <w:r w:rsidRPr="009E3EB8">
        <w:rPr>
          <w:rFonts w:ascii="Consolas" w:hAnsi="Consolas" w:cs="Consolas"/>
          <w:color w:val="0000FF"/>
          <w:sz w:val="16"/>
          <w:szCs w:val="16"/>
        </w:rPr>
        <w:t>typename</w:t>
      </w:r>
      <w:proofErr w:type="spellEnd"/>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proofErr w:type="spellStart"/>
      <w:r w:rsidRPr="009E3EB8">
        <w:rPr>
          <w:rFonts w:ascii="Consolas" w:hAnsi="Consolas" w:cs="Consolas"/>
          <w:color w:val="0000FF"/>
          <w:sz w:val="16"/>
          <w:szCs w:val="16"/>
        </w:rPr>
        <w:t>struct</w:t>
      </w:r>
      <w:proofErr w:type="spellEnd"/>
      <w:r w:rsidRPr="009E3EB8">
        <w:rPr>
          <w:rFonts w:ascii="Consolas" w:hAnsi="Consolas" w:cs="Consolas"/>
          <w:color w:val="000000"/>
          <w:sz w:val="16"/>
          <w:szCs w:val="16"/>
        </w:rPr>
        <w:t xml:space="preserve"> </w:t>
      </w:r>
      <w:proofErr w:type="spellStart"/>
      <w:r w:rsidRPr="009E3EB8">
        <w:rPr>
          <w:rFonts w:ascii="Consolas" w:hAnsi="Consolas" w:cs="Consolas"/>
          <w:b/>
          <w:bCs/>
          <w:color w:val="2B91AF"/>
          <w:sz w:val="16"/>
          <w:szCs w:val="16"/>
        </w:rPr>
        <w:t>AndSpecification</w:t>
      </w:r>
      <w:proofErr w:type="spellEnd"/>
      <w:r w:rsidRPr="009E3EB8">
        <w:rPr>
          <w:rFonts w:ascii="Consolas" w:hAnsi="Consolas" w:cs="Consolas"/>
          <w:color w:val="000000"/>
          <w:sz w:val="16"/>
          <w:szCs w:val="16"/>
        </w:rPr>
        <w:t xml:space="preserve"> :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spellStart"/>
      <w:proofErr w:type="gramStart"/>
      <w:r w:rsidRPr="009E3EB8">
        <w:rPr>
          <w:rFonts w:ascii="Consolas" w:hAnsi="Consolas" w:cs="Consolas"/>
          <w:color w:val="000000"/>
          <w:sz w:val="16"/>
          <w:szCs w:val="16"/>
        </w:rPr>
        <w:t>AndSpecification</w:t>
      </w:r>
      <w:proofErr w:type="spellEnd"/>
      <w:r w:rsidRPr="009E3EB8">
        <w:rPr>
          <w:rFonts w:ascii="Consolas" w:hAnsi="Consolas" w:cs="Consolas"/>
          <w:color w:val="000000"/>
          <w:sz w:val="16"/>
          <w:szCs w:val="16"/>
        </w:rPr>
        <w:t>(</w:t>
      </w:r>
      <w:proofErr w:type="spellStart"/>
      <w:proofErr w:type="gramEnd"/>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proofErr w:type="gramStart"/>
      <w:r w:rsidRPr="009E3EB8">
        <w:rPr>
          <w:rFonts w:ascii="Consolas" w:hAnsi="Consolas" w:cs="Consolas"/>
          <w:color w:val="000000"/>
          <w:sz w:val="16"/>
          <w:szCs w:val="16"/>
        </w:rPr>
        <w:t>first{</w:t>
      </w:r>
      <w:proofErr w:type="gramEnd"/>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bool</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is_satisfied</w:t>
      </w:r>
      <w:proofErr w:type="spellEnd"/>
      <w:r w:rsidRPr="009E3EB8">
        <w:rPr>
          <w:rFonts w:ascii="Consolas" w:hAnsi="Consolas" w:cs="Consolas"/>
          <w:color w:val="000000"/>
          <w:sz w:val="16"/>
          <w:szCs w:val="16"/>
        </w:rPr>
        <w:t>(</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return</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first.is_satisfied</w:t>
      </w:r>
      <w:proofErr w:type="spellEnd"/>
      <w:r w:rsidRPr="009E3EB8">
        <w:rPr>
          <w:rFonts w:ascii="Consolas" w:hAnsi="Consolas" w:cs="Consolas"/>
          <w:color w:val="000000"/>
          <w:sz w:val="16"/>
          <w:szCs w:val="16"/>
        </w:rPr>
        <w:t>(</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second.is_satisfied</w:t>
      </w:r>
      <w:proofErr w:type="spellEnd"/>
      <w:r w:rsidRPr="009E3EB8">
        <w:rPr>
          <w:rFonts w:ascii="Consolas" w:hAnsi="Consolas" w:cs="Consolas"/>
          <w:color w:val="000000"/>
          <w:sz w:val="16"/>
          <w:szCs w:val="16"/>
        </w:rPr>
        <w:t>(</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w:t>
      </w:r>
      <w:proofErr w:type="spellStart"/>
      <w:r>
        <w:rPr>
          <w:rFonts w:hint="cs"/>
          <w:rtl/>
        </w:rPr>
        <w:t>הקונסט</w:t>
      </w:r>
      <w:proofErr w:type="spellEnd"/>
      <w:r>
        <w:rPr>
          <w:rFonts w:hint="cs"/>
          <w:rtl/>
        </w:rPr>
        <w:t xml:space="preserve">' כפרטי, צריך גם למנוע את </w:t>
      </w:r>
      <w:r>
        <w:t xml:space="preserve">copy, assign </w:t>
      </w:r>
      <w:proofErr w:type="spellStart"/>
      <w:r>
        <w:t>ctor</w:t>
      </w:r>
      <w:proofErr w:type="spellEnd"/>
      <w:r>
        <w:rPr>
          <w:rFonts w:hint="cs"/>
          <w:rtl/>
        </w:rPr>
        <w:t>. זה קל לעשות (</w:t>
      </w:r>
      <w:proofErr w:type="spellStart"/>
      <w:r>
        <w:rPr>
          <w:rFonts w:hint="cs"/>
          <w:rtl/>
        </w:rPr>
        <w:t>בגרסא</w:t>
      </w:r>
      <w:proofErr w:type="spellEnd"/>
      <w:r>
        <w:rPr>
          <w:rFonts w:hint="cs"/>
          <w:rtl/>
        </w:rPr>
        <w:t xml:space="preserve">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proofErr w:type="gramStart"/>
      <w:r>
        <w:rPr>
          <w:rFonts w:ascii="Consolas" w:hAnsi="Consolas"/>
        </w:rPr>
        <w:t>static</w:t>
      </w:r>
      <w:proofErr w:type="gramEnd"/>
      <w:r>
        <w:rPr>
          <w:rFonts w:ascii="Consolas" w:hAnsi="Consolas"/>
        </w:rPr>
        <w:t xml:space="preserve"> Singleton&amp; </w:t>
      </w:r>
      <w:proofErr w:type="spellStart"/>
      <w:r>
        <w:rPr>
          <w:rFonts w:ascii="Consolas" w:hAnsi="Consolas"/>
        </w:rPr>
        <w:t>GetInstance</w:t>
      </w:r>
      <w:proofErr w:type="spellEnd"/>
      <w:r>
        <w:rPr>
          <w:rFonts w:ascii="Consolas" w:hAnsi="Consolas"/>
        </w:rPr>
        <w:t>()</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r>
      <w:proofErr w:type="gramStart"/>
      <w:r>
        <w:rPr>
          <w:rFonts w:ascii="Consolas" w:hAnsi="Consolas"/>
        </w:rPr>
        <w:t>static</w:t>
      </w:r>
      <w:proofErr w:type="gramEnd"/>
      <w:r>
        <w:rPr>
          <w:rFonts w:ascii="Consolas" w:hAnsi="Consolas"/>
        </w:rPr>
        <w:t xml:space="preserve"> Singleton s;</w:t>
      </w:r>
    </w:p>
    <w:p w:rsidR="0046270C" w:rsidRDefault="0046270C" w:rsidP="0046270C">
      <w:pPr>
        <w:bidi w:val="0"/>
        <w:rPr>
          <w:rFonts w:ascii="Consolas" w:hAnsi="Consolas"/>
        </w:rPr>
      </w:pPr>
      <w:r>
        <w:rPr>
          <w:rFonts w:ascii="Consolas" w:hAnsi="Consolas"/>
        </w:rPr>
        <w:tab/>
      </w:r>
      <w:proofErr w:type="gramStart"/>
      <w:r>
        <w:rPr>
          <w:rFonts w:ascii="Consolas" w:hAnsi="Consolas"/>
        </w:rPr>
        <w:t>return</w:t>
      </w:r>
      <w:proofErr w:type="gramEnd"/>
      <w:r>
        <w:rPr>
          <w:rFonts w:ascii="Consolas" w:hAnsi="Consolas"/>
        </w:rPr>
        <w:t xml:space="preserve">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EFF" w:rsidRDefault="007D4EFF" w:rsidP="006C6539">
      <w:r>
        <w:separator/>
      </w:r>
    </w:p>
  </w:endnote>
  <w:endnote w:type="continuationSeparator" w:id="0">
    <w:p w:rsidR="007D4EFF" w:rsidRDefault="007D4EFF"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EFF" w:rsidRDefault="007D4EFF" w:rsidP="006C6539">
      <w:r>
        <w:separator/>
      </w:r>
    </w:p>
  </w:footnote>
  <w:footnote w:type="continuationSeparator" w:id="0">
    <w:p w:rsidR="007D4EFF" w:rsidRDefault="007D4EFF" w:rsidP="006C6539">
      <w:r>
        <w:continuationSeparator/>
      </w:r>
    </w:p>
  </w:footnote>
  <w:footnote w:id="1">
    <w:p w:rsidR="002D3BBB" w:rsidRDefault="002D3BBB">
      <w:pPr>
        <w:pStyle w:val="FootnoteText"/>
      </w:pPr>
      <w:r>
        <w:rPr>
          <w:rStyle w:val="FootnoteReference"/>
        </w:rPr>
        <w:footnoteRef/>
      </w:r>
      <w:r>
        <w:rPr>
          <w:rtl/>
        </w:rPr>
        <w:t xml:space="preserve"> </w:t>
      </w:r>
      <w:r>
        <w:rPr>
          <w:rFonts w:hint="cs"/>
          <w:rtl/>
        </w:rPr>
        <w:t>יתכן שבקומפיילרים מסוימים כן עושים זאת אבל זה לא סטנדרט.</w:t>
      </w:r>
    </w:p>
  </w:footnote>
  <w:footnote w:id="2">
    <w:p w:rsidR="002D3BBB" w:rsidRDefault="002D3BBB" w:rsidP="00053459">
      <w:pPr>
        <w:pStyle w:val="FootnoteText"/>
        <w:rPr>
          <w:rtl/>
        </w:rPr>
      </w:pPr>
      <w:r>
        <w:rPr>
          <w:rStyle w:val="FootnoteReference"/>
        </w:rPr>
        <w:footnoteRef/>
      </w:r>
      <w:r>
        <w:rPr>
          <w:rtl/>
        </w:rPr>
        <w:t xml:space="preserve"> </w:t>
      </w:r>
      <w:r>
        <w:rPr>
          <w:rFonts w:hint="cs"/>
          <w:rtl/>
        </w:rPr>
        <w:t xml:space="preserve">כאן,  </w:t>
      </w:r>
      <w:proofErr w:type="spellStart"/>
      <w:r>
        <w:t>typename</w:t>
      </w:r>
      <w:proofErr w:type="spellEnd"/>
      <w:r>
        <w:rPr>
          <w:rFonts w:hint="cs"/>
          <w:rtl/>
        </w:rPr>
        <w:t xml:space="preserve"> נועד להבהיר לקומפיילר שמדובר ב'טיפוס' ולא ב'ערך'.</w:t>
      </w:r>
    </w:p>
  </w:footnote>
  <w:footnote w:id="3">
    <w:p w:rsidR="002D3BBB" w:rsidRPr="008D313C" w:rsidRDefault="002D3BBB" w:rsidP="008D313C">
      <w:pPr>
        <w:rPr>
          <w:rFonts w:cstheme="minorBidi"/>
          <w:rtl/>
        </w:rPr>
      </w:pPr>
      <w:r>
        <w:rPr>
          <w:rStyle w:val="FootnoteReference"/>
        </w:rPr>
        <w:footnoteRef/>
      </w:r>
      <w:r>
        <w:rPr>
          <w:rtl/>
        </w:rPr>
        <w:t xml:space="preserve"> </w:t>
      </w:r>
      <w:proofErr w:type="spellStart"/>
      <w:r>
        <w:rPr>
          <w:color w:val="2B91AF"/>
          <w:highlight w:val="white"/>
        </w:rPr>
        <w:t>ResClass</w:t>
      </w:r>
      <w:proofErr w:type="spellEnd"/>
      <w:r>
        <w:rPr>
          <w:highlight w:val="white"/>
        </w:rPr>
        <w:t xml:space="preserve"> </w:t>
      </w:r>
      <w:proofErr w:type="spellStart"/>
      <w:r>
        <w:rPr>
          <w:highlight w:val="white"/>
        </w:rPr>
        <w:t>arr</w:t>
      </w:r>
      <w:proofErr w:type="spellEnd"/>
      <w:r>
        <w:rPr>
          <w:highlight w:val="white"/>
        </w:rPr>
        <w:t>[1]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BBB" w:rsidRDefault="002D3BBB"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2828BC">
      <w:rPr>
        <w:noProof/>
      </w:rPr>
      <w:t>- 12 -</w:t>
    </w:r>
    <w:r>
      <w:fldChar w:fldCharType="end"/>
    </w:r>
    <w:r>
      <w:ptab w:relativeTo="margin" w:alignment="right" w:leader="none"/>
    </w:r>
    <w:fldSimple w:instr=" STYLEREF  &quot;Heading 2&quot;  \* MERGEFORMAT ">
      <w:r w:rsidR="002828BC">
        <w:rPr>
          <w:noProof/>
        </w:rPr>
        <w:t>COPY C-TOR &amp; REF TYPES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5EBA3DBC"/>
    <w:multiLevelType w:val="hybridMultilevel"/>
    <w:tmpl w:val="08D2C5A6"/>
    <w:lvl w:ilvl="0" w:tplc="F6B40E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60104"/>
    <w:multiLevelType w:val="hybridMultilevel"/>
    <w:tmpl w:val="2A32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05145"/>
    <w:multiLevelType w:val="hybridMultilevel"/>
    <w:tmpl w:val="E318945E"/>
    <w:lvl w:ilvl="0" w:tplc="65028BCE">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2"/>
  </w:num>
  <w:num w:numId="6">
    <w:abstractNumId w:val="0"/>
  </w:num>
  <w:num w:numId="7">
    <w:abstractNumId w:val="5"/>
  </w:num>
  <w:num w:numId="8">
    <w:abstractNumId w:val="10"/>
  </w:num>
  <w:num w:numId="9">
    <w:abstractNumId w:val="3"/>
  </w:num>
  <w:num w:numId="10">
    <w:abstractNumId w:val="7"/>
  </w:num>
  <w:num w:numId="11">
    <w:abstractNumId w:val="11"/>
  </w:num>
  <w:num w:numId="1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25CA3"/>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D4ADB"/>
    <w:rsid w:val="000E5ABA"/>
    <w:rsid w:val="001025FF"/>
    <w:rsid w:val="0010522C"/>
    <w:rsid w:val="001229C3"/>
    <w:rsid w:val="00137089"/>
    <w:rsid w:val="0013722C"/>
    <w:rsid w:val="001375A6"/>
    <w:rsid w:val="0014065C"/>
    <w:rsid w:val="001502FA"/>
    <w:rsid w:val="00172C3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075D"/>
    <w:rsid w:val="00252685"/>
    <w:rsid w:val="002663EA"/>
    <w:rsid w:val="00266542"/>
    <w:rsid w:val="00275001"/>
    <w:rsid w:val="002828BC"/>
    <w:rsid w:val="002C52BD"/>
    <w:rsid w:val="002C774C"/>
    <w:rsid w:val="002C7A61"/>
    <w:rsid w:val="002C7C0D"/>
    <w:rsid w:val="002D3BBB"/>
    <w:rsid w:val="002D7B78"/>
    <w:rsid w:val="002E7D16"/>
    <w:rsid w:val="00302FB3"/>
    <w:rsid w:val="00303381"/>
    <w:rsid w:val="00307774"/>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90584"/>
    <w:rsid w:val="003A0863"/>
    <w:rsid w:val="003A4717"/>
    <w:rsid w:val="003B1A60"/>
    <w:rsid w:val="003B31FA"/>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55BE"/>
    <w:rsid w:val="00546624"/>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24F84"/>
    <w:rsid w:val="00635E76"/>
    <w:rsid w:val="00637D23"/>
    <w:rsid w:val="00644095"/>
    <w:rsid w:val="006522D9"/>
    <w:rsid w:val="00657C92"/>
    <w:rsid w:val="00667C31"/>
    <w:rsid w:val="00673715"/>
    <w:rsid w:val="00675422"/>
    <w:rsid w:val="00677D42"/>
    <w:rsid w:val="00685C14"/>
    <w:rsid w:val="006A3F97"/>
    <w:rsid w:val="006C1725"/>
    <w:rsid w:val="006C3071"/>
    <w:rsid w:val="006C47CD"/>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13A4"/>
    <w:rsid w:val="007559A5"/>
    <w:rsid w:val="007578A4"/>
    <w:rsid w:val="00777A3A"/>
    <w:rsid w:val="00777F43"/>
    <w:rsid w:val="00780BC6"/>
    <w:rsid w:val="007875AF"/>
    <w:rsid w:val="007902E0"/>
    <w:rsid w:val="00793BC3"/>
    <w:rsid w:val="00795DF6"/>
    <w:rsid w:val="007B73D0"/>
    <w:rsid w:val="007B7800"/>
    <w:rsid w:val="007D40D9"/>
    <w:rsid w:val="007D4EFF"/>
    <w:rsid w:val="007E6326"/>
    <w:rsid w:val="007E6D4D"/>
    <w:rsid w:val="007F1FCE"/>
    <w:rsid w:val="00805720"/>
    <w:rsid w:val="00807AA3"/>
    <w:rsid w:val="008107FE"/>
    <w:rsid w:val="008233C9"/>
    <w:rsid w:val="008361B2"/>
    <w:rsid w:val="00837FC3"/>
    <w:rsid w:val="00856BF4"/>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E1E3C"/>
    <w:rsid w:val="008F2225"/>
    <w:rsid w:val="008F4BB5"/>
    <w:rsid w:val="008F7340"/>
    <w:rsid w:val="00927798"/>
    <w:rsid w:val="0092781E"/>
    <w:rsid w:val="00942FE4"/>
    <w:rsid w:val="0094469B"/>
    <w:rsid w:val="00944A62"/>
    <w:rsid w:val="00950D44"/>
    <w:rsid w:val="0095376F"/>
    <w:rsid w:val="00954E66"/>
    <w:rsid w:val="00955F1B"/>
    <w:rsid w:val="00975F7F"/>
    <w:rsid w:val="0098136F"/>
    <w:rsid w:val="0098418D"/>
    <w:rsid w:val="00984D94"/>
    <w:rsid w:val="00991B6B"/>
    <w:rsid w:val="009A1FDC"/>
    <w:rsid w:val="009A3DEE"/>
    <w:rsid w:val="009B081E"/>
    <w:rsid w:val="009B687C"/>
    <w:rsid w:val="009E578D"/>
    <w:rsid w:val="009F1B0A"/>
    <w:rsid w:val="009F3911"/>
    <w:rsid w:val="009F4786"/>
    <w:rsid w:val="009F5BD9"/>
    <w:rsid w:val="00A01D99"/>
    <w:rsid w:val="00A038FC"/>
    <w:rsid w:val="00A04EFA"/>
    <w:rsid w:val="00A17090"/>
    <w:rsid w:val="00A27E41"/>
    <w:rsid w:val="00A318D0"/>
    <w:rsid w:val="00A54E9A"/>
    <w:rsid w:val="00A70255"/>
    <w:rsid w:val="00A724FA"/>
    <w:rsid w:val="00A72D6E"/>
    <w:rsid w:val="00A76522"/>
    <w:rsid w:val="00A770F7"/>
    <w:rsid w:val="00A834BC"/>
    <w:rsid w:val="00A93BC5"/>
    <w:rsid w:val="00AA3A2A"/>
    <w:rsid w:val="00AA67C0"/>
    <w:rsid w:val="00AB089A"/>
    <w:rsid w:val="00AC7568"/>
    <w:rsid w:val="00AD12E1"/>
    <w:rsid w:val="00AD20AB"/>
    <w:rsid w:val="00AD294A"/>
    <w:rsid w:val="00AE5719"/>
    <w:rsid w:val="00AF01F5"/>
    <w:rsid w:val="00AF085A"/>
    <w:rsid w:val="00B146E8"/>
    <w:rsid w:val="00B158D9"/>
    <w:rsid w:val="00B21032"/>
    <w:rsid w:val="00B27A36"/>
    <w:rsid w:val="00B31FBB"/>
    <w:rsid w:val="00B34264"/>
    <w:rsid w:val="00B374E6"/>
    <w:rsid w:val="00B55E7D"/>
    <w:rsid w:val="00B6002B"/>
    <w:rsid w:val="00B60EE1"/>
    <w:rsid w:val="00B63BAD"/>
    <w:rsid w:val="00B82566"/>
    <w:rsid w:val="00B8736C"/>
    <w:rsid w:val="00B9051E"/>
    <w:rsid w:val="00B93837"/>
    <w:rsid w:val="00B95D3F"/>
    <w:rsid w:val="00BA1071"/>
    <w:rsid w:val="00BA5E0F"/>
    <w:rsid w:val="00BA6212"/>
    <w:rsid w:val="00BA72F7"/>
    <w:rsid w:val="00BC25BE"/>
    <w:rsid w:val="00BD5C33"/>
    <w:rsid w:val="00BD612E"/>
    <w:rsid w:val="00BD737B"/>
    <w:rsid w:val="00BE4A85"/>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7724C"/>
    <w:rsid w:val="00C904E0"/>
    <w:rsid w:val="00C9100E"/>
    <w:rsid w:val="00C91256"/>
    <w:rsid w:val="00CA4E20"/>
    <w:rsid w:val="00CB236F"/>
    <w:rsid w:val="00CC068D"/>
    <w:rsid w:val="00CC198B"/>
    <w:rsid w:val="00CC1FD0"/>
    <w:rsid w:val="00D02A34"/>
    <w:rsid w:val="00D0398C"/>
    <w:rsid w:val="00D05271"/>
    <w:rsid w:val="00D11B5C"/>
    <w:rsid w:val="00D1360E"/>
    <w:rsid w:val="00D145D8"/>
    <w:rsid w:val="00D17D02"/>
    <w:rsid w:val="00D2317E"/>
    <w:rsid w:val="00D24CEE"/>
    <w:rsid w:val="00D340F3"/>
    <w:rsid w:val="00D55AFE"/>
    <w:rsid w:val="00D65568"/>
    <w:rsid w:val="00D93037"/>
    <w:rsid w:val="00D961BB"/>
    <w:rsid w:val="00DA0B53"/>
    <w:rsid w:val="00DA2815"/>
    <w:rsid w:val="00DA60BE"/>
    <w:rsid w:val="00DA71FE"/>
    <w:rsid w:val="00DB4A47"/>
    <w:rsid w:val="00DC33EA"/>
    <w:rsid w:val="00DD13C7"/>
    <w:rsid w:val="00DD4589"/>
    <w:rsid w:val="00DE439C"/>
    <w:rsid w:val="00DF1BF3"/>
    <w:rsid w:val="00DF5528"/>
    <w:rsid w:val="00DF7A25"/>
    <w:rsid w:val="00E017DA"/>
    <w:rsid w:val="00E0356D"/>
    <w:rsid w:val="00E03F43"/>
    <w:rsid w:val="00E04003"/>
    <w:rsid w:val="00E04160"/>
    <w:rsid w:val="00E171B9"/>
    <w:rsid w:val="00E26259"/>
    <w:rsid w:val="00E31AC0"/>
    <w:rsid w:val="00E40B9C"/>
    <w:rsid w:val="00E50C11"/>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959"/>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B519F"/>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5455BE"/>
    <w:pPr>
      <w:bidi w:val="0"/>
    </w:pPr>
    <w:rPr>
      <w:rFonts w:ascii="Consolas" w:hAnsi="Consolas"/>
    </w:rPr>
  </w:style>
  <w:style w:type="character" w:customStyle="1" w:styleId="CodeStyleChar">
    <w:name w:val="CodeStyle Char"/>
    <w:basedOn w:val="DefaultParagraphFont"/>
    <w:link w:val="CodeStyle"/>
    <w:rsid w:val="005455BE"/>
    <w:rPr>
      <w:rFonts w:ascii="Consolas" w:hAnsi="Consolas"/>
      <w:sz w:val="20"/>
      <w:szCs w:val="20"/>
    </w:rPr>
  </w:style>
  <w:style w:type="character" w:styleId="HTMLTypewriter">
    <w:name w:val="HTML Typewriter"/>
    <w:basedOn w:val="DefaultParagraphFont"/>
    <w:uiPriority w:val="99"/>
    <w:semiHidden/>
    <w:unhideWhenUsed/>
    <w:rsid w:val="00AA67C0"/>
    <w:rPr>
      <w:rFonts w:ascii="Courier New" w:eastAsia="Times New Roman" w:hAnsi="Courier New" w:cs="Courier New"/>
      <w:sz w:val="20"/>
      <w:szCs w:val="20"/>
    </w:rPr>
  </w:style>
  <w:style w:type="character" w:customStyle="1" w:styleId="pre">
    <w:name w:val="pre"/>
    <w:basedOn w:val="DefaultParagraphFont"/>
    <w:rsid w:val="00AA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Typename" TargetMode="External"/><Relationship Id="rId26" Type="http://schemas.openxmlformats.org/officeDocument/2006/relationships/image" Target="cid:168dded250b4cff311" TargetMode="External"/><Relationship Id="rId39" Type="http://schemas.openxmlformats.org/officeDocument/2006/relationships/theme" Target="theme/theme1.xml"/><Relationship Id="rId21" Type="http://schemas.openxmlformats.org/officeDocument/2006/relationships/image" Target="cid:168dded7bbd4cff311"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Vkck4EU2lOU&amp;t=870s" TargetMode="External"/><Relationship Id="rId25" Type="http://schemas.openxmlformats.org/officeDocument/2006/relationships/image" Target="media/image15.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cid:168dded250b5b16b22"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00FC-306A-4BB7-8E31-2AC3F62C5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6666</TotalTime>
  <Pages>39</Pages>
  <Words>7121</Words>
  <Characters>35609</Characters>
  <Application>Microsoft Office Word</Application>
  <DocSecurity>0</DocSecurity>
  <Lines>296</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253</cp:revision>
  <dcterms:created xsi:type="dcterms:W3CDTF">2018-05-06T05:22:00Z</dcterms:created>
  <dcterms:modified xsi:type="dcterms:W3CDTF">2019-11-13T07:09:00Z</dcterms:modified>
</cp:coreProperties>
</file>